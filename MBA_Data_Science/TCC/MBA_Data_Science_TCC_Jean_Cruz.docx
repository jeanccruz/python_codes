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1"/>
      </w:sdtPr>
      <w:sdtContent>
        <w:p w:rsidRPr="00000000" w:rsidDel="00000000" w:rsidRDefault="00000000" w:rsidR="00000000" w:rsidP="00000000" w14:paraId="00000001">
          <w:pPr>
            <w:ind w:left="0" w:firstLine="0"/>
            <w:jc w:val="center"/>
            <w:rPr>
              <w:b w:val="1"/>
              <w:rPrChange w:date="2022-04-27T21:31:15Z" w:author="Vinícius Russi" w:id="1">
                <w:rPr>
                  <w:b w:val="1"/>
                  <w:sz w:val="22"/>
                  <w:szCs w:val="22"/>
                </w:rPr>
              </w:rPrChange>
            </w:rPr>
          </w:pPr>
          <w:r w:rsidRPr="00000000" w:rsidDel="00000000" w:rsidR="00000000">
            <w:rPr/>
            <w:drawing>
              <wp:anchor simplePos="0" behindDoc="0" distL="114300" hidden="0" allowOverlap="1" relativeHeight="0" layoutInCell="1" distT="0" locked="0" distB="0" distR="114300">
                <wp:simplePos x="0" y="0"/>
                <wp:positionH relativeFrom="leftMargin">
                  <wp:posOffset>1418590</wp:posOffset>
                </wp:positionH>
                <wp:positionV relativeFrom="topMargin">
                  <wp:posOffset>-621029</wp:posOffset>
                </wp:positionV>
                <wp:extent cx="3164840" cy="715645"/>
                <wp:effectExtent b="0" r="0" t="0" l="0"/>
                <wp:wrapSquare distL="114300" distT="0" wrapText="bothSides" distB="0" distR="114300"/>
                <wp:docPr name="image22.png" id="1056"/>
                <a:graphic>
                  <a:graphicData uri="http://schemas.openxmlformats.org/drawingml/2006/picture">
                    <pic:pic>
                      <pic:nvPicPr>
                        <pic:cNvPr name="image22.png" id="0"/>
                        <pic:cNvPicPr preferRelativeResize="0"/>
                      </pic:nvPicPr>
                      <pic:blipFill>
                        <a:blip r:embed="rId9"/>
                        <a:srcRect b="0" r="5139" t="0" l="4089"/>
                        <a:stretch>
                          <a:fillRect/>
                        </a:stretch>
                      </pic:blipFill>
                      <pic:spPr>
                        <a:xfrm>
                          <a:off x="0" y="0"/>
                          <a:ext cx="3164840" cy="715645"/>
                        </a:xfrm>
                        <a:prstGeom prst="rect"/>
                        <a:ln/>
                      </pic:spPr>
                    </pic:pic>
                  </a:graphicData>
                </a:graphic>
              </wp:anchor>
            </w:drawing>
          </w:r>
          <w:sdt>
            <w:sdtPr>
              <w:tag w:val="goog_rdk_0"/>
            </w:sdtPr>
            <w:sdtContent>
              <w:r w:rsidRPr="00000000" w:rsidDel="00000000" w:rsidR="00000000">
                <w:rPr>
                  <w:b w:val="1"/>
                  <w:rtl w:val="0"/>
                  <w:rPrChange w:date="2022-04-27T21:31:15Z" w:author="Vinícius Russi" w:id="1">
                    <w:rPr>
                      <w:b w:val="1"/>
                      <w:sz w:val="22"/>
                      <w:szCs w:val="22"/>
                    </w:rPr>
                  </w:rPrChange>
                </w:rPr>
                <w:t xml:space="preserve">FACULDADE DE TECNOLOGIA SENAI MATO GROSSO</w:t>
              </w:r>
            </w:sdtContent>
          </w:sdt>
        </w:p>
      </w:sdtContent>
    </w:sdt>
    <w:sdt>
      <w:sdtPr>
        <w:tag w:val="goog_rdk_3"/>
      </w:sdtPr>
      <w:sdtContent>
        <w:p w:rsidRPr="00000000" w:rsidDel="00000000" w:rsidRDefault="00000000" w:rsidR="00000000" w:rsidP="00000000" w14:paraId="00000002">
          <w:pPr>
            <w:keepNext w:val="0"/>
            <w:keepLines w:val="0"/>
            <w:pageBreakBefore w:val="0"/>
            <w:widowControl w:val="1"/>
            <w:pBdr>
              <w:top w:val="nil" w:sz="0" w:space="0"/>
              <w:left w:val="nil" w:sz="0" w:space="0"/>
              <w:bottom w:val="nil" w:sz="0" w:space="0"/>
              <w:right w:val="nil" w:sz="0" w:space="0"/>
              <w:between w:val="nil" w:sz="0" w:space="0"/>
            </w:pBdr>
            <w:shd w:val="clear" w:fill="auto"/>
            <w:spacing w:line="360" w:before="120" w:after="0" w:lineRule="auto"/>
            <w:ind w:left="0" w:right="0" w:firstLine="0"/>
            <w:jc w:val="center"/>
            <w:rPr>
              <w:vertAlign w:val="baseline"/>
              <w:rPrChange w:date="2022-04-27T21:31:15Z" w:author="Vinícius Russi" w:id="1">
                <w:rPr>
                  <w:sz w:val="22"/>
                  <w:szCs w:val="22"/>
                  <w:vertAlign w:val="baseline"/>
                </w:rPr>
              </w:rPrChange>
            </w:rPr>
          </w:pPr>
          <w:sdt>
            <w:sdtPr>
              <w:tag w:val="goog_rdk_2"/>
            </w:sdtPr>
            <w:sdtContent>
              <w:r w:rsidRPr="00000000" w:rsidDel="00000000" w:rsidR="00000000">
                <w:rPr>
                  <w:rtl w:val="0"/>
                </w:rPr>
              </w:r>
            </w:sdtContent>
          </w:sdt>
        </w:p>
      </w:sdtContent>
    </w:sdt>
    <w:sdt>
      <w:sdtPr>
        <w:tag w:val="goog_rdk_5"/>
      </w:sdtPr>
      <w:sdtContent>
        <w:p w:rsidRPr="00000000" w:rsidDel="00000000" w:rsidRDefault="00000000" w:rsidR="00000000" w:rsidP="00000000" w14:paraId="00000003">
          <w:pPr>
            <w:jc w:val="center"/>
            <w:rPr>
              <w:vertAlign w:val="baseline"/>
              <w:rPrChange w:date="2022-04-27T21:31:15Z" w:author="Vinícius Russi" w:id="1">
                <w:rPr>
                  <w:sz w:val="22"/>
                  <w:szCs w:val="22"/>
                  <w:vertAlign w:val="baseline"/>
                </w:rPr>
              </w:rPrChange>
            </w:rPr>
          </w:pPr>
          <w:sdt>
            <w:sdtPr>
              <w:tag w:val="goog_rdk_4"/>
            </w:sdtPr>
            <w:sdtContent>
              <w:r w:rsidRPr="00000000" w:rsidDel="00000000" w:rsidR="00000000">
                <w:rPr>
                  <w:rtl w:val="0"/>
                </w:rPr>
              </w:r>
            </w:sdtContent>
          </w:sdt>
        </w:p>
      </w:sdtContent>
    </w:sdt>
    <w:sdt>
      <w:sdtPr>
        <w:tag w:val="goog_rdk_7"/>
      </w:sdtPr>
      <w:sdtContent>
        <w:p w:rsidRPr="00000000" w:rsidDel="00000000" w:rsidRDefault="00000000" w:rsidR="00000000" w:rsidP="00000000" w14:paraId="00000004">
          <w:pPr>
            <w:jc w:val="center"/>
            <w:rPr>
              <w:vertAlign w:val="baseline"/>
              <w:rPrChange w:date="2022-04-27T21:31:15Z" w:author="Vinícius Russi" w:id="1">
                <w:rPr>
                  <w:sz w:val="22"/>
                  <w:szCs w:val="22"/>
                  <w:vertAlign w:val="baseline"/>
                </w:rPr>
              </w:rPrChange>
            </w:rPr>
          </w:pPr>
          <w:sdt>
            <w:sdtPr>
              <w:tag w:val="goog_rdk_6"/>
            </w:sdtPr>
            <w:sdtContent>
              <w:r w:rsidRPr="00000000" w:rsidDel="00000000" w:rsidR="00000000">
                <w:rPr>
                  <w:rtl w:val="0"/>
                </w:rPr>
              </w:r>
            </w:sdtContent>
          </w:sdt>
        </w:p>
      </w:sdtContent>
    </w:sdt>
    <w:sdt>
      <w:sdtPr>
        <w:tag w:val="goog_rdk_9"/>
      </w:sdtPr>
      <w:sdtContent>
        <w:p w:rsidRPr="00000000" w:rsidDel="00000000" w:rsidRDefault="00000000" w:rsidR="00000000" w:rsidP="00000000" w14:paraId="00000005">
          <w:pPr>
            <w:jc w:val="center"/>
            <w:rPr>
              <w:vertAlign w:val="baseline"/>
              <w:rPrChange w:date="2022-04-27T21:31:15Z" w:author="Vinícius Russi" w:id="1">
                <w:rPr>
                  <w:sz w:val="22"/>
                  <w:szCs w:val="22"/>
                  <w:vertAlign w:val="baseline"/>
                </w:rPr>
              </w:rPrChange>
            </w:rPr>
          </w:pPr>
          <w:sdt>
            <w:sdtPr>
              <w:tag w:val="goog_rdk_8"/>
            </w:sdtPr>
            <w:sdtContent>
              <w:r w:rsidRPr="00000000" w:rsidDel="00000000" w:rsidR="00000000">
                <w:rPr>
                  <w:rtl w:val="0"/>
                </w:rPr>
              </w:r>
            </w:sdtContent>
          </w:sdt>
        </w:p>
      </w:sdtContent>
    </w:sdt>
    <w:sdt>
      <w:sdtPr>
        <w:tag w:val="goog_rdk_11"/>
      </w:sdtPr>
      <w:sdtContent>
        <w:p w:rsidRPr="00000000" w:rsidDel="00000000" w:rsidRDefault="00000000" w:rsidR="00000000" w:rsidP="00000000" w14:paraId="00000006">
          <w:pPr>
            <w:jc w:val="center"/>
            <w:rPr>
              <w:vertAlign w:val="baseline"/>
              <w:rPrChange w:date="2022-04-27T21:31:15Z" w:author="Vinícius Russi" w:id="1">
                <w:rPr>
                  <w:sz w:val="22"/>
                  <w:szCs w:val="22"/>
                  <w:vertAlign w:val="baseline"/>
                </w:rPr>
              </w:rPrChange>
            </w:rPr>
          </w:pPr>
          <w:sdt>
            <w:sdtPr>
              <w:tag w:val="goog_rdk_10"/>
            </w:sdtPr>
            <w:sdtContent>
              <w:r w:rsidRPr="00000000" w:rsidDel="00000000" w:rsidR="00000000">
                <w:rPr>
                  <w:rtl w:val="0"/>
                </w:rPr>
              </w:r>
            </w:sdtContent>
          </w:sdt>
        </w:p>
      </w:sdtContent>
    </w:sdt>
    <w:sdt>
      <w:sdtPr>
        <w:tag w:val="goog_rdk_14"/>
      </w:sdtPr>
      <w:sdtContent>
        <w:p w:rsidRPr="00000000" w:rsidDel="00000000" w:rsidRDefault="00000000" w:rsidR="00000000" w:rsidP="00000000" w14:paraId="00000007">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b w:val="1"/>
              <w:i w:val="0"/>
              <w:smallCaps w:val="1"/>
              <w:strike w:val="0"/>
              <w:color w:val="000000"/>
              <w:u w:val="none"/>
              <w:shd w:val="clear" w:fill="auto"/>
              <w:vertAlign w:val="baseline"/>
              <w:rPrChange w:date="2022-04-27T21:31:15Z" w:author="Vinícius Russi" w:id="1">
                <w:rPr>
                  <w:b w:val="1"/>
                  <w:i w:val="0"/>
                  <w:smallCaps w:val="1"/>
                  <w:strike w:val="0"/>
                  <w:color w:val="000000"/>
                  <w:sz w:val="22"/>
                  <w:szCs w:val="22"/>
                  <w:u w:val="none"/>
                  <w:shd w:val="clear" w:fill="auto"/>
                  <w:vertAlign w:val="baseline"/>
                </w:rPr>
              </w:rPrChange>
            </w:rPr>
          </w:pPr>
          <w:sdt>
            <w:sdtPr>
              <w:tag w:val="goog_rdk_12"/>
            </w:sdtPr>
            <w:sdtContent>
              <w:r w:rsidRPr="00000000" w:rsidDel="00000000" w:rsidR="00000000">
                <w:rPr>
                  <w:b w:val="1"/>
                  <w:smallCaps w:val="1"/>
                  <w:rtl w:val="0"/>
                  <w:rPrChange w:date="2022-04-27T21:31:15Z" w:author="Vinícius Russi" w:id="1">
                    <w:rPr>
                      <w:b w:val="1"/>
                      <w:smallCaps w:val="1"/>
                      <w:sz w:val="22"/>
                      <w:szCs w:val="22"/>
                    </w:rPr>
                  </w:rPrChange>
                </w:rPr>
                <w:t xml:space="preserve">JEAN CARLOS DA CRUZ</w:t>
              </w:r>
            </w:sdtContent>
          </w:sdt>
          <w:sdt>
            <w:sdtPr>
              <w:tag w:val="goog_rdk_13"/>
            </w:sdtPr>
            <w:sdtContent>
              <w:r w:rsidRPr="00000000" w:rsidDel="00000000" w:rsidR="00000000">
                <w:rPr>
                  <w:rtl w:val="0"/>
                </w:rPr>
              </w:r>
            </w:sdtContent>
          </w:sdt>
        </w:p>
      </w:sdtContent>
    </w:sdt>
    <w:sdt>
      <w:sdtPr>
        <w:tag w:val="goog_rdk_16"/>
      </w:sdtPr>
      <w:sdtContent>
        <w:p w:rsidRPr="00000000" w:rsidDel="00000000" w:rsidRDefault="00000000" w:rsidR="00000000" w:rsidP="00000000" w14:paraId="00000008">
          <w:pPr>
            <w:jc w:val="center"/>
            <w:rPr>
              <w:vertAlign w:val="baseline"/>
              <w:rPrChange w:date="2022-04-27T21:31:15Z" w:author="Vinícius Russi" w:id="1">
                <w:rPr>
                  <w:sz w:val="22"/>
                  <w:szCs w:val="22"/>
                  <w:vertAlign w:val="baseline"/>
                </w:rPr>
              </w:rPrChange>
            </w:rPr>
          </w:pPr>
          <w:sdt>
            <w:sdtPr>
              <w:tag w:val="goog_rdk_15"/>
            </w:sdtPr>
            <w:sdtContent>
              <w:r w:rsidRPr="00000000" w:rsidDel="00000000" w:rsidR="00000000">
                <w:rPr>
                  <w:rtl w:val="0"/>
                </w:rPr>
              </w:r>
            </w:sdtContent>
          </w:sdt>
        </w:p>
      </w:sdtContent>
    </w:sdt>
    <w:sdt>
      <w:sdtPr>
        <w:tag w:val="goog_rdk_18"/>
      </w:sdtPr>
      <w:sdtContent>
        <w:p w:rsidRPr="00000000" w:rsidDel="00000000" w:rsidRDefault="00000000" w:rsidR="00000000" w:rsidP="00000000" w14:paraId="00000009">
          <w:pPr>
            <w:jc w:val="center"/>
            <w:rPr>
              <w:vertAlign w:val="baseline"/>
              <w:rPrChange w:date="2022-04-27T21:31:15Z" w:author="Vinícius Russi" w:id="1">
                <w:rPr>
                  <w:sz w:val="22"/>
                  <w:szCs w:val="22"/>
                  <w:vertAlign w:val="baseline"/>
                </w:rPr>
              </w:rPrChange>
            </w:rPr>
          </w:pPr>
          <w:sdt>
            <w:sdtPr>
              <w:tag w:val="goog_rdk_17"/>
            </w:sdtPr>
            <w:sdtContent>
              <w:r w:rsidRPr="00000000" w:rsidDel="00000000" w:rsidR="00000000">
                <w:rPr>
                  <w:rtl w:val="0"/>
                </w:rPr>
              </w:r>
            </w:sdtContent>
          </w:sdt>
        </w:p>
      </w:sdtContent>
    </w:sdt>
    <w:sdt>
      <w:sdtPr>
        <w:tag w:val="goog_rdk_20"/>
      </w:sdtPr>
      <w:sdtContent>
        <w:p w:rsidRPr="00000000" w:rsidDel="00000000" w:rsidRDefault="00000000" w:rsidR="00000000" w:rsidP="00000000" w14:paraId="0000000A">
          <w:pPr>
            <w:jc w:val="center"/>
            <w:rPr>
              <w:vertAlign w:val="baseline"/>
              <w:rPrChange w:date="2022-04-27T21:31:15Z" w:author="Vinícius Russi" w:id="1">
                <w:rPr>
                  <w:sz w:val="22"/>
                  <w:szCs w:val="22"/>
                  <w:vertAlign w:val="baseline"/>
                </w:rPr>
              </w:rPrChange>
            </w:rPr>
          </w:pPr>
          <w:sdt>
            <w:sdtPr>
              <w:tag w:val="goog_rdk_19"/>
            </w:sdtPr>
            <w:sdtContent>
              <w:r w:rsidRPr="00000000" w:rsidDel="00000000" w:rsidR="00000000">
                <w:rPr>
                  <w:rtl w:val="0"/>
                </w:rPr>
              </w:r>
            </w:sdtContent>
          </w:sdt>
        </w:p>
      </w:sdtContent>
    </w:sdt>
    <w:sdt>
      <w:sdtPr>
        <w:tag w:val="goog_rdk_22"/>
      </w:sdtPr>
      <w:sdtContent>
        <w:p w:rsidRPr="00000000" w:rsidDel="00000000" w:rsidRDefault="00000000" w:rsidR="00000000" w:rsidP="00000000" w14:paraId="0000000B">
          <w:pPr>
            <w:jc w:val="center"/>
            <w:rPr>
              <w:vertAlign w:val="baseline"/>
              <w:rPrChange w:date="2022-04-27T21:31:15Z" w:author="Vinícius Russi" w:id="1">
                <w:rPr>
                  <w:sz w:val="22"/>
                  <w:szCs w:val="22"/>
                  <w:vertAlign w:val="baseline"/>
                </w:rPr>
              </w:rPrChange>
            </w:rPr>
          </w:pPr>
          <w:sdt>
            <w:sdtPr>
              <w:tag w:val="goog_rdk_21"/>
            </w:sdtPr>
            <w:sdtContent>
              <w:r w:rsidRPr="00000000" w:rsidDel="00000000" w:rsidR="00000000">
                <w:rPr>
                  <w:rtl w:val="0"/>
                </w:rPr>
              </w:r>
            </w:sdtContent>
          </w:sdt>
        </w:p>
      </w:sdtContent>
    </w:sdt>
    <w:sdt>
      <w:sdtPr>
        <w:tag w:val="goog_rdk_24"/>
      </w:sdtPr>
      <w:sdtContent>
        <w:p w:rsidRPr="00000000" w:rsidDel="00000000" w:rsidRDefault="00000000" w:rsidR="00000000" w:rsidP="00000000" w14:paraId="0000000C">
          <w:pPr>
            <w:jc w:val="center"/>
            <w:rPr>
              <w:vertAlign w:val="baseline"/>
              <w:rPrChange w:date="2022-04-27T21:31:15Z" w:author="Vinícius Russi" w:id="1">
                <w:rPr>
                  <w:sz w:val="22"/>
                  <w:szCs w:val="22"/>
                  <w:vertAlign w:val="baseline"/>
                </w:rPr>
              </w:rPrChange>
            </w:rPr>
          </w:pPr>
          <w:sdt>
            <w:sdtPr>
              <w:tag w:val="goog_rdk_23"/>
            </w:sdtPr>
            <w:sdtContent>
              <w:r w:rsidRPr="00000000" w:rsidDel="00000000" w:rsidR="00000000">
                <w:rPr>
                  <w:rtl w:val="0"/>
                </w:rPr>
              </w:r>
            </w:sdtContent>
          </w:sdt>
        </w:p>
      </w:sdtContent>
    </w:sdt>
    <w:sdt>
      <w:sdtPr>
        <w:tag w:val="goog_rdk_26"/>
      </w:sdtPr>
      <w:sdtContent>
        <w:p w:rsidRPr="00000000" w:rsidDel="00000000" w:rsidRDefault="00000000" w:rsidR="00000000" w:rsidP="00000000" w14:paraId="0000000D">
          <w:pPr>
            <w:jc w:val="center"/>
            <w:rPr>
              <w:vertAlign w:val="baseline"/>
              <w:rPrChange w:date="2022-04-27T21:31:15Z" w:author="Vinícius Russi" w:id="1">
                <w:rPr>
                  <w:sz w:val="22"/>
                  <w:szCs w:val="22"/>
                  <w:vertAlign w:val="baseline"/>
                </w:rPr>
              </w:rPrChange>
            </w:rPr>
          </w:pPr>
          <w:sdt>
            <w:sdtPr>
              <w:tag w:val="goog_rdk_25"/>
            </w:sdtPr>
            <w:sdtContent>
              <w:r w:rsidRPr="00000000" w:rsidDel="00000000" w:rsidR="00000000">
                <w:rPr>
                  <w:rtl w:val="0"/>
                </w:rPr>
              </w:r>
            </w:sdtContent>
          </w:sdt>
        </w:p>
      </w:sdtContent>
    </w:sdt>
    <w:sdt>
      <w:sdtPr>
        <w:tag w:val="goog_rdk_28"/>
      </w:sdtPr>
      <w:sdtContent>
        <w:p w:rsidRPr="00000000" w:rsidDel="00000000" w:rsidRDefault="00000000" w:rsidR="00000000" w:rsidP="00000000" w14:paraId="0000000E">
          <w:pPr>
            <w:jc w:val="center"/>
            <w:rPr>
              <w:vertAlign w:val="baseline"/>
              <w:rPrChange w:date="2022-04-27T21:31:15Z" w:author="Vinícius Russi" w:id="1">
                <w:rPr>
                  <w:sz w:val="22"/>
                  <w:szCs w:val="22"/>
                  <w:vertAlign w:val="baseline"/>
                </w:rPr>
              </w:rPrChange>
            </w:rPr>
          </w:pPr>
          <w:sdt>
            <w:sdtPr>
              <w:tag w:val="goog_rdk_27"/>
            </w:sdtPr>
            <w:sdtContent>
              <w:r w:rsidRPr="00000000" w:rsidDel="00000000" w:rsidR="00000000">
                <w:rPr>
                  <w:rtl w:val="0"/>
                </w:rPr>
              </w:r>
            </w:sdtContent>
          </w:sdt>
        </w:p>
      </w:sdtContent>
    </w:sdt>
    <w:sdt>
      <w:sdtPr>
        <w:tag w:val="goog_rdk_30"/>
      </w:sdtPr>
      <w:sdtContent>
        <w:p w:rsidRPr="00000000" w:rsidDel="00000000" w:rsidRDefault="00000000" w:rsidR="00000000" w:rsidP="00000000" w14:paraId="0000000F">
          <w:pPr>
            <w:pStyle w:val="Heading1"/>
            <w:jc w:val="center"/>
            <w:rPr>
              <w:sz w:val="24"/>
              <w:szCs w:val="24"/>
              <w:vertAlign w:val="baseline"/>
              <w:rPrChange w:date="2022-04-27T21:31:15Z" w:author="Vinícius Russi" w:id="1">
                <w:rPr>
                  <w:sz w:val="22"/>
                  <w:szCs w:val="22"/>
                  <w:vertAlign w:val="baseline"/>
                </w:rPr>
              </w:rPrChange>
            </w:rPr>
          </w:pPr>
          <w:bookmarkStart w:id="0" w:name="_heading=h.81t9r93q13e8" w:colFirst="0" w:colLast="0"/>
          <w:bookmarkEnd w:id="0"/>
          <w:sdt>
            <w:sdtPr>
              <w:tag w:val="goog_rdk_29"/>
            </w:sdtPr>
            <w:sdtContent>
              <w:r w:rsidRPr="00000000" w:rsidDel="00000000" w:rsidR="00000000">
                <w:rPr>
                  <w:rtl w:val="0"/>
                </w:rPr>
              </w:r>
            </w:sdtContent>
          </w:sdt>
        </w:p>
      </w:sdtContent>
    </w:sdt>
    <w:sdt>
      <w:sdtPr>
        <w:tag w:val="goog_rdk_33"/>
      </w:sdtPr>
      <w:sdtContent>
        <w:p w:rsidRPr="00000000" w:rsidDel="00000000" w:rsidRDefault="00000000" w:rsidR="00000000" w:rsidP="00000000" w14:paraId="00000010">
          <w:pPr>
            <w:pStyle w:val="Heading1"/>
            <w:spacing w:line="240" w:lineRule="auto"/>
            <w:ind w:firstLine="0"/>
            <w:jc w:val="center"/>
            <w:rPr>
              <w:sz w:val="24"/>
              <w:szCs w:val="24"/>
              <w:vertAlign w:val="baseline"/>
              <w:rPrChange w:date="2022-04-27T21:31:15Z" w:author="Vinícius Russi" w:id="1">
                <w:rPr>
                  <w:sz w:val="22"/>
                  <w:szCs w:val="22"/>
                  <w:vertAlign w:val="baseline"/>
                </w:rPr>
              </w:rPrChange>
            </w:rPr>
          </w:pPr>
          <w:bookmarkStart w:id="1" w:name="_heading=h.cn9sbdj3w48b" w:colFirst="0" w:colLast="0"/>
          <w:bookmarkEnd w:id="1"/>
          <w:sdt>
            <w:sdtPr>
              <w:tag w:val="goog_rdk_31"/>
            </w:sdtPr>
            <w:sdtContent>
              <w:r w:rsidRPr="00000000" w:rsidDel="00000000" w:rsidR="00000000">
                <w:rPr>
                  <w:sz w:val="24"/>
                  <w:szCs w:val="24"/>
                  <w:rtl w:val="0"/>
                  <w:rPrChange w:date="2022-04-27T21:31:15Z" w:author="Vinícius Russi" w:id="1">
                    <w:rPr>
                      <w:sz w:val="22"/>
                      <w:szCs w:val="22"/>
                    </w:rPr>
                  </w:rPrChange>
                </w:rPr>
                <w:t xml:space="preserve">ANÁLISE DE MODELOS DE APRENDIZADO DE MÁQUINA PARA PREDIÇÃO DE FALHA MECÂNICA DE EQUIPAMENTOS FLORESTAIS</w:t>
              </w:r>
            </w:sdtContent>
          </w:sdt>
          <w:sdt>
            <w:sdtPr>
              <w:tag w:val="goog_rdk_32"/>
            </w:sdtPr>
            <w:sdtContent>
              <w:r w:rsidRPr="00000000" w:rsidDel="00000000" w:rsidR="00000000">
                <w:rPr>
                  <w:rtl w:val="0"/>
                </w:rPr>
              </w:r>
            </w:sdtContent>
          </w:sdt>
        </w:p>
      </w:sdtContent>
    </w:sdt>
    <w:sdt>
      <w:sdtPr>
        <w:tag w:val="goog_rdk_35"/>
      </w:sdtPr>
      <w:sdtContent>
        <w:p w:rsidRPr="00000000" w:rsidDel="00000000" w:rsidRDefault="00000000" w:rsidR="00000000" w:rsidP="00000000" w14:paraId="00000011">
          <w:pPr>
            <w:jc w:val="center"/>
            <w:rPr>
              <w:vertAlign w:val="baseline"/>
              <w:rPrChange w:date="2022-04-27T21:31:15Z" w:author="Vinícius Russi" w:id="1">
                <w:rPr>
                  <w:sz w:val="22"/>
                  <w:szCs w:val="22"/>
                  <w:vertAlign w:val="baseline"/>
                </w:rPr>
              </w:rPrChange>
            </w:rPr>
          </w:pPr>
          <w:sdt>
            <w:sdtPr>
              <w:tag w:val="goog_rdk_34"/>
            </w:sdtPr>
            <w:sdtContent>
              <w:r w:rsidRPr="00000000" w:rsidDel="00000000" w:rsidR="00000000">
                <w:rPr>
                  <w:rtl w:val="0"/>
                </w:rPr>
              </w:r>
            </w:sdtContent>
          </w:sdt>
        </w:p>
      </w:sdtContent>
    </w:sdt>
    <w:sdt>
      <w:sdtPr>
        <w:tag w:val="goog_rdk_37"/>
      </w:sdtPr>
      <w:sdtContent>
        <w:p w:rsidRPr="00000000" w:rsidDel="00000000" w:rsidRDefault="00000000" w:rsidR="00000000" w:rsidP="00000000" w14:paraId="00000012">
          <w:pPr>
            <w:jc w:val="center"/>
            <w:rPr>
              <w:vertAlign w:val="baseline"/>
              <w:rPrChange w:date="2022-04-27T21:31:15Z" w:author="Vinícius Russi" w:id="1">
                <w:rPr>
                  <w:sz w:val="22"/>
                  <w:szCs w:val="22"/>
                  <w:vertAlign w:val="baseline"/>
                </w:rPr>
              </w:rPrChange>
            </w:rPr>
          </w:pPr>
          <w:sdt>
            <w:sdtPr>
              <w:tag w:val="goog_rdk_36"/>
            </w:sdtPr>
            <w:sdtContent>
              <w:r w:rsidRPr="00000000" w:rsidDel="00000000" w:rsidR="00000000">
                <w:rPr>
                  <w:rtl w:val="0"/>
                </w:rPr>
              </w:r>
            </w:sdtContent>
          </w:sdt>
        </w:p>
      </w:sdtContent>
    </w:sdt>
    <w:sdt>
      <w:sdtPr>
        <w:tag w:val="goog_rdk_39"/>
      </w:sdtPr>
      <w:sdtContent>
        <w:p w:rsidRPr="00000000" w:rsidDel="00000000" w:rsidRDefault="00000000" w:rsidR="00000000" w:rsidP="00000000" w14:paraId="00000013">
          <w:pPr>
            <w:jc w:val="center"/>
            <w:rPr>
              <w:vertAlign w:val="baseline"/>
              <w:rPrChange w:date="2022-04-27T21:31:15Z" w:author="Vinícius Russi" w:id="1">
                <w:rPr>
                  <w:sz w:val="22"/>
                  <w:szCs w:val="22"/>
                  <w:vertAlign w:val="baseline"/>
                </w:rPr>
              </w:rPrChange>
            </w:rPr>
          </w:pPr>
          <w:sdt>
            <w:sdtPr>
              <w:tag w:val="goog_rdk_38"/>
            </w:sdtPr>
            <w:sdtContent>
              <w:r w:rsidRPr="00000000" w:rsidDel="00000000" w:rsidR="00000000">
                <w:rPr>
                  <w:rtl w:val="0"/>
                </w:rPr>
              </w:r>
            </w:sdtContent>
          </w:sdt>
        </w:p>
      </w:sdtContent>
    </w:sdt>
    <w:sdt>
      <w:sdtPr>
        <w:tag w:val="goog_rdk_41"/>
      </w:sdtPr>
      <w:sdtContent>
        <w:p w:rsidRPr="00000000" w:rsidDel="00000000" w:rsidRDefault="00000000" w:rsidR="00000000" w:rsidP="00000000" w14:paraId="00000014">
          <w:pPr>
            <w:jc w:val="center"/>
            <w:rPr>
              <w:vertAlign w:val="baseline"/>
              <w:rPrChange w:date="2022-04-27T21:31:15Z" w:author="Vinícius Russi" w:id="1">
                <w:rPr>
                  <w:sz w:val="22"/>
                  <w:szCs w:val="22"/>
                  <w:vertAlign w:val="baseline"/>
                </w:rPr>
              </w:rPrChange>
            </w:rPr>
          </w:pPr>
          <w:sdt>
            <w:sdtPr>
              <w:tag w:val="goog_rdk_40"/>
            </w:sdtPr>
            <w:sdtContent>
              <w:r w:rsidRPr="00000000" w:rsidDel="00000000" w:rsidR="00000000">
                <w:rPr>
                  <w:rtl w:val="0"/>
                </w:rPr>
              </w:r>
            </w:sdtContent>
          </w:sdt>
        </w:p>
      </w:sdtContent>
    </w:sdt>
    <w:sdt>
      <w:sdtPr>
        <w:tag w:val="goog_rdk_43"/>
      </w:sdtPr>
      <w:sdtContent>
        <w:p w:rsidRPr="00000000" w:rsidDel="00000000" w:rsidRDefault="00000000" w:rsidR="00000000" w:rsidP="00000000" w14:paraId="00000015">
          <w:pPr>
            <w:jc w:val="center"/>
            <w:rPr>
              <w:vertAlign w:val="baseline"/>
              <w:rPrChange w:date="2022-04-27T21:31:15Z" w:author="Vinícius Russi" w:id="1">
                <w:rPr>
                  <w:sz w:val="22"/>
                  <w:szCs w:val="22"/>
                  <w:vertAlign w:val="baseline"/>
                </w:rPr>
              </w:rPrChange>
            </w:rPr>
          </w:pPr>
          <w:sdt>
            <w:sdtPr>
              <w:tag w:val="goog_rdk_42"/>
            </w:sdtPr>
            <w:sdtContent>
              <w:r w:rsidRPr="00000000" w:rsidDel="00000000" w:rsidR="00000000">
                <w:rPr>
                  <w:rtl w:val="0"/>
                </w:rPr>
              </w:r>
            </w:sdtContent>
          </w:sdt>
        </w:p>
      </w:sdtContent>
    </w:sdt>
    <w:sdt>
      <w:sdtPr>
        <w:tag w:val="goog_rdk_45"/>
      </w:sdtPr>
      <w:sdtContent>
        <w:p w:rsidRPr="00000000" w:rsidDel="00000000" w:rsidRDefault="00000000" w:rsidR="00000000" w:rsidP="00000000" w14:paraId="00000016">
          <w:pPr>
            <w:jc w:val="center"/>
            <w:rPr>
              <w:vertAlign w:val="baseline"/>
              <w:rPrChange w:date="2022-04-27T21:31:15Z" w:author="Vinícius Russi" w:id="1">
                <w:rPr>
                  <w:sz w:val="22"/>
                  <w:szCs w:val="22"/>
                  <w:vertAlign w:val="baseline"/>
                </w:rPr>
              </w:rPrChange>
            </w:rPr>
          </w:pPr>
          <w:sdt>
            <w:sdtPr>
              <w:tag w:val="goog_rdk_44"/>
            </w:sdtPr>
            <w:sdtContent>
              <w:r w:rsidRPr="00000000" w:rsidDel="00000000" w:rsidR="00000000">
                <w:rPr>
                  <w:rtl w:val="0"/>
                </w:rPr>
              </w:r>
            </w:sdtContent>
          </w:sdt>
        </w:p>
      </w:sdtContent>
    </w:sdt>
    <w:sdt>
      <w:sdtPr>
        <w:tag w:val="goog_rdk_47"/>
      </w:sdtPr>
      <w:sdtContent>
        <w:p w:rsidRPr="00000000" w:rsidDel="00000000" w:rsidRDefault="00000000" w:rsidR="00000000" w:rsidP="00000000" w14:paraId="00000017">
          <w:pPr>
            <w:jc w:val="center"/>
            <w:rPr>
              <w:vertAlign w:val="baseline"/>
              <w:rPrChange w:date="2022-04-27T21:31:15Z" w:author="Vinícius Russi" w:id="1">
                <w:rPr>
                  <w:sz w:val="22"/>
                  <w:szCs w:val="22"/>
                  <w:vertAlign w:val="baseline"/>
                </w:rPr>
              </w:rPrChange>
            </w:rPr>
          </w:pPr>
          <w:sdt>
            <w:sdtPr>
              <w:tag w:val="goog_rdk_46"/>
            </w:sdtPr>
            <w:sdtContent>
              <w:r w:rsidRPr="00000000" w:rsidDel="00000000" w:rsidR="00000000">
                <w:rPr>
                  <w:rtl w:val="0"/>
                </w:rPr>
              </w:r>
            </w:sdtContent>
          </w:sdt>
        </w:p>
      </w:sdtContent>
    </w:sdt>
    <w:sdt>
      <w:sdtPr>
        <w:tag w:val="goog_rdk_49"/>
      </w:sdtPr>
      <w:sdtContent>
        <w:p w:rsidRPr="00000000" w:rsidDel="00000000" w:rsidRDefault="00000000" w:rsidR="00000000" w:rsidP="00000000" w14:paraId="00000018">
          <w:pPr>
            <w:rPr>
              <w:vertAlign w:val="baseline"/>
              <w:rPrChange w:date="2022-04-27T21:31:15Z" w:author="Vinícius Russi" w:id="1">
                <w:rPr>
                  <w:sz w:val="22"/>
                  <w:szCs w:val="22"/>
                  <w:vertAlign w:val="baseline"/>
                </w:rPr>
              </w:rPrChange>
            </w:rPr>
          </w:pPr>
          <w:sdt>
            <w:sdtPr>
              <w:tag w:val="goog_rdk_48"/>
            </w:sdtPr>
            <w:sdtContent>
              <w:r w:rsidRPr="00000000" w:rsidDel="00000000" w:rsidR="00000000">
                <w:rPr>
                  <w:rtl w:val="0"/>
                </w:rPr>
              </w:r>
            </w:sdtContent>
          </w:sdt>
        </w:p>
      </w:sdtContent>
    </w:sdt>
    <w:sdt>
      <w:sdtPr>
        <w:tag w:val="goog_rdk_51"/>
      </w:sdtPr>
      <w:sdtContent>
        <w:p w:rsidRPr="00000000" w:rsidDel="00000000" w:rsidRDefault="00000000" w:rsidR="00000000" w:rsidP="00000000" w14:paraId="00000019">
          <w:pPr>
            <w:ind w:firstLine="0"/>
            <w:rPr>
              <w:vertAlign w:val="baseline"/>
              <w:rPrChange w:date="2022-04-27T21:31:15Z" w:author="Vinícius Russi" w:id="1">
                <w:rPr>
                  <w:sz w:val="22"/>
                  <w:szCs w:val="22"/>
                  <w:vertAlign w:val="baseline"/>
                </w:rPr>
              </w:rPrChange>
            </w:rPr>
          </w:pPr>
          <w:sdt>
            <w:sdtPr>
              <w:tag w:val="goog_rdk_50"/>
            </w:sdtPr>
            <w:sdtContent>
              <w:r w:rsidRPr="00000000" w:rsidDel="00000000" w:rsidR="00000000">
                <w:rPr>
                  <w:rtl w:val="0"/>
                </w:rPr>
              </w:r>
            </w:sdtContent>
          </w:sdt>
        </w:p>
      </w:sdtContent>
    </w:sdt>
    <w:sdt>
      <w:sdtPr>
        <w:tag w:val="goog_rdk_53"/>
      </w:sdtPr>
      <w:sdtContent>
        <w:p w:rsidRPr="00000000" w:rsidDel="00000000" w:rsidRDefault="00000000" w:rsidR="00000000" w:rsidP="00000000" w14:paraId="0000001A">
          <w:pPr>
            <w:jc w:val="center"/>
            <w:rPr>
              <w:vertAlign w:val="baseline"/>
              <w:rPrChange w:date="2022-04-27T21:31:15Z" w:author="Vinícius Russi" w:id="1">
                <w:rPr>
                  <w:sz w:val="22"/>
                  <w:szCs w:val="22"/>
                  <w:vertAlign w:val="baseline"/>
                </w:rPr>
              </w:rPrChange>
            </w:rPr>
          </w:pPr>
          <w:sdt>
            <w:sdtPr>
              <w:tag w:val="goog_rdk_52"/>
            </w:sdtPr>
            <w:sdtContent>
              <w:r w:rsidRPr="00000000" w:rsidDel="00000000" w:rsidR="00000000">
                <w:rPr>
                  <w:rtl w:val="0"/>
                </w:rPr>
              </w:r>
            </w:sdtContent>
          </w:sdt>
        </w:p>
      </w:sdtContent>
    </w:sdt>
    <w:sdt>
      <w:sdtPr>
        <w:tag w:val="goog_rdk_57"/>
      </w:sdtPr>
      <w:sdtContent>
        <w:p w:rsidRPr="00000000" w:rsidDel="00000000" w:rsidRDefault="00000000" w:rsidR="00000000" w:rsidP="00000000" w14:paraId="0000001B">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ins w:date="2022-04-27T21:47:57Z" w:author="Vinícius Russi" w:id="2"/>
              <w:vertAlign w:val="baseline"/>
              <w:rPrChange w:date="2022-04-27T21:31:15Z" w:author="Vinícius Russi" w:id="1">
                <w:rPr>
                  <w:sz w:val="22"/>
                  <w:szCs w:val="22"/>
                  <w:vertAlign w:val="baseline"/>
                </w:rPr>
              </w:rPrChange>
            </w:rPr>
          </w:pPr>
          <w:sdt>
            <w:sdtPr>
              <w:tag w:val="goog_rdk_55"/>
            </w:sdtPr>
            <w:sdtContent>
              <w:ins w:date="2022-04-27T21:47:57Z" w:author="Vinícius Russi" w:id="2"/>
              <w:sdt>
                <w:sdtPr>
                  <w:tag w:val="goog_rdk_56"/>
                </w:sdtPr>
                <w:sdtContent>
                  <w:ins w:date="2022-04-27T21:47:57Z" w:author="Vinícius Russi" w:id="2">
                    <w:r w:rsidRPr="00000000" w:rsidDel="00000000" w:rsidR="00000000">
                      <w:rPr>
                        <w:rtl w:val="0"/>
                      </w:rPr>
                    </w:r>
                  </w:ins>
                </w:sdtContent>
              </w:sdt>
              <w:ins w:date="2022-04-27T21:47:57Z" w:author="Vinícius Russi" w:id="2"/>
            </w:sdtContent>
          </w:sdt>
        </w:p>
      </w:sdtContent>
    </w:sdt>
    <w:sdt>
      <w:sdtPr>
        <w:tag w:val="goog_rdk_59"/>
      </w:sdtPr>
      <w:sdtContent>
        <w:p w:rsidRPr="00000000" w:rsidDel="00000000" w:rsidRDefault="00000000" w:rsidR="00000000" w:rsidP="00000000" w14:paraId="0000001C">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b w:val="1"/>
              <w:i w:val="0"/>
              <w:smallCaps w:val="1"/>
              <w:strike w:val="0"/>
              <w:color w:val="000000"/>
              <w:u w:val="none"/>
              <w:shd w:val="clear" w:fill="auto"/>
              <w:vertAlign w:val="baseline"/>
              <w:rPrChange w:date="2022-04-27T21:31:15Z" w:author="Vinícius Russi" w:id="1">
                <w:rPr>
                  <w:b w:val="1"/>
                  <w:i w:val="0"/>
                  <w:smallCaps w:val="1"/>
                  <w:strike w:val="0"/>
                  <w:color w:val="000000"/>
                  <w:sz w:val="22"/>
                  <w:szCs w:val="22"/>
                  <w:u w:val="none"/>
                  <w:shd w:val="clear" w:fill="auto"/>
                  <w:vertAlign w:val="baseline"/>
                </w:rPr>
              </w:rPrChange>
            </w:rPr>
          </w:pPr>
          <w:sdt>
            <w:sdtPr>
              <w:tag w:val="goog_rdk_58"/>
            </w:sdtPr>
            <w:sdtContent>
              <w:r w:rsidRPr="00000000" w:rsidDel="00000000" w:rsidR="00000000">
                <w:rPr>
                  <w:rtl w:val="0"/>
                </w:rPr>
              </w:r>
            </w:sdtContent>
          </w:sdt>
        </w:p>
      </w:sdtContent>
    </w:sdt>
    <w:sdt>
      <w:sdtPr>
        <w:tag w:val="goog_rdk_61"/>
      </w:sdtPr>
      <w:sdtContent>
        <w:p w:rsidRPr="00000000" w:rsidDel="00000000" w:rsidRDefault="00000000" w:rsidR="00000000" w:rsidP="00000000" w14:paraId="0000001D">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b w:val="1"/>
              <w:i w:val="0"/>
              <w:smallCaps w:val="1"/>
              <w:strike w:val="0"/>
              <w:color w:val="000000"/>
              <w:u w:val="none"/>
              <w:shd w:val="clear" w:fill="auto"/>
              <w:vertAlign w:val="baseline"/>
              <w:rPrChange w:date="2022-04-27T21:31:15Z" w:author="Vinícius Russi" w:id="1">
                <w:rPr>
                  <w:b w:val="1"/>
                  <w:i w:val="0"/>
                  <w:smallCaps w:val="1"/>
                  <w:strike w:val="0"/>
                  <w:color w:val="000000"/>
                  <w:sz w:val="22"/>
                  <w:szCs w:val="22"/>
                  <w:u w:val="none"/>
                  <w:shd w:val="clear" w:fill="auto"/>
                  <w:vertAlign w:val="baseline"/>
                </w:rPr>
              </w:rPrChange>
            </w:rPr>
          </w:pPr>
          <w:sdt>
            <w:sdtPr>
              <w:tag w:val="goog_rdk_60"/>
            </w:sdtPr>
            <w:sdtContent>
              <w:r w:rsidRPr="00000000" w:rsidDel="00000000" w:rsidR="00000000">
                <w:rPr>
                  <w:b w:val="1"/>
                  <w:i w:val="0"/>
                  <w:smallCaps w:val="1"/>
                  <w:strike w:val="0"/>
                  <w:color w:val="000000"/>
                  <w:u w:val="none"/>
                  <w:shd w:val="clear" w:fill="auto"/>
                  <w:vertAlign w:val="baseline"/>
                  <w:rtl w:val="0"/>
                  <w:rPrChange w:date="2022-04-27T21:31:15Z" w:author="Vinícius Russi" w:id="1">
                    <w:rPr>
                      <w:b w:val="1"/>
                      <w:i w:val="0"/>
                      <w:smallCaps w:val="1"/>
                      <w:strike w:val="0"/>
                      <w:color w:val="000000"/>
                      <w:sz w:val="22"/>
                      <w:szCs w:val="22"/>
                      <w:u w:val="none"/>
                      <w:shd w:val="clear" w:fill="auto"/>
                      <w:vertAlign w:val="baseline"/>
                    </w:rPr>
                  </w:rPrChange>
                </w:rPr>
                <w:t xml:space="preserve">CUIABÁ-MT</w:t>
              </w:r>
            </w:sdtContent>
          </w:sdt>
        </w:p>
      </w:sdtContent>
    </w:sdt>
    <w:sdt>
      <w:sdtPr>
        <w:tag w:val="goog_rdk_65"/>
      </w:sdtPr>
      <w:sdtContent>
        <w:p w:rsidRPr="00000000" w:rsidDel="00000000" w:rsidRDefault="00000000" w:rsidR="00000000" w:rsidP="00000000" w14:paraId="0000001E">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ins w:date="2022-04-27T21:48:25Z" w:author="Vinícius Russi" w:id="3"/>
              <w:b w:val="1"/>
              <w:smallCaps w:val="1"/>
              <w:rPrChange w:date="2022-04-27T21:31:15Z" w:author="Vinícius Russi" w:id="1">
                <w:rPr>
                  <w:b w:val="1"/>
                  <w:smallCaps w:val="1"/>
                  <w:sz w:val="22"/>
                  <w:szCs w:val="22"/>
                </w:rPr>
              </w:rPrChange>
            </w:rPr>
          </w:pPr>
          <w:sdt>
            <w:sdtPr>
              <w:tag w:val="goog_rdk_62"/>
            </w:sdtPr>
            <w:sdtContent>
              <w:r w:rsidRPr="00000000" w:rsidDel="00000000" w:rsidR="00000000">
                <w:rPr>
                  <w:b w:val="1"/>
                  <w:smallCaps w:val="1"/>
                  <w:rtl w:val="0"/>
                  <w:rPrChange w:date="2022-04-27T21:31:15Z" w:author="Vinícius Russi" w:id="1">
                    <w:rPr>
                      <w:b w:val="1"/>
                      <w:smallCaps w:val="1"/>
                      <w:sz w:val="22"/>
                      <w:szCs w:val="22"/>
                    </w:rPr>
                  </w:rPrChange>
                </w:rPr>
                <w:t xml:space="preserve">2022</w:t>
              </w:r>
            </w:sdtContent>
          </w:sdt>
          <w:sdt>
            <w:sdtPr>
              <w:tag w:val="goog_rdk_63"/>
            </w:sdtPr>
            <w:sdtContent>
              <w:ins w:date="2022-04-27T21:48:25Z" w:author="Vinícius Russi" w:id="3">
                <w:r w:rsidRPr="00000000" w:rsidDel="00000000" w:rsidR="00000000">
                  <w:br w:type="page"/>
                </w:r>
              </w:ins>
              <w:sdt>
                <w:sdtPr>
                  <w:tag w:val="goog_rdk_64"/>
                </w:sdtPr>
                <w:sdtContent>
                  <w:ins w:date="2022-04-27T21:48:25Z" w:author="Vinícius Russi" w:id="3">
                    <w:r w:rsidRPr="00000000" w:rsidDel="00000000" w:rsidR="00000000">
                      <w:rPr>
                        <w:rtl w:val="0"/>
                      </w:rPr>
                    </w:r>
                  </w:ins>
                </w:sdtContent>
              </w:sdt>
              <w:ins w:date="2022-04-27T21:48:25Z" w:author="Vinícius Russi" w:id="3"/>
            </w:sdtContent>
          </w:sdt>
        </w:p>
      </w:sdtContent>
    </w:sdt>
    <w:sdt>
      <w:sdtPr>
        <w:tag w:val="goog_rdk_69"/>
      </w:sdtPr>
      <w:sdtContent>
        <w:p w:rsidRPr="00000000" w:rsidDel="00000000" w:rsidRDefault="00000000" w:rsidR="00000000" w:rsidP="00000000" w14:paraId="0000001F">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del w:date="2022-04-27T21:48:11Z" w:author="Vinícius Russi" w:id="4"/>
              <w:b w:val="1"/>
              <w:i w:val="0"/>
              <w:smallCaps w:val="1"/>
              <w:strike w:val="0"/>
              <w:color w:val="000000"/>
              <w:u w:val="none"/>
              <w:shd w:val="clear" w:fill="auto"/>
              <w:vertAlign w:val="baseline"/>
              <w:rPrChange w:date="2022-04-27T21:31:15Z" w:author="Vinícius Russi" w:id="1">
                <w:rPr>
                  <w:b w:val="1"/>
                  <w:i w:val="0"/>
                  <w:smallCaps w:val="1"/>
                  <w:strike w:val="0"/>
                  <w:color w:val="000000"/>
                  <w:sz w:val="22"/>
                  <w:szCs w:val="22"/>
                  <w:u w:val="none"/>
                  <w:shd w:val="clear" w:fill="auto"/>
                  <w:vertAlign w:val="baseline"/>
                </w:rPr>
              </w:rPrChange>
            </w:rPr>
          </w:pPr>
          <w:sdt>
            <w:sdtPr>
              <w:tag w:val="goog_rdk_67"/>
            </w:sdtPr>
            <w:sdtContent>
              <w:del w:date="2022-04-27T21:48:11Z" w:author="Vinícius Russi" w:id="4"/>
              <w:sdt>
                <w:sdtPr>
                  <w:tag w:val="goog_rdk_68"/>
                </w:sdtPr>
                <w:sdtContent>
                  <w:del w:date="2022-04-27T21:48:11Z" w:author="Vinícius Russi" w:id="4">
                    <w:r w:rsidRPr="00000000" w:rsidDel="00000000" w:rsidR="00000000">
                      <w:rPr>
                        <w:rtl w:val="0"/>
                      </w:rPr>
                    </w:r>
                  </w:del>
                </w:sdtContent>
              </w:sdt>
              <w:del w:date="2022-04-27T21:48:11Z" w:author="Vinícius Russi" w:id="4"/>
            </w:sdtContent>
          </w:sdt>
        </w:p>
      </w:sdtContent>
    </w:sdt>
    <w:sdt>
      <w:sdtPr>
        <w:tag w:val="goog_rdk_72"/>
      </w:sdtPr>
      <w:sdtContent>
        <w:p w:rsidRPr="00000000" w:rsidDel="00000000" w:rsidRDefault="00000000" w:rsidR="00000000" w:rsidP="00000000" w14:paraId="0000002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709" w:right="0" w:firstLine="0"/>
            <w:jc w:val="left"/>
            <w:rPr>
              <w:del w:date="2022-04-27T21:48:11Z" w:author="Vinícius Russi" w:id="4"/>
              <w:b w:val="1"/>
              <w:smallCaps w:val="1"/>
              <w:rPrChange w:date="2022-04-27T21:31:15Z" w:author="Vinícius Russi" w:id="1">
                <w:rPr>
                  <w:b w:val="1"/>
                  <w:smallCaps w:val="1"/>
                  <w:sz w:val="22"/>
                  <w:szCs w:val="22"/>
                </w:rPr>
              </w:rPrChange>
            </w:rPr>
            <w:pPrChange w:date="2022-04-27T21:48:09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709" w:right="0" w:firstLine="0"/>
                <w:jc w:val="center"/>
              </w:pPr>
            </w:pPrChange>
          </w:pPr>
          <w:sdt>
            <w:sdtPr>
              <w:tag w:val="goog_rdk_70"/>
            </w:sdtPr>
            <w:sdtContent>
              <w:del w:date="2022-04-27T21:48:11Z" w:author="Vinícius Russi" w:id="4"/>
              <w:sdt>
                <w:sdtPr>
                  <w:tag w:val="goog_rdk_71"/>
                </w:sdtPr>
                <w:sdtContent>
                  <w:del w:date="2022-04-27T21:48:11Z" w:author="Vinícius Russi" w:id="4">
                    <w:r w:rsidRPr="00000000" w:rsidDel="00000000" w:rsidR="00000000">
                      <w:rPr>
                        <w:rtl w:val="0"/>
                      </w:rPr>
                    </w:r>
                  </w:del>
                </w:sdtContent>
              </w:sdt>
              <w:del w:date="2022-04-27T21:48:11Z" w:author="Vinícius Russi" w:id="4"/>
            </w:sdtContent>
          </w:sdt>
        </w:p>
      </w:sdtContent>
    </w:sdt>
    <w:sdt>
      <w:sdtPr>
        <w:tag w:val="goog_rdk_75"/>
      </w:sdtPr>
      <w:sdtContent>
        <w:p w:rsidRPr="00000000" w:rsidDel="00000000" w:rsidRDefault="00000000" w:rsidR="00000000" w:rsidP="00000000" w14:paraId="00000021">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709" w:right="0" w:firstLine="0"/>
            <w:jc w:val="center"/>
            <w:rPr>
              <w:del w:date="2022-04-27T21:48:11Z" w:author="Vinícius Russi" w:id="4"/>
              <w:b w:val="1"/>
              <w:smallCaps w:val="1"/>
              <w:rPrChange w:date="2022-04-27T21:31:15Z" w:author="Vinícius Russi" w:id="1">
                <w:rPr>
                  <w:b w:val="1"/>
                  <w:smallCaps w:val="1"/>
                  <w:sz w:val="22"/>
                  <w:szCs w:val="22"/>
                </w:rPr>
              </w:rPrChange>
            </w:rPr>
          </w:pPr>
          <w:sdt>
            <w:sdtPr>
              <w:tag w:val="goog_rdk_73"/>
            </w:sdtPr>
            <w:sdtContent>
              <w:del w:date="2022-04-27T21:48:11Z" w:author="Vinícius Russi" w:id="4"/>
              <w:sdt>
                <w:sdtPr>
                  <w:tag w:val="goog_rdk_74"/>
                </w:sdtPr>
                <w:sdtContent>
                  <w:del w:date="2022-04-27T21:48:11Z" w:author="Vinícius Russi" w:id="4">
                    <w:r w:rsidRPr="00000000" w:rsidDel="00000000" w:rsidR="00000000">
                      <w:rPr>
                        <w:rtl w:val="0"/>
                      </w:rPr>
                    </w:r>
                  </w:del>
                </w:sdtContent>
              </w:sdt>
              <w:del w:date="2022-04-27T21:48:11Z" w:author="Vinícius Russi" w:id="4"/>
            </w:sdtContent>
          </w:sdt>
        </w:p>
      </w:sdtContent>
    </w:sdt>
    <w:sdt>
      <w:sdtPr>
        <w:tag w:val="goog_rdk_78"/>
      </w:sdtPr>
      <w:sdtContent>
        <w:p w:rsidRPr="00000000" w:rsidDel="00000000" w:rsidRDefault="00000000" w:rsidR="00000000" w:rsidP="00000000" w14:paraId="00000022">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709" w:right="0" w:firstLine="0"/>
            <w:jc w:val="center"/>
            <w:rPr>
              <w:del w:date="2022-04-27T21:48:11Z" w:author="Vinícius Russi" w:id="4"/>
              <w:b w:val="1"/>
              <w:smallCaps w:val="1"/>
              <w:rPrChange w:date="2022-04-27T21:31:15Z" w:author="Vinícius Russi" w:id="1">
                <w:rPr>
                  <w:b w:val="1"/>
                  <w:smallCaps w:val="1"/>
                  <w:sz w:val="22"/>
                  <w:szCs w:val="22"/>
                </w:rPr>
              </w:rPrChange>
            </w:rPr>
          </w:pPr>
          <w:sdt>
            <w:sdtPr>
              <w:tag w:val="goog_rdk_76"/>
            </w:sdtPr>
            <w:sdtContent>
              <w:del w:date="2022-04-27T21:48:11Z" w:author="Vinícius Russi" w:id="4"/>
              <w:sdt>
                <w:sdtPr>
                  <w:tag w:val="goog_rdk_77"/>
                </w:sdtPr>
                <w:sdtContent>
                  <w:del w:date="2022-04-27T21:48:11Z" w:author="Vinícius Russi" w:id="4">
                    <w:r w:rsidRPr="00000000" w:rsidDel="00000000" w:rsidR="00000000">
                      <w:rPr>
                        <w:rtl w:val="0"/>
                      </w:rPr>
                    </w:r>
                  </w:del>
                </w:sdtContent>
              </w:sdt>
              <w:del w:date="2022-04-27T21:48:11Z" w:author="Vinícius Russi" w:id="4"/>
            </w:sdtContent>
          </w:sdt>
        </w:p>
      </w:sdtContent>
    </w:sdt>
    <w:sdt>
      <w:sdtPr>
        <w:tag w:val="goog_rdk_81"/>
      </w:sdtPr>
      <w:sdtContent>
        <w:p w:rsidRPr="00000000" w:rsidDel="00000000" w:rsidRDefault="00000000" w:rsidR="00000000" w:rsidP="00000000" w14:paraId="00000023">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709" w:right="0" w:firstLine="0"/>
            <w:jc w:val="center"/>
            <w:rPr>
              <w:del w:date="2022-04-27T21:48:11Z" w:author="Vinícius Russi" w:id="4"/>
              <w:b w:val="1"/>
              <w:smallCaps w:val="1"/>
              <w:rPrChange w:date="2022-04-27T21:31:15Z" w:author="Vinícius Russi" w:id="1">
                <w:rPr>
                  <w:b w:val="1"/>
                  <w:smallCaps w:val="1"/>
                  <w:sz w:val="22"/>
                  <w:szCs w:val="22"/>
                </w:rPr>
              </w:rPrChange>
            </w:rPr>
          </w:pPr>
          <w:sdt>
            <w:sdtPr>
              <w:tag w:val="goog_rdk_79"/>
            </w:sdtPr>
            <w:sdtContent>
              <w:del w:date="2022-04-27T21:48:11Z" w:author="Vinícius Russi" w:id="4"/>
              <w:sdt>
                <w:sdtPr>
                  <w:tag w:val="goog_rdk_80"/>
                </w:sdtPr>
                <w:sdtContent>
                  <w:del w:date="2022-04-27T21:48:11Z" w:author="Vinícius Russi" w:id="4">
                    <w:r w:rsidRPr="00000000" w:rsidDel="00000000" w:rsidR="00000000">
                      <w:rPr>
                        <w:rtl w:val="0"/>
                      </w:rPr>
                    </w:r>
                  </w:del>
                </w:sdtContent>
              </w:sdt>
              <w:del w:date="2022-04-27T21:48:11Z" w:author="Vinícius Russi" w:id="4"/>
            </w:sdtContent>
          </w:sdt>
        </w:p>
      </w:sdtContent>
    </w:sdt>
    <w:sdt>
      <w:sdtPr>
        <w:tag w:val="goog_rdk_84"/>
      </w:sdtPr>
      <w:sdtContent>
        <w:p w:rsidRPr="00000000" w:rsidDel="00000000" w:rsidRDefault="00000000" w:rsidR="00000000" w:rsidP="00000000" w14:paraId="00000024">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del w:date="2022-04-27T21:48:11Z" w:author="Vinícius Russi" w:id="4"/>
              <w:b w:val="1"/>
              <w:i w:val="0"/>
              <w:smallCaps w:val="1"/>
              <w:strike w:val="0"/>
              <w:color w:val="000000"/>
              <w:u w:val="none"/>
              <w:shd w:val="clear" w:fill="auto"/>
              <w:vertAlign w:val="baseline"/>
              <w:rPrChange w:date="2022-04-27T21:31:15Z" w:author="Vinícius Russi" w:id="1">
                <w:rPr>
                  <w:b w:val="1"/>
                  <w:i w:val="0"/>
                  <w:smallCaps w:val="1"/>
                  <w:strike w:val="0"/>
                  <w:color w:val="000000"/>
                  <w:sz w:val="22"/>
                  <w:szCs w:val="22"/>
                  <w:u w:val="none"/>
                  <w:shd w:val="clear" w:fill="auto"/>
                  <w:vertAlign w:val="baseline"/>
                </w:rPr>
              </w:rPrChange>
            </w:rPr>
          </w:pPr>
          <w:sdt>
            <w:sdtPr>
              <w:tag w:val="goog_rdk_82"/>
            </w:sdtPr>
            <w:sdtContent>
              <w:del w:date="2022-04-27T21:48:11Z" w:author="Vinícius Russi" w:id="4"/>
              <w:sdt>
                <w:sdtPr>
                  <w:tag w:val="goog_rdk_83"/>
                </w:sdtPr>
                <w:sdtContent>
                  <w:del w:date="2022-04-27T21:48:11Z" w:author="Vinícius Russi" w:id="4">
                    <w:r w:rsidRPr="00000000" w:rsidDel="00000000" w:rsidR="00000000">
                      <w:rPr>
                        <w:rtl w:val="0"/>
                      </w:rPr>
                    </w:r>
                  </w:del>
                </w:sdtContent>
              </w:sdt>
              <w:del w:date="2022-04-27T21:48:11Z" w:author="Vinícius Russi" w:id="4"/>
            </w:sdtContent>
          </w:sdt>
        </w:p>
      </w:sdtContent>
    </w:sdt>
    <w:sdt>
      <w:sdtPr>
        <w:tag w:val="goog_rdk_87"/>
      </w:sdtPr>
      <w:sdtContent>
        <w:p w:rsidRPr="00000000" w:rsidDel="00000000" w:rsidRDefault="00000000" w:rsidR="00000000" w:rsidP="00000000" w14:paraId="00000025">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b w:val="1"/>
              <w:i w:val="0"/>
              <w:smallCaps w:val="1"/>
              <w:strike w:val="0"/>
              <w:color w:val="000000"/>
              <w:u w:val="none"/>
              <w:shd w:val="clear" w:fill="auto"/>
              <w:vertAlign w:val="baseline"/>
              <w:rPrChange w:date="2022-04-27T21:31:15Z" w:author="Vinícius Russi" w:id="1">
                <w:rPr>
                  <w:b w:val="1"/>
                  <w:i w:val="0"/>
                  <w:smallCaps w:val="1"/>
                  <w:strike w:val="0"/>
                  <w:color w:val="000000"/>
                  <w:sz w:val="22"/>
                  <w:szCs w:val="22"/>
                  <w:u w:val="none"/>
                  <w:shd w:val="clear" w:fill="auto"/>
                  <w:vertAlign w:val="baseline"/>
                </w:rPr>
              </w:rPrChange>
            </w:rPr>
          </w:pPr>
          <w:sdt>
            <w:sdtPr>
              <w:tag w:val="goog_rdk_85"/>
            </w:sdtPr>
            <w:sdtContent>
              <w:r w:rsidRPr="00000000" w:rsidDel="00000000" w:rsidR="00000000">
                <w:rPr>
                  <w:b w:val="1"/>
                  <w:smallCaps w:val="1"/>
                  <w:rtl w:val="0"/>
                  <w:rPrChange w:date="2022-04-27T21:31:15Z" w:author="Vinícius Russi" w:id="1">
                    <w:rPr>
                      <w:b w:val="1"/>
                      <w:smallCaps w:val="1"/>
                      <w:sz w:val="22"/>
                      <w:szCs w:val="22"/>
                    </w:rPr>
                  </w:rPrChange>
                </w:rPr>
                <w:t xml:space="preserve">JEAN CARLOS DA CRUZ</w:t>
              </w:r>
            </w:sdtContent>
          </w:sdt>
          <w:sdt>
            <w:sdtPr>
              <w:tag w:val="goog_rdk_86"/>
            </w:sdtPr>
            <w:sdtContent>
              <w:r w:rsidRPr="00000000" w:rsidDel="00000000" w:rsidR="00000000">
                <w:rPr>
                  <w:rtl w:val="0"/>
                </w:rPr>
              </w:r>
            </w:sdtContent>
          </w:sdt>
        </w:p>
      </w:sdtContent>
    </w:sdt>
    <w:sdt>
      <w:sdtPr>
        <w:tag w:val="goog_rdk_89"/>
      </w:sdtPr>
      <w:sdtContent>
        <w:p w:rsidRPr="00000000" w:rsidDel="00000000" w:rsidRDefault="00000000" w:rsidR="00000000" w:rsidP="00000000" w14:paraId="00000026">
          <w:pPr>
            <w:jc w:val="center"/>
            <w:rPr>
              <w:vertAlign w:val="baseline"/>
              <w:rPrChange w:date="2022-04-27T21:31:15Z" w:author="Vinícius Russi" w:id="1">
                <w:rPr>
                  <w:sz w:val="22"/>
                  <w:szCs w:val="22"/>
                  <w:vertAlign w:val="baseline"/>
                </w:rPr>
              </w:rPrChange>
            </w:rPr>
          </w:pPr>
          <w:sdt>
            <w:sdtPr>
              <w:tag w:val="goog_rdk_88"/>
            </w:sdtPr>
            <w:sdtContent>
              <w:r w:rsidRPr="00000000" w:rsidDel="00000000" w:rsidR="00000000">
                <w:rPr>
                  <w:rtl w:val="0"/>
                </w:rPr>
              </w:r>
            </w:sdtContent>
          </w:sdt>
        </w:p>
      </w:sdtContent>
    </w:sdt>
    <w:sdt>
      <w:sdtPr>
        <w:tag w:val="goog_rdk_91"/>
      </w:sdtPr>
      <w:sdtContent>
        <w:p w:rsidRPr="00000000" w:rsidDel="00000000" w:rsidRDefault="00000000" w:rsidR="00000000" w:rsidP="00000000" w14:paraId="00000027">
          <w:pPr>
            <w:jc w:val="center"/>
            <w:rPr>
              <w:vertAlign w:val="baseline"/>
              <w:rPrChange w:date="2022-04-27T21:31:15Z" w:author="Vinícius Russi" w:id="1">
                <w:rPr>
                  <w:sz w:val="22"/>
                  <w:szCs w:val="22"/>
                  <w:vertAlign w:val="baseline"/>
                </w:rPr>
              </w:rPrChange>
            </w:rPr>
          </w:pPr>
          <w:sdt>
            <w:sdtPr>
              <w:tag w:val="goog_rdk_90"/>
            </w:sdtPr>
            <w:sdtContent>
              <w:r w:rsidRPr="00000000" w:rsidDel="00000000" w:rsidR="00000000">
                <w:rPr>
                  <w:rtl w:val="0"/>
                </w:rPr>
              </w:r>
            </w:sdtContent>
          </w:sdt>
        </w:p>
      </w:sdtContent>
    </w:sdt>
    <w:sdt>
      <w:sdtPr>
        <w:tag w:val="goog_rdk_93"/>
      </w:sdtPr>
      <w:sdtContent>
        <w:p w:rsidRPr="00000000" w:rsidDel="00000000" w:rsidRDefault="00000000" w:rsidR="00000000" w:rsidP="00000000" w14:paraId="00000028">
          <w:pPr>
            <w:jc w:val="center"/>
            <w:rPr>
              <w:vertAlign w:val="baseline"/>
              <w:rPrChange w:date="2022-04-27T21:31:15Z" w:author="Vinícius Russi" w:id="1">
                <w:rPr>
                  <w:sz w:val="22"/>
                  <w:szCs w:val="22"/>
                  <w:vertAlign w:val="baseline"/>
                </w:rPr>
              </w:rPrChange>
            </w:rPr>
          </w:pPr>
          <w:sdt>
            <w:sdtPr>
              <w:tag w:val="goog_rdk_92"/>
            </w:sdtPr>
            <w:sdtContent>
              <w:r w:rsidRPr="00000000" w:rsidDel="00000000" w:rsidR="00000000">
                <w:rPr>
                  <w:rtl w:val="0"/>
                </w:rPr>
              </w:r>
            </w:sdtContent>
          </w:sdt>
        </w:p>
      </w:sdtContent>
    </w:sdt>
    <w:sdt>
      <w:sdtPr>
        <w:tag w:val="goog_rdk_95"/>
      </w:sdtPr>
      <w:sdtContent>
        <w:p w:rsidRPr="00000000" w:rsidDel="00000000" w:rsidRDefault="00000000" w:rsidR="00000000" w:rsidP="00000000" w14:paraId="00000029">
          <w:pPr>
            <w:jc w:val="center"/>
            <w:rPr>
              <w:vertAlign w:val="baseline"/>
              <w:rPrChange w:date="2022-04-27T21:31:15Z" w:author="Vinícius Russi" w:id="1">
                <w:rPr>
                  <w:sz w:val="22"/>
                  <w:szCs w:val="22"/>
                  <w:vertAlign w:val="baseline"/>
                </w:rPr>
              </w:rPrChange>
            </w:rPr>
          </w:pPr>
          <w:sdt>
            <w:sdtPr>
              <w:tag w:val="goog_rdk_94"/>
            </w:sdtPr>
            <w:sdtContent>
              <w:r w:rsidRPr="00000000" w:rsidDel="00000000" w:rsidR="00000000">
                <w:rPr>
                  <w:rtl w:val="0"/>
                </w:rPr>
              </w:r>
            </w:sdtContent>
          </w:sdt>
        </w:p>
      </w:sdtContent>
    </w:sdt>
    <w:sdt>
      <w:sdtPr>
        <w:tag w:val="goog_rdk_97"/>
      </w:sdtPr>
      <w:sdtContent>
        <w:p w:rsidRPr="00000000" w:rsidDel="00000000" w:rsidRDefault="00000000" w:rsidR="00000000" w:rsidP="00000000" w14:paraId="0000002A">
          <w:pPr>
            <w:jc w:val="center"/>
            <w:rPr>
              <w:vertAlign w:val="baseline"/>
              <w:rPrChange w:date="2022-04-27T21:31:15Z" w:author="Vinícius Russi" w:id="1">
                <w:rPr>
                  <w:sz w:val="22"/>
                  <w:szCs w:val="22"/>
                  <w:vertAlign w:val="baseline"/>
                </w:rPr>
              </w:rPrChange>
            </w:rPr>
          </w:pPr>
          <w:sdt>
            <w:sdtPr>
              <w:tag w:val="goog_rdk_96"/>
            </w:sdtPr>
            <w:sdtContent>
              <w:r w:rsidRPr="00000000" w:rsidDel="00000000" w:rsidR="00000000">
                <w:rPr>
                  <w:rtl w:val="0"/>
                </w:rPr>
              </w:r>
            </w:sdtContent>
          </w:sdt>
        </w:p>
      </w:sdtContent>
    </w:sdt>
    <w:sdt>
      <w:sdtPr>
        <w:tag w:val="goog_rdk_99"/>
      </w:sdtPr>
      <w:sdtContent>
        <w:p w:rsidRPr="00000000" w:rsidDel="00000000" w:rsidRDefault="00000000" w:rsidR="00000000" w:rsidP="00000000" w14:paraId="0000002B">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center"/>
            <w:rPr>
              <w:b w:val="1"/>
              <w:smallCaps w:val="1"/>
              <w:rPrChange w:date="2022-04-27T21:31:15Z" w:author="Vinícius Russi" w:id="1">
                <w:rPr>
                  <w:b w:val="1"/>
                  <w:smallCaps w:val="1"/>
                  <w:sz w:val="22"/>
                  <w:szCs w:val="22"/>
                </w:rPr>
              </w:rPrChange>
            </w:rPr>
          </w:pPr>
          <w:sdt>
            <w:sdtPr>
              <w:tag w:val="goog_rdk_98"/>
            </w:sdtPr>
            <w:sdtContent>
              <w:r w:rsidRPr="00000000" w:rsidDel="00000000" w:rsidR="00000000">
                <w:rPr>
                  <w:rtl w:val="0"/>
                </w:rPr>
              </w:r>
            </w:sdtContent>
          </w:sdt>
        </w:p>
      </w:sdtContent>
    </w:sdt>
    <w:sdt>
      <w:sdtPr>
        <w:tag w:val="goog_rdk_101"/>
      </w:sdtPr>
      <w:sdtContent>
        <w:p w:rsidRPr="00000000" w:rsidDel="00000000" w:rsidRDefault="00000000" w:rsidR="00000000" w:rsidP="00000000" w14:paraId="0000002C">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center"/>
            <w:rPr>
              <w:b w:val="1"/>
              <w:smallCaps w:val="1"/>
              <w:rPrChange w:date="2022-04-27T21:31:15Z" w:author="Vinícius Russi" w:id="1">
                <w:rPr>
                  <w:b w:val="1"/>
                  <w:smallCaps w:val="1"/>
                  <w:sz w:val="22"/>
                  <w:szCs w:val="22"/>
                </w:rPr>
              </w:rPrChange>
            </w:rPr>
          </w:pPr>
          <w:sdt>
            <w:sdtPr>
              <w:tag w:val="goog_rdk_100"/>
            </w:sdtPr>
            <w:sdtContent>
              <w:r w:rsidRPr="00000000" w:rsidDel="00000000" w:rsidR="00000000">
                <w:rPr>
                  <w:b w:val="1"/>
                  <w:smallCaps w:val="1"/>
                  <w:rtl w:val="0"/>
                  <w:rPrChange w:date="2022-04-27T21:31:15Z" w:author="Vinícius Russi" w:id="1">
                    <w:rPr>
                      <w:b w:val="1"/>
                      <w:smallCaps w:val="1"/>
                      <w:sz w:val="22"/>
                      <w:szCs w:val="22"/>
                    </w:rPr>
                  </w:rPrChange>
                </w:rPr>
                <w:t xml:space="preserve">ANÁLISE DE MODELOS DE APRENDIZADO DE MÁQUINA PARA PREDIÇÃO DE FALHA MECÂNICA DE EQUIPAMENTOS FLORESTAIS</w:t>
              </w:r>
            </w:sdtContent>
          </w:sdt>
        </w:p>
      </w:sdtContent>
    </w:sdt>
    <w:sdt>
      <w:sdtPr>
        <w:tag w:val="goog_rdk_103"/>
      </w:sdtPr>
      <w:sdtContent>
        <w:p w:rsidRPr="00000000" w:rsidDel="00000000" w:rsidRDefault="00000000" w:rsidR="00000000" w:rsidP="00000000" w14:paraId="0000002D">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center"/>
            <w:rPr>
              <w:b w:val="1"/>
              <w:smallCaps w:val="1"/>
              <w:rPrChange w:date="2022-04-27T21:31:15Z" w:author="Vinícius Russi" w:id="1">
                <w:rPr>
                  <w:b w:val="1"/>
                  <w:smallCaps w:val="1"/>
                  <w:sz w:val="22"/>
                  <w:szCs w:val="22"/>
                </w:rPr>
              </w:rPrChange>
            </w:rPr>
          </w:pPr>
          <w:sdt>
            <w:sdtPr>
              <w:tag w:val="goog_rdk_102"/>
            </w:sdtPr>
            <w:sdtContent>
              <w:r w:rsidRPr="00000000" w:rsidDel="00000000" w:rsidR="00000000">
                <w:rPr>
                  <w:rtl w:val="0"/>
                </w:rPr>
              </w:r>
            </w:sdtContent>
          </w:sdt>
        </w:p>
      </w:sdtContent>
    </w:sdt>
    <w:sdt>
      <w:sdtPr>
        <w:tag w:val="goog_rdk_105"/>
      </w:sdtPr>
      <w:sdtContent>
        <w:p w:rsidRPr="00000000" w:rsidDel="00000000" w:rsidRDefault="00000000" w:rsidR="00000000" w:rsidP="00000000" w14:paraId="0000002E">
          <w:pPr>
            <w:jc w:val="center"/>
            <w:rPr>
              <w:vertAlign w:val="baseline"/>
              <w:rPrChange w:date="2022-04-27T21:31:15Z" w:author="Vinícius Russi" w:id="1">
                <w:rPr>
                  <w:sz w:val="22"/>
                  <w:szCs w:val="22"/>
                  <w:vertAlign w:val="baseline"/>
                </w:rPr>
              </w:rPrChange>
            </w:rPr>
          </w:pPr>
          <w:sdt>
            <w:sdtPr>
              <w:tag w:val="goog_rdk_104"/>
            </w:sdtPr>
            <w:sdtContent>
              <w:r w:rsidRPr="00000000" w:rsidDel="00000000" w:rsidR="00000000">
                <w:rPr>
                  <w:rtl w:val="0"/>
                </w:rPr>
              </w:r>
            </w:sdtContent>
          </w:sdt>
        </w:p>
      </w:sdtContent>
    </w:sdt>
    <w:sdt>
      <w:sdtPr>
        <w:tag w:val="goog_rdk_107"/>
      </w:sdtPr>
      <w:sdtContent>
        <w:p w:rsidRPr="00000000" w:rsidDel="00000000" w:rsidRDefault="00000000" w:rsidR="00000000" w:rsidP="00000000" w14:paraId="0000002F">
          <w:pPr>
            <w:jc w:val="center"/>
            <w:rPr>
              <w:vertAlign w:val="baseline"/>
              <w:rPrChange w:date="2022-04-27T21:31:15Z" w:author="Vinícius Russi" w:id="1">
                <w:rPr>
                  <w:sz w:val="22"/>
                  <w:szCs w:val="22"/>
                  <w:vertAlign w:val="baseline"/>
                </w:rPr>
              </w:rPrChange>
            </w:rPr>
          </w:pPr>
          <w:sdt>
            <w:sdtPr>
              <w:tag w:val="goog_rdk_106"/>
            </w:sdtPr>
            <w:sdtContent>
              <w:r w:rsidRPr="00000000" w:rsidDel="00000000" w:rsidR="00000000">
                <w:rPr>
                  <w:rtl w:val="0"/>
                </w:rPr>
              </w:r>
            </w:sdtContent>
          </w:sdt>
        </w:p>
      </w:sdtContent>
    </w:sdt>
    <w:sdt>
      <w:sdtPr>
        <w:tag w:val="goog_rdk_109"/>
      </w:sdtPr>
      <w:sdtContent>
        <w:p w:rsidRPr="00000000" w:rsidDel="00000000" w:rsidRDefault="00000000" w:rsidR="00000000" w:rsidP="00000000" w14:paraId="00000030">
          <w:pPr>
            <w:ind w:left="0" w:firstLine="0"/>
            <w:jc w:val="left"/>
            <w:rPr>
              <w:vertAlign w:val="baseline"/>
              <w:rPrChange w:date="2022-04-27T21:31:15Z" w:author="Vinícius Russi" w:id="1">
                <w:rPr>
                  <w:sz w:val="22"/>
                  <w:szCs w:val="22"/>
                  <w:vertAlign w:val="baseline"/>
                </w:rPr>
              </w:rPrChange>
            </w:rPr>
          </w:pPr>
          <w:sdt>
            <w:sdtPr>
              <w:tag w:val="goog_rdk_108"/>
            </w:sdtPr>
            <w:sdtContent>
              <w:r w:rsidRPr="00000000" w:rsidDel="00000000" w:rsidR="00000000">
                <w:rPr>
                  <w:rtl w:val="0"/>
                </w:rPr>
              </w:r>
            </w:sdtContent>
          </w:sdt>
        </w:p>
      </w:sdtContent>
    </w:sdt>
    <w:sdt>
      <w:sdtPr>
        <w:tag w:val="goog_rdk_111"/>
      </w:sdtPr>
      <w:sdtContent>
        <w:p w:rsidRPr="00000000" w:rsidDel="00000000" w:rsidRDefault="00000000" w:rsidR="00000000" w:rsidP="00000000" w14:paraId="00000031">
          <w:pPr>
            <w:jc w:val="center"/>
            <w:rPr>
              <w:vertAlign w:val="baseline"/>
              <w:rPrChange w:date="2022-04-27T21:31:15Z" w:author="Vinícius Russi" w:id="1">
                <w:rPr>
                  <w:sz w:val="22"/>
                  <w:szCs w:val="22"/>
                  <w:vertAlign w:val="baseline"/>
                </w:rPr>
              </w:rPrChange>
            </w:rPr>
          </w:pPr>
          <w:sdt>
            <w:sdtPr>
              <w:tag w:val="goog_rdk_110"/>
            </w:sdtPr>
            <w:sdtContent>
              <w:r w:rsidRPr="00000000" w:rsidDel="00000000" w:rsidR="00000000">
                <w:rPr>
                  <w:rtl w:val="0"/>
                </w:rPr>
              </w:r>
            </w:sdtContent>
          </w:sdt>
        </w:p>
      </w:sdtContent>
    </w:sdt>
    <w:sdt>
      <w:sdtPr>
        <w:tag w:val="goog_rdk_113"/>
      </w:sdtPr>
      <w:sdtContent>
        <w:p w:rsidRPr="00000000" w:rsidDel="00000000" w:rsidRDefault="00000000" w:rsidR="00000000" w:rsidP="00000000" w14:paraId="00000032">
          <w:pPr>
            <w:jc w:val="center"/>
            <w:rPr>
              <w:vertAlign w:val="baseline"/>
              <w:rPrChange w:date="2022-04-27T21:31:15Z" w:author="Vinícius Russi" w:id="1">
                <w:rPr>
                  <w:sz w:val="22"/>
                  <w:szCs w:val="22"/>
                  <w:vertAlign w:val="baseline"/>
                </w:rPr>
              </w:rPrChange>
            </w:rPr>
          </w:pPr>
          <w:sdt>
            <w:sdtPr>
              <w:tag w:val="goog_rdk_112"/>
            </w:sdtPr>
            <w:sdtContent>
              <w:r w:rsidRPr="00000000" w:rsidDel="00000000" w:rsidR="00000000">
                <w:rPr>
                  <w:rtl w:val="0"/>
                </w:rPr>
              </w:r>
            </w:sdtContent>
          </w:sdt>
        </w:p>
      </w:sdtContent>
    </w:sdt>
    <w:sdt>
      <w:sdtPr>
        <w:tag w:val="goog_rdk_115"/>
      </w:sdtPr>
      <w:sdtContent>
        <w:p w:rsidRPr="00000000" w:rsidDel="00000000" w:rsidRDefault="00000000" w:rsidR="00000000" w:rsidP="00000000" w14:paraId="00000033">
          <w:pPr>
            <w:jc w:val="center"/>
            <w:rPr>
              <w:vertAlign w:val="baseline"/>
              <w:rPrChange w:date="2022-04-27T21:31:15Z" w:author="Vinícius Russi" w:id="1">
                <w:rPr>
                  <w:sz w:val="22"/>
                  <w:szCs w:val="22"/>
                  <w:vertAlign w:val="baseline"/>
                </w:rPr>
              </w:rPrChange>
            </w:rPr>
          </w:pPr>
          <w:sdt>
            <w:sdtPr>
              <w:tag w:val="goog_rdk_114"/>
            </w:sdtPr>
            <w:sdtContent>
              <w:r w:rsidRPr="00000000" w:rsidDel="00000000" w:rsidR="00000000">
                <w:rPr>
                  <w:rtl w:val="0"/>
                </w:rPr>
              </w:r>
            </w:sdtContent>
          </w:sdt>
        </w:p>
      </w:sdtContent>
    </w:sdt>
    <w:sdt>
      <w:sdtPr>
        <w:tag w:val="goog_rdk_117"/>
      </w:sdtPr>
      <w:sdtContent>
        <w:p w:rsidRPr="00000000" w:rsidDel="00000000" w:rsidRDefault="00000000" w:rsidR="00000000" w:rsidP="00000000" w14:paraId="00000034">
          <w:pPr>
            <w:jc w:val="center"/>
            <w:rPr>
              <w:vertAlign w:val="baseline"/>
              <w:rPrChange w:date="2022-04-27T21:31:15Z" w:author="Vinícius Russi" w:id="1">
                <w:rPr>
                  <w:sz w:val="22"/>
                  <w:szCs w:val="22"/>
                  <w:vertAlign w:val="baseline"/>
                </w:rPr>
              </w:rPrChange>
            </w:rPr>
          </w:pPr>
          <w:sdt>
            <w:sdtPr>
              <w:tag w:val="goog_rdk_116"/>
            </w:sdtPr>
            <w:sdtContent>
              <w:r w:rsidRPr="00000000" w:rsidDel="00000000" w:rsidR="00000000">
                <w:rPr>
                  <w:rtl w:val="0"/>
                </w:rPr>
              </w:r>
            </w:sdtContent>
          </w:sdt>
        </w:p>
      </w:sdtContent>
    </w:sdt>
    <w:sdt>
      <w:sdtPr>
        <w:tag w:val="goog_rdk_119"/>
      </w:sdtPr>
      <w:sdtContent>
        <w:p w:rsidRPr="00000000" w:rsidDel="00000000" w:rsidRDefault="00000000" w:rsidR="00000000" w:rsidP="00000000" w14:paraId="00000035">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3969" w:right="0" w:hanging="3969"/>
            <w:jc w:val="right"/>
            <w:rPr>
              <w:i w:val="0"/>
              <w:smallCaps w:val="0"/>
              <w:strike w:val="0"/>
              <w:color w:val="000000"/>
              <w:u w:val="none"/>
              <w:shd w:val="clear" w:fill="auto"/>
              <w:vertAlign w:val="baseline"/>
              <w:rPrChange w:date="2022-04-27T21:31:15Z" w:author="Vinícius Russi" w:id="1">
                <w:rPr>
                  <w:i w:val="0"/>
                  <w:smallCaps w:val="0"/>
                  <w:strike w:val="0"/>
                  <w:color w:val="000000"/>
                  <w:sz w:val="22"/>
                  <w:szCs w:val="22"/>
                  <w:u w:val="none"/>
                  <w:shd w:val="clear" w:fill="auto"/>
                  <w:vertAlign w:val="baseline"/>
                </w:rPr>
              </w:rPrChange>
            </w:rPr>
          </w:pPr>
          <w:sdt>
            <w:sdtPr>
              <w:tag w:val="goog_rdk_118"/>
            </w:sdtPr>
            <w:sdtContent>
              <w:r w:rsidRPr="00000000" w:rsidDel="00000000" w:rsidR="00000000">
                <w:rPr>
                  <w:i w:val="0"/>
                  <w:smallCaps w:val="0"/>
                  <w:strike w:val="0"/>
                  <w:color w:val="000000"/>
                  <w:u w:val="none"/>
                  <w:shd w:val="clear" w:fill="auto"/>
                  <w:vertAlign w:val="baseline"/>
                  <w:rtl w:val="0"/>
                  <w:rPrChange w:date="2022-04-27T21:31:15Z" w:author="Vinícius Russi" w:id="1">
                    <w:rPr>
                      <w:i w:val="0"/>
                      <w:smallCaps w:val="0"/>
                      <w:strike w:val="0"/>
                      <w:color w:val="000000"/>
                      <w:sz w:val="22"/>
                      <w:szCs w:val="22"/>
                      <w:u w:val="none"/>
                      <w:shd w:val="clear" w:fill="auto"/>
                      <w:vertAlign w:val="baseline"/>
                    </w:rPr>
                  </w:rPrChange>
                </w:rPr>
                <w:t xml:space="preserve">Trabalho de Conclusão de Curso </w:t>
              </w:r>
            </w:sdtContent>
          </w:sdt>
        </w:p>
      </w:sdtContent>
    </w:sdt>
    <w:sdt>
      <w:sdtPr>
        <w:tag w:val="goog_rdk_121"/>
      </w:sdtPr>
      <w:sdtContent>
        <w:p w:rsidRPr="00000000" w:rsidDel="00000000" w:rsidRDefault="00000000" w:rsidR="00000000" w:rsidP="00000000" w14:paraId="00000036">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3969" w:right="0" w:hanging="3969"/>
            <w:jc w:val="right"/>
            <w:rPr>
              <w:i w:val="0"/>
              <w:smallCaps w:val="0"/>
              <w:strike w:val="0"/>
              <w:color w:val="000000"/>
              <w:u w:val="none"/>
              <w:shd w:val="clear" w:fill="auto"/>
              <w:vertAlign w:val="baseline"/>
              <w:rPrChange w:date="2022-04-27T21:31:15Z" w:author="Vinícius Russi" w:id="1">
                <w:rPr>
                  <w:i w:val="0"/>
                  <w:smallCaps w:val="0"/>
                  <w:strike w:val="0"/>
                  <w:color w:val="000000"/>
                  <w:sz w:val="22"/>
                  <w:szCs w:val="22"/>
                  <w:u w:val="none"/>
                  <w:shd w:val="clear" w:fill="auto"/>
                  <w:vertAlign w:val="baseline"/>
                </w:rPr>
              </w:rPrChange>
            </w:rPr>
          </w:pPr>
          <w:sdt>
            <w:sdtPr>
              <w:tag w:val="goog_rdk_120"/>
            </w:sdtPr>
            <w:sdtContent>
              <w:r w:rsidRPr="00000000" w:rsidDel="00000000" w:rsidR="00000000">
                <w:rPr>
                  <w:i w:val="0"/>
                  <w:smallCaps w:val="0"/>
                  <w:strike w:val="0"/>
                  <w:color w:val="000000"/>
                  <w:u w:val="none"/>
                  <w:shd w:val="clear" w:fill="auto"/>
                  <w:vertAlign w:val="baseline"/>
                  <w:rtl w:val="0"/>
                  <w:rPrChange w:date="2022-04-27T21:31:15Z" w:author="Vinícius Russi" w:id="1">
                    <w:rPr>
                      <w:i w:val="0"/>
                      <w:smallCaps w:val="0"/>
                      <w:strike w:val="0"/>
                      <w:color w:val="000000"/>
                      <w:sz w:val="22"/>
                      <w:szCs w:val="22"/>
                      <w:u w:val="none"/>
                      <w:shd w:val="clear" w:fill="auto"/>
                      <w:vertAlign w:val="baseline"/>
                    </w:rPr>
                  </w:rPrChange>
                </w:rPr>
                <w:t xml:space="preserve">apresentado à Banca Examinadora do Curso de </w:t>
              </w:r>
            </w:sdtContent>
          </w:sdt>
        </w:p>
      </w:sdtContent>
    </w:sdt>
    <w:sdt>
      <w:sdtPr>
        <w:tag w:val="goog_rdk_125"/>
      </w:sdtPr>
      <w:sdtContent>
        <w:p w:rsidRPr="00000000" w:rsidDel="00000000" w:rsidRDefault="00000000" w:rsidR="00000000" w:rsidP="00000000" w14:paraId="00000037">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3969" w:right="0" w:hanging="3969"/>
            <w:jc w:val="right"/>
            <w:rPr>
              <w:i w:val="0"/>
              <w:smallCaps w:val="0"/>
              <w:strike w:val="0"/>
              <w:color w:val="000000"/>
              <w:u w:val="none"/>
              <w:shd w:val="clear" w:fill="auto"/>
              <w:vertAlign w:val="baseline"/>
              <w:rPrChange w:date="2022-04-27T21:31:15Z" w:author="Vinícius Russi" w:id="1">
                <w:rPr>
                  <w:i w:val="0"/>
                  <w:smallCaps w:val="0"/>
                  <w:strike w:val="0"/>
                  <w:color w:val="000000"/>
                  <w:sz w:val="22"/>
                  <w:szCs w:val="22"/>
                  <w:u w:val="none"/>
                  <w:shd w:val="clear" w:fill="auto"/>
                  <w:vertAlign w:val="baseline"/>
                </w:rPr>
              </w:rPrChange>
            </w:rPr>
          </w:pPr>
          <w:sdt>
            <w:sdtPr>
              <w:tag w:val="goog_rdk_122"/>
            </w:sdtPr>
            <w:sdtContent>
              <w:r w:rsidRPr="00000000" w:rsidDel="00000000" w:rsidR="00000000">
                <w:rPr>
                  <w:i w:val="0"/>
                  <w:smallCaps w:val="0"/>
                  <w:strike w:val="0"/>
                  <w:color w:val="000000"/>
                  <w:u w:val="none"/>
                  <w:shd w:val="clear" w:fill="auto"/>
                  <w:vertAlign w:val="baseline"/>
                  <w:rtl w:val="0"/>
                  <w:rPrChange w:date="2022-04-27T21:31:15Z" w:author="Vinícius Russi" w:id="1">
                    <w:rPr>
                      <w:i w:val="0"/>
                      <w:smallCaps w:val="0"/>
                      <w:strike w:val="0"/>
                      <w:color w:val="000000"/>
                      <w:sz w:val="22"/>
                      <w:szCs w:val="22"/>
                      <w:u w:val="none"/>
                      <w:shd w:val="clear" w:fill="auto"/>
                      <w:vertAlign w:val="baseline"/>
                    </w:rPr>
                  </w:rPrChange>
                </w:rPr>
                <w:t xml:space="preserve">Pós Graduação MBA em </w:t>
              </w:r>
            </w:sdtContent>
          </w:sdt>
          <w:sdt>
            <w:sdtPr>
              <w:tag w:val="goog_rdk_123"/>
            </w:sdtPr>
            <w:sdtContent>
              <w:r w:rsidRPr="00000000" w:rsidDel="00000000" w:rsidR="00000000">
                <w:rPr>
                  <w:rtl w:val="0"/>
                  <w:rPrChange w:date="2022-04-27T21:31:15Z" w:author="Vinícius Russi" w:id="1">
                    <w:rPr>
                      <w:sz w:val="22"/>
                      <w:szCs w:val="22"/>
                    </w:rPr>
                  </w:rPrChange>
                </w:rPr>
                <w:t xml:space="preserve">Data Science</w:t>
              </w:r>
            </w:sdtContent>
          </w:sdt>
          <w:sdt>
            <w:sdtPr>
              <w:tag w:val="goog_rdk_124"/>
            </w:sdtPr>
            <w:sdtContent>
              <w:r w:rsidRPr="00000000" w:rsidDel="00000000" w:rsidR="00000000">
                <w:rPr>
                  <w:i w:val="0"/>
                  <w:smallCaps w:val="0"/>
                  <w:strike w:val="0"/>
                  <w:color w:val="000000"/>
                  <w:u w:val="none"/>
                  <w:shd w:val="clear" w:fill="auto"/>
                  <w:vertAlign w:val="baseline"/>
                  <w:rtl w:val="0"/>
                  <w:rPrChange w:date="2022-04-27T21:31:15Z" w:author="Vinícius Russi" w:id="1">
                    <w:rPr>
                      <w:i w:val="0"/>
                      <w:smallCaps w:val="0"/>
                      <w:strike w:val="0"/>
                      <w:color w:val="000000"/>
                      <w:sz w:val="22"/>
                      <w:szCs w:val="22"/>
                      <w:u w:val="none"/>
                      <w:shd w:val="clear" w:fill="auto"/>
                      <w:vertAlign w:val="baseline"/>
                    </w:rPr>
                  </w:rPrChange>
                </w:rPr>
                <w:t xml:space="preserve"> </w:t>
              </w:r>
            </w:sdtContent>
          </w:sdt>
        </w:p>
      </w:sdtContent>
    </w:sdt>
    <w:sdt>
      <w:sdtPr>
        <w:tag w:val="goog_rdk_127"/>
      </w:sdtPr>
      <w:sdtContent>
        <w:p w:rsidRPr="00000000" w:rsidDel="00000000" w:rsidRDefault="00000000" w:rsidR="00000000" w:rsidP="00000000" w14:paraId="00000038">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3969" w:right="0" w:hanging="3969"/>
            <w:jc w:val="right"/>
            <w:rPr>
              <w:i w:val="0"/>
              <w:smallCaps w:val="0"/>
              <w:strike w:val="0"/>
              <w:color w:val="000000"/>
              <w:u w:val="none"/>
              <w:shd w:val="clear" w:fill="auto"/>
              <w:vertAlign w:val="baseline"/>
              <w:rPrChange w:date="2022-04-27T21:31:15Z" w:author="Vinícius Russi" w:id="1">
                <w:rPr>
                  <w:i w:val="0"/>
                  <w:smallCaps w:val="0"/>
                  <w:strike w:val="0"/>
                  <w:color w:val="000000"/>
                  <w:sz w:val="22"/>
                  <w:szCs w:val="22"/>
                  <w:u w:val="none"/>
                  <w:shd w:val="clear" w:fill="auto"/>
                  <w:vertAlign w:val="baseline"/>
                </w:rPr>
              </w:rPrChange>
            </w:rPr>
          </w:pPr>
          <w:sdt>
            <w:sdtPr>
              <w:tag w:val="goog_rdk_126"/>
            </w:sdtPr>
            <w:sdtContent>
              <w:r w:rsidRPr="00000000" w:rsidDel="00000000" w:rsidR="00000000">
                <w:rPr>
                  <w:i w:val="0"/>
                  <w:smallCaps w:val="0"/>
                  <w:strike w:val="0"/>
                  <w:color w:val="000000"/>
                  <w:u w:val="none"/>
                  <w:shd w:val="clear" w:fill="auto"/>
                  <w:vertAlign w:val="baseline"/>
                  <w:rtl w:val="0"/>
                  <w:rPrChange w:date="2022-04-27T21:31:15Z" w:author="Vinícius Russi" w:id="1">
                    <w:rPr>
                      <w:i w:val="0"/>
                      <w:smallCaps w:val="0"/>
                      <w:strike w:val="0"/>
                      <w:color w:val="000000"/>
                      <w:sz w:val="22"/>
                      <w:szCs w:val="22"/>
                      <w:u w:val="none"/>
                      <w:shd w:val="clear" w:fill="auto"/>
                      <w:vertAlign w:val="baseline"/>
                    </w:rPr>
                  </w:rPrChange>
                </w:rPr>
                <w:t xml:space="preserve">da Faculdade de Tecnologia SENAI MT, </w:t>
              </w:r>
            </w:sdtContent>
          </w:sdt>
        </w:p>
      </w:sdtContent>
    </w:sdt>
    <w:sdt>
      <w:sdtPr>
        <w:tag w:val="goog_rdk_129"/>
      </w:sdtPr>
      <w:sdtContent>
        <w:p w:rsidRPr="00000000" w:rsidDel="00000000" w:rsidRDefault="00000000" w:rsidR="00000000" w:rsidP="00000000" w14:paraId="00000039">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3969" w:right="0" w:hanging="3969"/>
            <w:jc w:val="right"/>
            <w:rPr>
              <w:i w:val="0"/>
              <w:smallCaps w:val="0"/>
              <w:strike w:val="0"/>
              <w:color w:val="000000"/>
              <w:u w:val="none"/>
              <w:shd w:val="clear" w:fill="auto"/>
              <w:vertAlign w:val="baseline"/>
              <w:rPrChange w:date="2022-04-27T21:31:15Z" w:author="Vinícius Russi" w:id="1">
                <w:rPr>
                  <w:i w:val="0"/>
                  <w:smallCaps w:val="0"/>
                  <w:strike w:val="0"/>
                  <w:color w:val="000000"/>
                  <w:sz w:val="22"/>
                  <w:szCs w:val="22"/>
                  <w:u w:val="none"/>
                  <w:shd w:val="clear" w:fill="auto"/>
                  <w:vertAlign w:val="baseline"/>
                </w:rPr>
              </w:rPrChange>
            </w:rPr>
          </w:pPr>
          <w:sdt>
            <w:sdtPr>
              <w:tag w:val="goog_rdk_128"/>
            </w:sdtPr>
            <w:sdtContent>
              <w:r w:rsidRPr="00000000" w:rsidDel="00000000" w:rsidR="00000000">
                <w:rPr>
                  <w:i w:val="0"/>
                  <w:smallCaps w:val="0"/>
                  <w:strike w:val="0"/>
                  <w:color w:val="000000"/>
                  <w:u w:val="none"/>
                  <w:shd w:val="clear" w:fill="auto"/>
                  <w:vertAlign w:val="baseline"/>
                  <w:rtl w:val="0"/>
                  <w:rPrChange w:date="2022-04-27T21:31:15Z" w:author="Vinícius Russi" w:id="1">
                    <w:rPr>
                      <w:i w:val="0"/>
                      <w:smallCaps w:val="0"/>
                      <w:strike w:val="0"/>
                      <w:color w:val="000000"/>
                      <w:sz w:val="22"/>
                      <w:szCs w:val="22"/>
                      <w:u w:val="none"/>
                      <w:shd w:val="clear" w:fill="auto"/>
                      <w:vertAlign w:val="baseline"/>
                    </w:rPr>
                  </w:rPrChange>
                </w:rPr>
                <w:t xml:space="preserve">como requisito parcial para obtenção </w:t>
              </w:r>
            </w:sdtContent>
          </w:sdt>
        </w:p>
      </w:sdtContent>
    </w:sdt>
    <w:sdt>
      <w:sdtPr>
        <w:tag w:val="goog_rdk_132"/>
      </w:sdtPr>
      <w:sdtContent>
        <w:p w:rsidRPr="00000000" w:rsidDel="00000000" w:rsidRDefault="00000000" w:rsidR="00000000" w:rsidP="00000000" w14:paraId="0000003A">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3969" w:right="0" w:hanging="3969"/>
            <w:jc w:val="right"/>
            <w:rPr>
              <w:i w:val="1"/>
              <w:smallCaps w:val="0"/>
              <w:strike w:val="0"/>
              <w:color w:val="000000"/>
              <w:u w:val="none"/>
              <w:shd w:val="clear" w:fill="auto"/>
              <w:vertAlign w:val="baseline"/>
              <w:rPrChange w:date="2022-04-27T21:31:15Z" w:author="Vinícius Russi" w:id="1">
                <w:rPr>
                  <w:i w:val="1"/>
                  <w:smallCaps w:val="0"/>
                  <w:strike w:val="0"/>
                  <w:color w:val="000000"/>
                  <w:sz w:val="22"/>
                  <w:szCs w:val="22"/>
                  <w:u w:val="none"/>
                  <w:shd w:val="clear" w:fill="auto"/>
                  <w:vertAlign w:val="baseline"/>
                </w:rPr>
              </w:rPrChange>
            </w:rPr>
          </w:pPr>
          <w:sdt>
            <w:sdtPr>
              <w:tag w:val="goog_rdk_130"/>
            </w:sdtPr>
            <w:sdtContent>
              <w:r w:rsidRPr="00000000" w:rsidDel="00000000" w:rsidR="00000000">
                <w:rPr>
                  <w:i w:val="0"/>
                  <w:smallCaps w:val="0"/>
                  <w:strike w:val="0"/>
                  <w:color w:val="000000"/>
                  <w:u w:val="none"/>
                  <w:shd w:val="clear" w:fill="auto"/>
                  <w:vertAlign w:val="baseline"/>
                  <w:rtl w:val="0"/>
                  <w:rPrChange w:date="2022-04-27T21:31:15Z" w:author="Vinícius Russi" w:id="1">
                    <w:rPr>
                      <w:i w:val="0"/>
                      <w:smallCaps w:val="0"/>
                      <w:strike w:val="0"/>
                      <w:color w:val="000000"/>
                      <w:sz w:val="22"/>
                      <w:szCs w:val="22"/>
                      <w:u w:val="none"/>
                      <w:shd w:val="clear" w:fill="auto"/>
                      <w:vertAlign w:val="baseline"/>
                    </w:rPr>
                  </w:rPrChange>
                </w:rPr>
                <w:t xml:space="preserve">do grau de Especialista na área de Gestão e Administração</w:t>
              </w:r>
            </w:sdtContent>
          </w:sdt>
          <w:sdt>
            <w:sdtPr>
              <w:tag w:val="goog_rdk_131"/>
            </w:sdtPr>
            <w:sdtContent>
              <w:r w:rsidRPr="00000000" w:rsidDel="00000000" w:rsidR="00000000">
                <w:rPr>
                  <w:i w:val="1"/>
                  <w:smallCaps w:val="0"/>
                  <w:strike w:val="0"/>
                  <w:color w:val="000000"/>
                  <w:u w:val="none"/>
                  <w:shd w:val="clear" w:fill="auto"/>
                  <w:vertAlign w:val="baseline"/>
                  <w:rtl w:val="0"/>
                  <w:rPrChange w:date="2022-04-27T21:31:15Z" w:author="Vinícius Russi" w:id="1">
                    <w:rPr>
                      <w:i w:val="1"/>
                      <w:smallCaps w:val="0"/>
                      <w:strike w:val="0"/>
                      <w:color w:val="000000"/>
                      <w:sz w:val="22"/>
                      <w:szCs w:val="22"/>
                      <w:u w:val="none"/>
                      <w:shd w:val="clear" w:fill="auto"/>
                      <w:vertAlign w:val="baseline"/>
                    </w:rPr>
                  </w:rPrChange>
                </w:rPr>
                <w:t xml:space="preserve">.</w:t>
              </w:r>
            </w:sdtContent>
          </w:sdt>
        </w:p>
      </w:sdtContent>
    </w:sdt>
    <w:sdt>
      <w:sdtPr>
        <w:tag w:val="goog_rdk_134"/>
      </w:sdtPr>
      <w:sdtContent>
        <w:p w:rsidRPr="00000000" w:rsidDel="00000000" w:rsidRDefault="00000000" w:rsidR="00000000" w:rsidP="00000000" w14:paraId="0000003B">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3969" w:right="0" w:hanging="3969"/>
            <w:jc w:val="right"/>
            <w:rPr>
              <w:i w:val="1"/>
              <w:rPrChange w:date="2022-04-27T21:31:15Z" w:author="Vinícius Russi" w:id="1">
                <w:rPr>
                  <w:i w:val="1"/>
                  <w:sz w:val="22"/>
                  <w:szCs w:val="22"/>
                </w:rPr>
              </w:rPrChange>
            </w:rPr>
          </w:pPr>
          <w:sdt>
            <w:sdtPr>
              <w:tag w:val="goog_rdk_133"/>
            </w:sdtPr>
            <w:sdtContent>
              <w:r w:rsidRPr="00000000" w:rsidDel="00000000" w:rsidR="00000000">
                <w:rPr>
                  <w:rtl w:val="0"/>
                </w:rPr>
              </w:r>
            </w:sdtContent>
          </w:sdt>
        </w:p>
      </w:sdtContent>
    </w:sdt>
    <w:sdt>
      <w:sdtPr>
        <w:tag w:val="goog_rdk_136"/>
      </w:sdtPr>
      <w:sdtContent>
        <w:p w:rsidRPr="00000000" w:rsidDel="00000000" w:rsidRDefault="00000000" w:rsidR="00000000" w:rsidP="00000000" w14:paraId="0000003C">
          <w:pPr>
            <w:jc w:val="right"/>
            <w:rPr>
              <w:vertAlign w:val="baseline"/>
              <w:rPrChange w:date="2022-04-27T21:31:15Z" w:author="Vinícius Russi" w:id="1">
                <w:rPr>
                  <w:sz w:val="22"/>
                  <w:szCs w:val="22"/>
                  <w:vertAlign w:val="baseline"/>
                </w:rPr>
              </w:rPrChange>
            </w:rPr>
          </w:pPr>
          <w:sdt>
            <w:sdtPr>
              <w:tag w:val="goog_rdk_135"/>
            </w:sdtPr>
            <w:sdtContent>
              <w:r w:rsidRPr="00000000" w:rsidDel="00000000" w:rsidR="00000000">
                <w:rPr>
                  <w:rtl w:val="0"/>
                </w:rPr>
              </w:r>
            </w:sdtContent>
          </w:sdt>
        </w:p>
      </w:sdtContent>
    </w:sdt>
    <w:sdt>
      <w:sdtPr>
        <w:tag w:val="goog_rdk_140"/>
      </w:sdtPr>
      <w:sdtContent>
        <w:p w:rsidRPr="00000000" w:rsidDel="00000000" w:rsidRDefault="00000000" w:rsidR="00000000" w:rsidP="00000000" w14:paraId="0000003D">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3969" w:right="0" w:hanging="3969"/>
            <w:jc w:val="right"/>
            <w:rPr>
              <w:i w:val="0"/>
              <w:smallCaps w:val="0"/>
              <w:strike w:val="0"/>
              <w:color w:val="000000"/>
              <w:u w:val="none"/>
              <w:shd w:val="clear" w:fill="auto"/>
              <w:vertAlign w:val="baseline"/>
              <w:rPrChange w:date="2022-04-27T21:31:15Z" w:author="Vinícius Russi" w:id="1">
                <w:rPr>
                  <w:i w:val="0"/>
                  <w:smallCaps w:val="0"/>
                  <w:strike w:val="0"/>
                  <w:color w:val="000000"/>
                  <w:sz w:val="22"/>
                  <w:szCs w:val="22"/>
                  <w:u w:val="none"/>
                  <w:shd w:val="clear" w:fill="auto"/>
                  <w:vertAlign w:val="baseline"/>
                </w:rPr>
              </w:rPrChange>
            </w:rPr>
          </w:pPr>
          <w:sdt>
            <w:sdtPr>
              <w:tag w:val="goog_rdk_137"/>
            </w:sdtPr>
            <w:sdtContent>
              <w:r w:rsidRPr="00000000" w:rsidDel="00000000" w:rsidR="00000000">
                <w:rPr>
                  <w:i w:val="0"/>
                  <w:smallCaps w:val="0"/>
                  <w:strike w:val="0"/>
                  <w:color w:val="000000"/>
                  <w:u w:val="none"/>
                  <w:shd w:val="clear" w:fill="auto"/>
                  <w:vertAlign w:val="baseline"/>
                  <w:rtl w:val="0"/>
                  <w:rPrChange w:date="2022-04-27T21:31:15Z" w:author="Vinícius Russi" w:id="1">
                    <w:rPr>
                      <w:i w:val="0"/>
                      <w:smallCaps w:val="0"/>
                      <w:strike w:val="0"/>
                      <w:color w:val="000000"/>
                      <w:sz w:val="22"/>
                      <w:szCs w:val="22"/>
                      <w:u w:val="none"/>
                      <w:shd w:val="clear" w:fill="auto"/>
                      <w:vertAlign w:val="baseline"/>
                    </w:rPr>
                  </w:rPrChange>
                </w:rPr>
                <w:t xml:space="preserve">Aluno: </w:t>
              </w:r>
            </w:sdtContent>
          </w:sdt>
          <w:sdt>
            <w:sdtPr>
              <w:tag w:val="goog_rdk_138"/>
            </w:sdtPr>
            <w:sdtContent>
              <w:r w:rsidRPr="00000000" w:rsidDel="00000000" w:rsidR="00000000">
                <w:rPr>
                  <w:rtl w:val="0"/>
                  <w:rPrChange w:date="2022-04-27T21:31:15Z" w:author="Vinícius Russi" w:id="1">
                    <w:rPr>
                      <w:sz w:val="22"/>
                      <w:szCs w:val="22"/>
                    </w:rPr>
                  </w:rPrChange>
                </w:rPr>
                <w:t xml:space="preserve">Jean Carlos da Cruz</w:t>
              </w:r>
            </w:sdtContent>
          </w:sdt>
          <w:sdt>
            <w:sdtPr>
              <w:tag w:val="goog_rdk_139"/>
            </w:sdtPr>
            <w:sdtContent>
              <w:r w:rsidRPr="00000000" w:rsidDel="00000000" w:rsidR="00000000">
                <w:rPr>
                  <w:i w:val="0"/>
                  <w:smallCaps w:val="0"/>
                  <w:strike w:val="0"/>
                  <w:color w:val="000000"/>
                  <w:u w:val="none"/>
                  <w:shd w:val="clear" w:fill="auto"/>
                  <w:vertAlign w:val="baseline"/>
                  <w:rtl w:val="0"/>
                  <w:rPrChange w:date="2022-04-27T21:31:15Z" w:author="Vinícius Russi" w:id="1">
                    <w:rPr>
                      <w:i w:val="0"/>
                      <w:smallCaps w:val="0"/>
                      <w:strike w:val="0"/>
                      <w:color w:val="000000"/>
                      <w:sz w:val="22"/>
                      <w:szCs w:val="22"/>
                      <w:u w:val="none"/>
                      <w:shd w:val="clear" w:fill="auto"/>
                      <w:vertAlign w:val="baseline"/>
                    </w:rPr>
                  </w:rPrChange>
                </w:rPr>
                <w:br w:type="textWrapping"/>
              </w:r>
            </w:sdtContent>
          </w:sdt>
        </w:p>
      </w:sdtContent>
    </w:sdt>
    <w:sdt>
      <w:sdtPr>
        <w:tag w:val="goog_rdk_142"/>
      </w:sdtPr>
      <w:sdtContent>
        <w:p w:rsidRPr="00000000" w:rsidDel="00000000" w:rsidRDefault="00000000" w:rsidR="00000000" w:rsidP="00000000" w14:paraId="0000003E">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3969" w:right="0" w:hanging="3969"/>
            <w:jc w:val="right"/>
            <w:rPr>
              <w:rPrChange w:date="2022-04-27T21:31:15Z" w:author="Vinícius Russi" w:id="1">
                <w:rPr>
                  <w:sz w:val="22"/>
                  <w:szCs w:val="22"/>
                </w:rPr>
              </w:rPrChange>
            </w:rPr>
          </w:pPr>
          <w:sdt>
            <w:sdtPr>
              <w:tag w:val="goog_rdk_141"/>
            </w:sdtPr>
            <w:sdtContent>
              <w:r w:rsidRPr="00000000" w:rsidDel="00000000" w:rsidR="00000000">
                <w:rPr>
                  <w:rtl w:val="0"/>
                </w:rPr>
              </w:r>
            </w:sdtContent>
          </w:sdt>
        </w:p>
      </w:sdtContent>
    </w:sdt>
    <w:sdt>
      <w:sdtPr>
        <w:tag w:val="goog_rdk_144"/>
      </w:sdtPr>
      <w:sdtContent>
        <w:p w:rsidRPr="00000000" w:rsidDel="00000000" w:rsidRDefault="00000000" w:rsidR="00000000" w:rsidP="00000000" w14:paraId="0000003F">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right"/>
            <w:rPr>
              <w:i w:val="0"/>
              <w:smallCaps w:val="0"/>
              <w:strike w:val="0"/>
              <w:color w:val="000000"/>
              <w:u w:val="none"/>
              <w:shd w:val="clear" w:fill="auto"/>
              <w:vertAlign w:val="baseline"/>
              <w:rPrChange w:date="2022-04-27T21:31:15Z" w:author="Vinícius Russi" w:id="1">
                <w:rPr>
                  <w:i w:val="0"/>
                  <w:smallCaps w:val="0"/>
                  <w:strike w:val="0"/>
                  <w:color w:val="000000"/>
                  <w:sz w:val="22"/>
                  <w:szCs w:val="22"/>
                  <w:u w:val="none"/>
                  <w:shd w:val="clear" w:fill="auto"/>
                  <w:vertAlign w:val="baseline"/>
                </w:rPr>
              </w:rPrChange>
            </w:rPr>
          </w:pPr>
          <w:sdt>
            <w:sdtPr>
              <w:tag w:val="goog_rdk_143"/>
            </w:sdtPr>
            <w:sdtContent>
              <w:r w:rsidRPr="00000000" w:rsidDel="00000000" w:rsidR="00000000">
                <w:rPr>
                  <w:i w:val="0"/>
                  <w:smallCaps w:val="0"/>
                  <w:strike w:val="0"/>
                  <w:color w:val="000000"/>
                  <w:u w:val="none"/>
                  <w:shd w:val="clear" w:fill="auto"/>
                  <w:vertAlign w:val="baseline"/>
                  <w:rtl w:val="0"/>
                  <w:rPrChange w:date="2022-04-27T21:31:15Z" w:author="Vinícius Russi" w:id="1">
                    <w:rPr>
                      <w:i w:val="0"/>
                      <w:smallCaps w:val="0"/>
                      <w:strike w:val="0"/>
                      <w:color w:val="000000"/>
                      <w:sz w:val="22"/>
                      <w:szCs w:val="22"/>
                      <w:u w:val="none"/>
                      <w:shd w:val="clear" w:fill="auto"/>
                      <w:vertAlign w:val="baseline"/>
                    </w:rPr>
                  </w:rPrChange>
                </w:rPr>
                <w:t xml:space="preserve">Orientador: Denise Prado Kronbauer</w:t>
              </w:r>
            </w:sdtContent>
          </w:sdt>
        </w:p>
      </w:sdtContent>
    </w:sdt>
    <w:sdt>
      <w:sdtPr>
        <w:tag w:val="goog_rdk_146"/>
      </w:sdtPr>
      <w:sdtContent>
        <w:p w:rsidRPr="00000000" w:rsidDel="00000000" w:rsidRDefault="00000000" w:rsidR="00000000" w:rsidP="00000000" w14:paraId="0000004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3969" w:right="0" w:hanging="3969"/>
            <w:jc w:val="left"/>
            <w:rPr>
              <w:i w:val="0"/>
              <w:smallCaps w:val="0"/>
              <w:strike w:val="0"/>
              <w:color w:val="000000"/>
              <w:u w:val="none"/>
              <w:shd w:val="clear" w:fill="auto"/>
              <w:vertAlign w:val="baseline"/>
              <w:rPrChange w:date="2022-04-27T21:31:15Z" w:author="Vinícius Russi" w:id="1">
                <w:rPr>
                  <w:i w:val="0"/>
                  <w:smallCaps w:val="0"/>
                  <w:strike w:val="0"/>
                  <w:color w:val="000000"/>
                  <w:sz w:val="22"/>
                  <w:szCs w:val="22"/>
                  <w:u w:val="none"/>
                  <w:shd w:val="clear" w:fill="auto"/>
                  <w:vertAlign w:val="baseline"/>
                </w:rPr>
              </w:rPrChange>
            </w:rPr>
          </w:pPr>
          <w:sdt>
            <w:sdtPr>
              <w:tag w:val="goog_rdk_145"/>
            </w:sdtPr>
            <w:sdtContent>
              <w:r w:rsidRPr="00000000" w:rsidDel="00000000" w:rsidR="00000000">
                <w:rPr>
                  <w:rtl w:val="0"/>
                </w:rPr>
              </w:r>
            </w:sdtContent>
          </w:sdt>
        </w:p>
      </w:sdtContent>
    </w:sdt>
    <w:sdt>
      <w:sdtPr>
        <w:tag w:val="goog_rdk_148"/>
      </w:sdtPr>
      <w:sdtContent>
        <w:p w:rsidRPr="00000000" w:rsidDel="00000000" w:rsidRDefault="00000000" w:rsidR="00000000" w:rsidP="00000000" w14:paraId="00000041">
          <w:pPr>
            <w:ind w:left="0" w:firstLine="0"/>
            <w:jc w:val="left"/>
            <w:rPr>
              <w:rPrChange w:date="2022-04-27T21:31:15Z" w:author="Vinícius Russi" w:id="1">
                <w:rPr>
                  <w:sz w:val="22"/>
                  <w:szCs w:val="22"/>
                </w:rPr>
              </w:rPrChange>
            </w:rPr>
          </w:pPr>
          <w:sdt>
            <w:sdtPr>
              <w:tag w:val="goog_rdk_147"/>
            </w:sdtPr>
            <w:sdtContent>
              <w:r w:rsidRPr="00000000" w:rsidDel="00000000" w:rsidR="00000000">
                <w:rPr>
                  <w:rtl w:val="0"/>
                </w:rPr>
              </w:r>
            </w:sdtContent>
          </w:sdt>
        </w:p>
      </w:sdtContent>
    </w:sdt>
    <w:sdt>
      <w:sdtPr>
        <w:tag w:val="goog_rdk_150"/>
      </w:sdtPr>
      <w:sdtContent>
        <w:p w:rsidRPr="00000000" w:rsidDel="00000000" w:rsidRDefault="00000000" w:rsidR="00000000" w:rsidP="00000000" w14:paraId="00000042">
          <w:pPr>
            <w:ind w:left="0" w:firstLine="0"/>
            <w:jc w:val="left"/>
            <w:rPr>
              <w:rPrChange w:date="2022-04-27T21:31:15Z" w:author="Vinícius Russi" w:id="1">
                <w:rPr>
                  <w:sz w:val="22"/>
                  <w:szCs w:val="22"/>
                </w:rPr>
              </w:rPrChange>
            </w:rPr>
          </w:pPr>
          <w:sdt>
            <w:sdtPr>
              <w:tag w:val="goog_rdk_149"/>
            </w:sdtPr>
            <w:sdtContent>
              <w:r w:rsidRPr="00000000" w:rsidDel="00000000" w:rsidR="00000000">
                <w:rPr>
                  <w:rtl w:val="0"/>
                </w:rPr>
              </w:r>
            </w:sdtContent>
          </w:sdt>
        </w:p>
      </w:sdtContent>
    </w:sdt>
    <w:sdt>
      <w:sdtPr>
        <w:tag w:val="goog_rdk_152"/>
      </w:sdtPr>
      <w:sdtContent>
        <w:p w:rsidRPr="00000000" w:rsidDel="00000000" w:rsidRDefault="00000000" w:rsidR="00000000" w:rsidP="00000000" w14:paraId="00000043">
          <w:pPr>
            <w:ind w:left="0" w:firstLine="0"/>
            <w:jc w:val="left"/>
            <w:rPr>
              <w:rPrChange w:date="2022-04-27T21:31:15Z" w:author="Vinícius Russi" w:id="1">
                <w:rPr>
                  <w:sz w:val="22"/>
                  <w:szCs w:val="22"/>
                </w:rPr>
              </w:rPrChange>
            </w:rPr>
          </w:pPr>
          <w:sdt>
            <w:sdtPr>
              <w:tag w:val="goog_rdk_151"/>
            </w:sdtPr>
            <w:sdtContent>
              <w:r w:rsidRPr="00000000" w:rsidDel="00000000" w:rsidR="00000000">
                <w:rPr>
                  <w:rtl w:val="0"/>
                </w:rPr>
              </w:r>
            </w:sdtContent>
          </w:sdt>
        </w:p>
      </w:sdtContent>
    </w:sdt>
    <w:sdt>
      <w:sdtPr>
        <w:tag w:val="goog_rdk_154"/>
      </w:sdtPr>
      <w:sdtContent>
        <w:p w:rsidRPr="00000000" w:rsidDel="00000000" w:rsidRDefault="00000000" w:rsidR="00000000" w:rsidP="00000000" w14:paraId="00000044">
          <w:pPr>
            <w:ind w:left="0" w:firstLine="0"/>
            <w:jc w:val="left"/>
            <w:rPr>
              <w:rPrChange w:date="2022-04-27T21:31:15Z" w:author="Vinícius Russi" w:id="1">
                <w:rPr>
                  <w:sz w:val="22"/>
                  <w:szCs w:val="22"/>
                </w:rPr>
              </w:rPrChange>
            </w:rPr>
          </w:pPr>
          <w:sdt>
            <w:sdtPr>
              <w:tag w:val="goog_rdk_153"/>
            </w:sdtPr>
            <w:sdtContent>
              <w:r w:rsidRPr="00000000" w:rsidDel="00000000" w:rsidR="00000000">
                <w:rPr>
                  <w:rtl w:val="0"/>
                </w:rPr>
              </w:r>
            </w:sdtContent>
          </w:sdt>
        </w:p>
      </w:sdtContent>
    </w:sdt>
    <w:sdt>
      <w:sdtPr>
        <w:tag w:val="goog_rdk_156"/>
      </w:sdtPr>
      <w:sdtContent>
        <w:p w:rsidRPr="00000000" w:rsidDel="00000000" w:rsidRDefault="00000000" w:rsidR="00000000" w:rsidP="00000000" w14:paraId="00000045">
          <w:pPr>
            <w:ind w:left="0" w:firstLine="0"/>
            <w:jc w:val="left"/>
            <w:rPr>
              <w:rPrChange w:date="2022-04-27T21:31:15Z" w:author="Vinícius Russi" w:id="1">
                <w:rPr>
                  <w:sz w:val="22"/>
                  <w:szCs w:val="22"/>
                </w:rPr>
              </w:rPrChange>
            </w:rPr>
          </w:pPr>
          <w:sdt>
            <w:sdtPr>
              <w:tag w:val="goog_rdk_155"/>
            </w:sdtPr>
            <w:sdtContent>
              <w:r w:rsidRPr="00000000" w:rsidDel="00000000" w:rsidR="00000000">
                <w:rPr>
                  <w:rtl w:val="0"/>
                </w:rPr>
              </w:r>
            </w:sdtContent>
          </w:sdt>
        </w:p>
      </w:sdtContent>
    </w:sdt>
    <w:sdt>
      <w:sdtPr>
        <w:tag w:val="goog_rdk_158"/>
      </w:sdtPr>
      <w:sdtContent>
        <w:p w:rsidRPr="00000000" w:rsidDel="00000000" w:rsidRDefault="00000000" w:rsidR="00000000" w:rsidP="00000000" w14:paraId="00000046">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b w:val="1"/>
              <w:i w:val="0"/>
              <w:smallCaps w:val="1"/>
              <w:strike w:val="0"/>
              <w:color w:val="000000"/>
              <w:u w:val="none"/>
              <w:shd w:val="clear" w:fill="auto"/>
              <w:vertAlign w:val="baseline"/>
              <w:rPrChange w:date="2022-04-27T21:31:15Z" w:author="Vinícius Russi" w:id="1">
                <w:rPr>
                  <w:b w:val="1"/>
                  <w:i w:val="0"/>
                  <w:smallCaps w:val="1"/>
                  <w:strike w:val="0"/>
                  <w:color w:val="000000"/>
                  <w:sz w:val="22"/>
                  <w:szCs w:val="22"/>
                  <w:u w:val="none"/>
                  <w:shd w:val="clear" w:fill="auto"/>
                  <w:vertAlign w:val="baseline"/>
                </w:rPr>
              </w:rPrChange>
            </w:rPr>
          </w:pPr>
          <w:sdt>
            <w:sdtPr>
              <w:tag w:val="goog_rdk_157"/>
            </w:sdtPr>
            <w:sdtContent>
              <w:r w:rsidRPr="00000000" w:rsidDel="00000000" w:rsidR="00000000">
                <w:rPr>
                  <w:rtl w:val="0"/>
                </w:rPr>
              </w:r>
            </w:sdtContent>
          </w:sdt>
        </w:p>
      </w:sdtContent>
    </w:sdt>
    <w:sdt>
      <w:sdtPr>
        <w:tag w:val="goog_rdk_160"/>
      </w:sdtPr>
      <w:sdtContent>
        <w:p w:rsidRPr="00000000" w:rsidDel="00000000" w:rsidRDefault="00000000" w:rsidR="00000000" w:rsidP="00000000" w14:paraId="00000047">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b w:val="1"/>
              <w:i w:val="0"/>
              <w:smallCaps w:val="1"/>
              <w:strike w:val="0"/>
              <w:color w:val="000000"/>
              <w:u w:val="none"/>
              <w:shd w:val="clear" w:fill="auto"/>
              <w:vertAlign w:val="baseline"/>
              <w:rPrChange w:date="2022-04-27T21:31:15Z" w:author="Vinícius Russi" w:id="1">
                <w:rPr>
                  <w:b w:val="1"/>
                  <w:i w:val="0"/>
                  <w:smallCaps w:val="1"/>
                  <w:strike w:val="0"/>
                  <w:color w:val="000000"/>
                  <w:sz w:val="22"/>
                  <w:szCs w:val="22"/>
                  <w:u w:val="none"/>
                  <w:shd w:val="clear" w:fill="auto"/>
                  <w:vertAlign w:val="baseline"/>
                </w:rPr>
              </w:rPrChange>
            </w:rPr>
          </w:pPr>
          <w:sdt>
            <w:sdtPr>
              <w:tag w:val="goog_rdk_159"/>
            </w:sdtPr>
            <w:sdtContent>
              <w:r w:rsidRPr="00000000" w:rsidDel="00000000" w:rsidR="00000000">
                <w:rPr>
                  <w:b w:val="1"/>
                  <w:i w:val="0"/>
                  <w:smallCaps w:val="1"/>
                  <w:strike w:val="0"/>
                  <w:color w:val="000000"/>
                  <w:u w:val="none"/>
                  <w:shd w:val="clear" w:fill="auto"/>
                  <w:vertAlign w:val="baseline"/>
                  <w:rtl w:val="0"/>
                  <w:rPrChange w:date="2022-04-27T21:31:15Z" w:author="Vinícius Russi" w:id="1">
                    <w:rPr>
                      <w:b w:val="1"/>
                      <w:i w:val="0"/>
                      <w:smallCaps w:val="1"/>
                      <w:strike w:val="0"/>
                      <w:color w:val="000000"/>
                      <w:sz w:val="22"/>
                      <w:szCs w:val="22"/>
                      <w:u w:val="none"/>
                      <w:shd w:val="clear" w:fill="auto"/>
                      <w:vertAlign w:val="baseline"/>
                    </w:rPr>
                  </w:rPrChange>
                </w:rPr>
                <w:t xml:space="preserve">CUIABÁ-MT</w:t>
              </w:r>
            </w:sdtContent>
          </w:sdt>
        </w:p>
      </w:sdtContent>
    </w:sdt>
    <w:sdt>
      <w:sdtPr>
        <w:tag w:val="goog_rdk_164"/>
      </w:sdtPr>
      <w:sdtContent>
        <w:p w:rsidRPr="00000000" w:rsidDel="00000000" w:rsidRDefault="00000000" w:rsidR="00000000" w:rsidP="00000000" w14:paraId="00000048">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b w:val="1"/>
              <w:i w:val="0"/>
              <w:smallCaps w:val="1"/>
              <w:strike w:val="0"/>
              <w:color w:val="000000"/>
              <w:u w:val="none"/>
              <w:shd w:val="clear" w:fill="auto"/>
              <w:vertAlign w:val="baseline"/>
              <w:rPrChange w:date="2022-04-27T21:31:15Z" w:author="Vinícius Russi" w:id="1">
                <w:rPr>
                  <w:b w:val="1"/>
                  <w:i w:val="0"/>
                  <w:smallCaps w:val="1"/>
                  <w:strike w:val="0"/>
                  <w:color w:val="000000"/>
                  <w:sz w:val="22"/>
                  <w:szCs w:val="22"/>
                  <w:u w:val="none"/>
                  <w:shd w:val="clear" w:fill="auto"/>
                  <w:vertAlign w:val="baseline"/>
                </w:rPr>
              </w:rPrChange>
            </w:rPr>
            <w:sectPr>
              <w:headerReference r:id="rId10" w:type="default"/>
              <w:pgSz w:w="11906" w:orient="portrait" w:h="16838"/>
              <w:pgMar w:bottom="1133.8582677165355" w:left="1700.7874015748032" w:footer="1134" w:top="1700.7874015748032" w:right="1133.8582677165355" w:header="1134"/>
              <w:pgNumType w:start="1"/>
              <w:sectPrChange w:date="2022-04-27T21:31:06Z" w:author="Vinícius Russi" w:id="0">
                <w:sectPr w:rsidRPr="000000" w:rsidDel="000000" w:rsidR="000000" w:rsidSect="000000">
                  <w:pgMar w:bottom="1134" w:left="1701" w:footer="1134" w:top="1701" w:right="1134" w:header="1134"/>
                  <w:pgNumType w:start="1"/>
                  <w:pgSz w:w="11906" w:orient="portrait" w:h="16838"/>
                </w:sectPr>
              </w:sectPrChange>
            </w:sectPr>
          </w:pPr>
          <w:sdt>
            <w:sdtPr>
              <w:tag w:val="goog_rdk_161"/>
            </w:sdtPr>
            <w:sdtContent>
              <w:r w:rsidRPr="00000000" w:rsidDel="00000000" w:rsidR="00000000">
                <w:rPr>
                  <w:b w:val="1"/>
                  <w:i w:val="0"/>
                  <w:smallCaps w:val="1"/>
                  <w:strike w:val="0"/>
                  <w:color w:val="000000"/>
                  <w:u w:val="none"/>
                  <w:shd w:val="clear" w:fill="auto"/>
                  <w:vertAlign w:val="baseline"/>
                  <w:rtl w:val="0"/>
                  <w:rPrChange w:date="2022-04-27T21:31:15Z" w:author="Vinícius Russi" w:id="1">
                    <w:rPr>
                      <w:b w:val="1"/>
                      <w:i w:val="0"/>
                      <w:smallCaps w:val="1"/>
                      <w:strike w:val="0"/>
                      <w:color w:val="000000"/>
                      <w:sz w:val="22"/>
                      <w:szCs w:val="22"/>
                      <w:u w:val="none"/>
                      <w:shd w:val="clear" w:fill="auto"/>
                      <w:vertAlign w:val="baseline"/>
                    </w:rPr>
                  </w:rPrChange>
                </w:rPr>
                <w:t xml:space="preserve">20</w:t>
              </w:r>
            </w:sdtContent>
          </w:sdt>
          <w:sdt>
            <w:sdtPr>
              <w:tag w:val="goog_rdk_162"/>
            </w:sdtPr>
            <w:sdtContent>
              <w:r w:rsidRPr="00000000" w:rsidDel="00000000" w:rsidR="00000000">
                <w:rPr>
                  <w:b w:val="1"/>
                  <w:smallCaps w:val="1"/>
                  <w:rtl w:val="0"/>
                  <w:rPrChange w:date="2022-04-27T21:31:15Z" w:author="Vinícius Russi" w:id="1">
                    <w:rPr>
                      <w:b w:val="1"/>
                      <w:smallCaps w:val="1"/>
                      <w:sz w:val="22"/>
                      <w:szCs w:val="22"/>
                    </w:rPr>
                  </w:rPrChange>
                </w:rPr>
                <w:t xml:space="preserve">22</w:t>
              </w:r>
            </w:sdtContent>
          </w:sdt>
          <w:sdt>
            <w:sdtPr>
              <w:tag w:val="goog_rdk_163"/>
            </w:sdtPr>
            <w:sdtContent>
              <w:r w:rsidRPr="00000000" w:rsidDel="00000000" w:rsidR="00000000">
                <w:rPr>
                  <w:rtl w:val="0"/>
                </w:rPr>
              </w:r>
            </w:sdtContent>
          </w:sdt>
        </w:p>
      </w:sdtContent>
    </w:sdt>
    <w:sdt>
      <w:sdtPr>
        <w:tag w:val="goog_rdk_166"/>
      </w:sdtPr>
      <w:sdtContent>
        <w:p w:rsidRPr="00000000" w:rsidDel="00000000" w:rsidRDefault="00000000" w:rsidR="00000000" w:rsidP="00000000" w14:paraId="00000049">
          <w:pPr>
            <w:ind w:left="0" w:firstLine="0"/>
            <w:rPr>
              <w:vertAlign w:val="baseline"/>
              <w:rPrChange w:date="2022-04-27T21:31:15Z" w:author="Vinícius Russi" w:id="1">
                <w:rPr>
                  <w:sz w:val="22"/>
                  <w:szCs w:val="22"/>
                  <w:vertAlign w:val="baseline"/>
                </w:rPr>
              </w:rPrChange>
            </w:rPr>
          </w:pPr>
          <w:sdt>
            <w:sdtPr>
              <w:tag w:val="goog_rdk_165"/>
            </w:sdtPr>
            <w:sdtContent>
              <w:r w:rsidRPr="00000000" w:rsidDel="00000000" w:rsidR="00000000">
                <w:rPr>
                  <w:rtl w:val="0"/>
                </w:rPr>
              </w:r>
            </w:sdtContent>
          </w:sdt>
        </w:p>
      </w:sdtContent>
    </w:sdt>
    <w:sdt>
      <w:sdtPr>
        <w:tag w:val="goog_rdk_168"/>
      </w:sdtPr>
      <w:sdtContent>
        <w:p w:rsidRPr="00000000" w:rsidDel="00000000" w:rsidRDefault="00000000" w:rsidR="00000000" w:rsidP="00000000" w14:paraId="0000004A">
          <w:pPr>
            <w:ind w:left="-624" w:firstLine="624"/>
            <w:rPr>
              <w:vertAlign w:val="baseline"/>
              <w:rPrChange w:date="2022-04-27T21:31:15Z" w:author="Vinícius Russi" w:id="1">
                <w:rPr>
                  <w:sz w:val="22"/>
                  <w:szCs w:val="22"/>
                  <w:vertAlign w:val="baseline"/>
                </w:rPr>
              </w:rPrChange>
            </w:rPr>
          </w:pPr>
          <w:r w:rsidRPr="00000000" w:rsidDel="00000000" w:rsidR="00000000">
            <w:rPr>
              <w:sz w:val="22"/>
              <w:szCs w:val="22"/>
              <w:vertAlign w:val="baseline"/>
            </w:rPr>
            <w:drawing>
              <wp:inline distL="114300" distT="0" distB="0" distR="114300">
                <wp:extent cx="5885180" cy="671195"/>
                <wp:effectExtent b="0" r="0" t="0" l="0"/>
                <wp:docPr name="image16.png" id="1053"/>
                <a:graphic>
                  <a:graphicData uri="http://schemas.openxmlformats.org/drawingml/2006/picture">
                    <pic:pic>
                      <pic:nvPicPr>
                        <pic:cNvPr name="image16.png" id="0"/>
                        <pic:cNvPicPr preferRelativeResize="0"/>
                      </pic:nvPicPr>
                      <pic:blipFill>
                        <a:blip r:embed="rId11"/>
                        <a:srcRect b="0" r="0" t="0" l="0"/>
                        <a:stretch>
                          <a:fillRect/>
                        </a:stretch>
                      </pic:blipFill>
                      <pic:spPr>
                        <a:xfrm>
                          <a:off x="0" y="0"/>
                          <a:ext cx="5885180" cy="671195"/>
                        </a:xfrm>
                        <a:prstGeom prst="rect"/>
                        <a:ln/>
                      </pic:spPr>
                    </pic:pic>
                  </a:graphicData>
                </a:graphic>
              </wp:inline>
            </w:drawing>
          </w:r>
          <w:sdt>
            <w:sdtPr>
              <w:tag w:val="goog_rdk_167"/>
            </w:sdtPr>
            <w:sdtContent>
              <w:r w:rsidRPr="00000000" w:rsidDel="00000000" w:rsidR="00000000">
                <w:rPr>
                  <w:rtl w:val="0"/>
                </w:rPr>
              </w:r>
            </w:sdtContent>
          </w:sdt>
        </w:p>
      </w:sdtContent>
    </w:sdt>
    <w:sdt>
      <w:sdtPr>
        <w:tag w:val="goog_rdk_170"/>
      </w:sdtPr>
      <w:sdtContent>
        <w:p w:rsidRPr="00000000" w:rsidDel="00000000" w:rsidRDefault="00000000" w:rsidR="00000000" w:rsidP="00000000" w14:paraId="0000004B">
          <w:pPr>
            <w:ind w:left="-624" w:firstLine="851"/>
            <w:rPr>
              <w:vertAlign w:val="baseline"/>
              <w:rPrChange w:date="2022-04-27T21:31:15Z" w:author="Vinícius Russi" w:id="1">
                <w:rPr>
                  <w:sz w:val="18"/>
                  <w:szCs w:val="18"/>
                  <w:vertAlign w:val="baseline"/>
                </w:rPr>
              </w:rPrChange>
            </w:rPr>
          </w:pPr>
          <w:sdt>
            <w:sdtPr>
              <w:tag w:val="goog_rdk_169"/>
            </w:sdtPr>
            <w:sdtContent>
              <w:r w:rsidRPr="00000000" w:rsidDel="00000000" w:rsidR="00000000">
                <w:rPr>
                  <w:rtl w:val="0"/>
                </w:rPr>
              </w:r>
            </w:sdtContent>
          </w:sdt>
        </w:p>
      </w:sdtContent>
    </w:sdt>
    <w:sdt>
      <w:sdtPr>
        <w:tag w:val="goog_rdk_173"/>
      </w:sdtPr>
      <w:sdtContent>
        <w:p w:rsidRPr="00000000" w:rsidDel="00000000" w:rsidRDefault="00000000" w:rsidR="00000000" w:rsidP="00000000" w14:paraId="0000004C">
          <w:pPr>
            <w:shd w:val="clear" w:fill="f2f2f2"/>
            <w:jc w:val="center"/>
            <w:rPr>
              <w:vertAlign w:val="baseline"/>
              <w:rPrChange w:date="2022-04-27T21:31:15Z" w:author="Vinícius Russi" w:id="1">
                <w:rPr>
                  <w:sz w:val="18"/>
                  <w:szCs w:val="18"/>
                  <w:vertAlign w:val="baseline"/>
                </w:rPr>
              </w:rPrChange>
            </w:rPr>
          </w:pPr>
          <w:sdt>
            <w:sdtPr>
              <w:tag w:val="goog_rdk_171"/>
            </w:sdtPr>
            <w:sdtContent>
              <w:r w:rsidRPr="00000000" w:rsidDel="00000000" w:rsidR="00000000">
                <w:rPr>
                  <w:b w:val="1"/>
                  <w:vertAlign w:val="baseline"/>
                  <w:rtl w:val="0"/>
                  <w:rPrChange w:date="2022-04-27T21:31:15Z" w:author="Vinícius Russi" w:id="1">
                    <w:rPr>
                      <w:b w:val="1"/>
                      <w:sz w:val="18"/>
                      <w:szCs w:val="18"/>
                      <w:vertAlign w:val="baseline"/>
                    </w:rPr>
                  </w:rPrChange>
                </w:rPr>
                <w:t xml:space="preserve">TRABALHO DE CONCLUSÃO DE CURSO</w:t>
              </w:r>
            </w:sdtContent>
          </w:sdt>
          <w:sdt>
            <w:sdtPr>
              <w:tag w:val="goog_rdk_172"/>
            </w:sdtPr>
            <w:sdtContent>
              <w:r w:rsidRPr="00000000" w:rsidDel="00000000" w:rsidR="00000000">
                <w:rPr>
                  <w:rtl w:val="0"/>
                </w:rPr>
              </w:r>
            </w:sdtContent>
          </w:sdt>
        </w:p>
      </w:sdtContent>
    </w:sdt>
    <w:sdt>
      <w:sdtPr>
        <w:tag w:val="goog_rdk_175"/>
      </w:sdtPr>
      <w:sdtContent>
        <w:p w:rsidRPr="00000000" w:rsidDel="00000000" w:rsidRDefault="00000000" w:rsidR="00000000" w:rsidP="00000000" w14:paraId="0000004D">
          <w:pPr>
            <w:spacing w:before="120" w:after="120" w:lineRule="auto"/>
            <w:rPr>
              <w:vertAlign w:val="baseline"/>
              <w:rPrChange w:date="2022-04-27T21:31:15Z" w:author="Vinícius Russi" w:id="1">
                <w:rPr>
                  <w:sz w:val="18"/>
                  <w:szCs w:val="18"/>
                  <w:vertAlign w:val="baseline"/>
                </w:rPr>
              </w:rPrChange>
            </w:rPr>
          </w:pPr>
          <w:sdt>
            <w:sdtPr>
              <w:tag w:val="goog_rdk_174"/>
            </w:sdtPr>
            <w:sdtContent>
              <w:r w:rsidRPr="00000000" w:rsidDel="00000000" w:rsidR="00000000">
                <w:rPr>
                  <w:rtl w:val="0"/>
                </w:rPr>
              </w:r>
            </w:sdtContent>
          </w:sdt>
        </w:p>
      </w:sdtContent>
    </w:sdt>
    <w:sdt>
      <w:sdtPr>
        <w:tag w:val="goog_rdk_177"/>
      </w:sdtPr>
      <w:sdtContent>
        <w:p w:rsidRPr="00000000" w:rsidDel="00000000" w:rsidRDefault="00000000" w:rsidR="00000000" w:rsidP="00000000" w14:paraId="0000004E">
          <w:pPr>
            <w:spacing w:before="120" w:after="120" w:lineRule="auto"/>
            <w:rPr>
              <w:vertAlign w:val="baseline"/>
              <w:rPrChange w:date="2022-04-27T21:31:15Z" w:author="Vinícius Russi" w:id="1">
                <w:rPr>
                  <w:sz w:val="18"/>
                  <w:szCs w:val="18"/>
                  <w:vertAlign w:val="baseline"/>
                </w:rPr>
              </w:rPrChange>
            </w:rPr>
          </w:pPr>
          <w:sdt>
            <w:sdtPr>
              <w:tag w:val="goog_rdk_176"/>
            </w:sdtPr>
            <w:sdtContent>
              <w:r w:rsidRPr="00000000" w:rsidDel="00000000" w:rsidR="00000000">
                <w:rPr>
                  <w:rtl w:val="0"/>
                </w:rPr>
              </w:r>
            </w:sdtContent>
          </w:sdt>
        </w:p>
      </w:sdtContent>
    </w:sdt>
    <w:sdt>
      <w:sdtPr>
        <w:tag w:val="goog_rdk_179"/>
      </w:sdtPr>
      <w:sdtContent>
        <w:p w:rsidRPr="00000000" w:rsidDel="00000000" w:rsidRDefault="00000000" w:rsidR="00000000" w:rsidP="00000000" w14:paraId="0000004F">
          <w:pPr>
            <w:spacing w:before="120" w:after="120" w:lineRule="auto"/>
            <w:ind w:hanging="14"/>
            <w:rPr>
              <w:vertAlign w:val="baseline"/>
              <w:rPrChange w:date="2022-04-27T21:31:15Z" w:author="Vinícius Russi" w:id="1">
                <w:rPr>
                  <w:sz w:val="18"/>
                  <w:szCs w:val="18"/>
                  <w:vertAlign w:val="baseline"/>
                </w:rPr>
              </w:rPrChange>
            </w:rPr>
          </w:pPr>
          <w:sdt>
            <w:sdtPr>
              <w:tag w:val="goog_rdk_178"/>
            </w:sdtPr>
            <w:sdtContent>
              <w:r w:rsidRPr="00000000" w:rsidDel="00000000" w:rsidR="00000000">
                <w:rPr>
                  <w:vertAlign w:val="baseline"/>
                  <w:rtl w:val="0"/>
                  <w:rPrChange w:date="2022-04-27T21:31:15Z" w:author="Vinícius Russi" w:id="1">
                    <w:rPr>
                      <w:sz w:val="18"/>
                      <w:szCs w:val="18"/>
                      <w:vertAlign w:val="baseline"/>
                    </w:rPr>
                  </w:rPrChange>
                </w:rPr>
                <w:t xml:space="preserve">ESTUDANTE:_______________________________________________________________</w:t>
              </w:r>
            </w:sdtContent>
          </w:sdt>
        </w:p>
      </w:sdtContent>
    </w:sdt>
    <w:sdt>
      <w:sdtPr>
        <w:tag w:val="goog_rdk_181"/>
      </w:sdtPr>
      <w:sdtContent>
        <w:p w:rsidRPr="00000000" w:rsidDel="00000000" w:rsidRDefault="00000000" w:rsidR="00000000" w:rsidP="00000000" w14:paraId="00000050">
          <w:pPr>
            <w:spacing w:before="120" w:after="120" w:lineRule="auto"/>
            <w:rPr>
              <w:vertAlign w:val="baseline"/>
              <w:rPrChange w:date="2022-04-27T21:31:15Z" w:author="Vinícius Russi" w:id="1">
                <w:rPr>
                  <w:sz w:val="18"/>
                  <w:szCs w:val="18"/>
                  <w:vertAlign w:val="baseline"/>
                </w:rPr>
              </w:rPrChange>
            </w:rPr>
          </w:pPr>
          <w:sdt>
            <w:sdtPr>
              <w:tag w:val="goog_rdk_180"/>
            </w:sdtPr>
            <w:sdtContent>
              <w:r w:rsidRPr="00000000" w:rsidDel="00000000" w:rsidR="00000000">
                <w:rPr>
                  <w:rtl w:val="0"/>
                </w:rPr>
              </w:r>
            </w:sdtContent>
          </w:sdt>
        </w:p>
      </w:sdtContent>
    </w:sdt>
    <w:sdt>
      <w:sdtPr>
        <w:tag w:val="goog_rdk_183"/>
      </w:sdtPr>
      <w:sdtContent>
        <w:p w:rsidRPr="00000000" w:rsidDel="00000000" w:rsidRDefault="00000000" w:rsidR="00000000" w:rsidP="00000000" w14:paraId="00000051">
          <w:pPr>
            <w:spacing w:before="120" w:after="120" w:lineRule="auto"/>
            <w:rPr>
              <w:vertAlign w:val="baseline"/>
              <w:rPrChange w:date="2022-04-27T21:31:15Z" w:author="Vinícius Russi" w:id="1">
                <w:rPr>
                  <w:sz w:val="18"/>
                  <w:szCs w:val="18"/>
                  <w:vertAlign w:val="baseline"/>
                </w:rPr>
              </w:rPrChange>
            </w:rPr>
          </w:pPr>
          <w:sdt>
            <w:sdtPr>
              <w:tag w:val="goog_rdk_182"/>
            </w:sdtPr>
            <w:sdtContent>
              <w:r w:rsidRPr="00000000" w:rsidDel="00000000" w:rsidR="00000000">
                <w:rPr>
                  <w:vertAlign w:val="baseline"/>
                  <w:rtl w:val="0"/>
                  <w:rPrChange w:date="2022-04-27T21:31:15Z" w:author="Vinícius Russi" w:id="1">
                    <w:rPr>
                      <w:sz w:val="18"/>
                      <w:szCs w:val="18"/>
                      <w:vertAlign w:val="baseline"/>
                    </w:rPr>
                  </w:rPrChange>
                </w:rPr>
                <w:t xml:space="preserve">APROVADO EM : _____/_____/_______</w:t>
              </w:r>
            </w:sdtContent>
          </w:sdt>
        </w:p>
      </w:sdtContent>
    </w:sdt>
    <w:sdt>
      <w:sdtPr>
        <w:tag w:val="goog_rdk_185"/>
      </w:sdtPr>
      <w:sdtContent>
        <w:p w:rsidRPr="00000000" w:rsidDel="00000000" w:rsidRDefault="00000000" w:rsidR="00000000" w:rsidP="00000000" w14:paraId="00000052">
          <w:pPr>
            <w:rPr>
              <w:vertAlign w:val="baseline"/>
              <w:rPrChange w:date="2022-04-27T21:31:15Z" w:author="Vinícius Russi" w:id="1">
                <w:rPr>
                  <w:sz w:val="18"/>
                  <w:szCs w:val="18"/>
                  <w:vertAlign w:val="baseline"/>
                </w:rPr>
              </w:rPrChange>
            </w:rPr>
          </w:pPr>
          <w:sdt>
            <w:sdtPr>
              <w:tag w:val="goog_rdk_184"/>
            </w:sdtPr>
            <w:sdtContent>
              <w:r w:rsidRPr="00000000" w:rsidDel="00000000" w:rsidR="00000000">
                <w:rPr>
                  <w:rtl w:val="0"/>
                </w:rPr>
              </w:r>
            </w:sdtContent>
          </w:sdt>
        </w:p>
      </w:sdtContent>
    </w:sdt>
    <w:sdt>
      <w:sdtPr>
        <w:tag w:val="goog_rdk_188"/>
      </w:sdtPr>
      <w:sdtContent>
        <w:p w:rsidRPr="00000000" w:rsidDel="00000000" w:rsidRDefault="00000000" w:rsidR="00000000" w:rsidP="00000000" w14:paraId="00000053">
          <w:pPr>
            <w:shd w:val="clear" w:fill="f2f2f2"/>
            <w:jc w:val="center"/>
            <w:rPr>
              <w:vertAlign w:val="baseline"/>
              <w:rPrChange w:date="2022-04-27T21:31:15Z" w:author="Vinícius Russi" w:id="1">
                <w:rPr>
                  <w:sz w:val="18"/>
                  <w:szCs w:val="18"/>
                  <w:vertAlign w:val="baseline"/>
                </w:rPr>
              </w:rPrChange>
            </w:rPr>
          </w:pPr>
          <w:sdt>
            <w:sdtPr>
              <w:tag w:val="goog_rdk_186"/>
            </w:sdtPr>
            <w:sdtContent>
              <w:r w:rsidRPr="00000000" w:rsidDel="00000000" w:rsidR="00000000">
                <w:rPr>
                  <w:b w:val="1"/>
                  <w:vertAlign w:val="baseline"/>
                  <w:rtl w:val="0"/>
                  <w:rPrChange w:date="2022-04-27T21:31:15Z" w:author="Vinícius Russi" w:id="1">
                    <w:rPr>
                      <w:b w:val="1"/>
                      <w:sz w:val="18"/>
                      <w:szCs w:val="18"/>
                      <w:vertAlign w:val="baseline"/>
                    </w:rPr>
                  </w:rPrChange>
                </w:rPr>
                <w:t xml:space="preserve">BANCA EXAMINADORA</w:t>
              </w:r>
            </w:sdtContent>
          </w:sdt>
          <w:sdt>
            <w:sdtPr>
              <w:tag w:val="goog_rdk_187"/>
            </w:sdtPr>
            <w:sdtContent>
              <w:r w:rsidRPr="00000000" w:rsidDel="00000000" w:rsidR="00000000">
                <w:rPr>
                  <w:rtl w:val="0"/>
                </w:rPr>
              </w:r>
            </w:sdtContent>
          </w:sdt>
        </w:p>
      </w:sdtContent>
    </w:sdt>
    <w:sdt>
      <w:sdtPr>
        <w:tag w:val="goog_rdk_190"/>
      </w:sdtPr>
      <w:sdtContent>
        <w:p w:rsidRPr="00000000" w:rsidDel="00000000" w:rsidRDefault="00000000" w:rsidR="00000000" w:rsidP="00000000" w14:paraId="00000054">
          <w:pPr>
            <w:spacing w:before="120" w:after="120" w:lineRule="auto"/>
            <w:rPr>
              <w:vertAlign w:val="baseline"/>
              <w:rPrChange w:date="2022-04-27T21:31:15Z" w:author="Vinícius Russi" w:id="1">
                <w:rPr>
                  <w:sz w:val="18"/>
                  <w:szCs w:val="18"/>
                  <w:vertAlign w:val="baseline"/>
                </w:rPr>
              </w:rPrChange>
            </w:rPr>
          </w:pPr>
          <w:sdt>
            <w:sdtPr>
              <w:tag w:val="goog_rdk_189"/>
            </w:sdtPr>
            <w:sdtContent>
              <w:r w:rsidRPr="00000000" w:rsidDel="00000000" w:rsidR="00000000">
                <w:rPr>
                  <w:rtl w:val="0"/>
                </w:rPr>
              </w:r>
            </w:sdtContent>
          </w:sdt>
        </w:p>
      </w:sdtContent>
    </w:sdt>
    <w:sdt>
      <w:sdtPr>
        <w:tag w:val="goog_rdk_192"/>
      </w:sdtPr>
      <w:sdtContent>
        <w:p w:rsidRPr="00000000" w:rsidDel="00000000" w:rsidRDefault="00000000" w:rsidR="00000000" w:rsidP="00000000" w14:paraId="00000055">
          <w:pPr>
            <w:spacing w:before="120" w:after="120" w:lineRule="auto"/>
            <w:rPr>
              <w:vertAlign w:val="baseline"/>
              <w:rPrChange w:date="2022-04-27T21:31:15Z" w:author="Vinícius Russi" w:id="1">
                <w:rPr>
                  <w:sz w:val="18"/>
                  <w:szCs w:val="18"/>
                  <w:vertAlign w:val="baseline"/>
                </w:rPr>
              </w:rPrChange>
            </w:rPr>
          </w:pPr>
          <w:sdt>
            <w:sdtPr>
              <w:tag w:val="goog_rdk_191"/>
            </w:sdtPr>
            <w:sdtContent>
              <w:r w:rsidRPr="00000000" w:rsidDel="00000000" w:rsidR="00000000">
                <w:rPr>
                  <w:rtl w:val="0"/>
                </w:rPr>
              </w:r>
            </w:sdtContent>
          </w:sdt>
        </w:p>
      </w:sdtContent>
    </w:sdt>
    <w:sdt>
      <w:sdtPr>
        <w:tag w:val="goog_rdk_194"/>
      </w:sdtPr>
      <w:sdtContent>
        <w:p w:rsidRPr="00000000" w:rsidDel="00000000" w:rsidRDefault="00000000" w:rsidR="00000000" w:rsidP="00000000" w14:paraId="00000056">
          <w:pPr>
            <w:ind w:hanging="14"/>
            <w:rPr>
              <w:vertAlign w:val="baseline"/>
              <w:rPrChange w:date="2022-04-27T21:31:15Z" w:author="Vinícius Russi" w:id="1">
                <w:rPr>
                  <w:sz w:val="18"/>
                  <w:szCs w:val="18"/>
                  <w:vertAlign w:val="baseline"/>
                </w:rPr>
              </w:rPrChange>
            </w:rPr>
          </w:pPr>
          <w:sdt>
            <w:sdtPr>
              <w:tag w:val="goog_rdk_193"/>
            </w:sdtPr>
            <w:sdtContent>
              <w:r w:rsidRPr="00000000" w:rsidDel="00000000" w:rsidR="00000000">
                <w:rPr>
                  <w:vertAlign w:val="baseline"/>
                  <w:rtl w:val="0"/>
                  <w:rPrChange w:date="2022-04-27T21:31:15Z" w:author="Vinícius Russi" w:id="1">
                    <w:rPr>
                      <w:sz w:val="18"/>
                      <w:szCs w:val="18"/>
                      <w:vertAlign w:val="baseline"/>
                    </w:rPr>
                  </w:rPrChange>
                </w:rPr>
                <w:t xml:space="preserve">____________________________________</w:t>
              </w:r>
            </w:sdtContent>
          </w:sdt>
        </w:p>
      </w:sdtContent>
    </w:sdt>
    <w:sdt>
      <w:sdtPr>
        <w:tag w:val="goog_rdk_196"/>
      </w:sdtPr>
      <w:sdtContent>
        <w:p w:rsidRPr="00000000" w:rsidDel="00000000" w:rsidRDefault="00000000" w:rsidR="00000000" w:rsidP="00000000" w14:paraId="00000057">
          <w:pPr>
            <w:ind w:hanging="14"/>
            <w:rPr>
              <w:vertAlign w:val="baseline"/>
              <w:rPrChange w:date="2022-04-27T21:31:15Z" w:author="Vinícius Russi" w:id="1">
                <w:rPr>
                  <w:sz w:val="18"/>
                  <w:szCs w:val="18"/>
                  <w:vertAlign w:val="baseline"/>
                </w:rPr>
              </w:rPrChange>
            </w:rPr>
          </w:pPr>
          <w:sdt>
            <w:sdtPr>
              <w:tag w:val="goog_rdk_195"/>
            </w:sdtPr>
            <w:sdtContent>
              <w:r w:rsidRPr="00000000" w:rsidDel="00000000" w:rsidR="00000000">
                <w:rPr>
                  <w:vertAlign w:val="baseline"/>
                  <w:rtl w:val="0"/>
                  <w:rPrChange w:date="2022-04-27T21:31:15Z" w:author="Vinícius Russi" w:id="1">
                    <w:rPr>
                      <w:sz w:val="18"/>
                      <w:szCs w:val="18"/>
                      <w:vertAlign w:val="baseline"/>
                    </w:rPr>
                  </w:rPrChange>
                </w:rPr>
                <w:t xml:space="preserve">Assinatura do(a) Docente Orientador (a)</w:t>
              </w:r>
            </w:sdtContent>
          </w:sdt>
        </w:p>
      </w:sdtContent>
    </w:sdt>
    <w:sdt>
      <w:sdtPr>
        <w:tag w:val="goog_rdk_198"/>
      </w:sdtPr>
      <w:sdtContent>
        <w:p w:rsidRPr="00000000" w:rsidDel="00000000" w:rsidRDefault="00000000" w:rsidR="00000000" w:rsidP="00000000" w14:paraId="00000058">
          <w:pPr>
            <w:ind w:hanging="14"/>
            <w:rPr>
              <w:vertAlign w:val="baseline"/>
              <w:rPrChange w:date="2022-04-27T21:31:15Z" w:author="Vinícius Russi" w:id="1">
                <w:rPr>
                  <w:sz w:val="18"/>
                  <w:szCs w:val="18"/>
                  <w:vertAlign w:val="baseline"/>
                </w:rPr>
              </w:rPrChange>
            </w:rPr>
          </w:pPr>
          <w:sdt>
            <w:sdtPr>
              <w:tag w:val="goog_rdk_197"/>
            </w:sdtPr>
            <w:sdtContent>
              <w:r w:rsidRPr="00000000" w:rsidDel="00000000" w:rsidR="00000000">
                <w:rPr>
                  <w:rtl w:val="0"/>
                </w:rPr>
              </w:r>
            </w:sdtContent>
          </w:sdt>
        </w:p>
      </w:sdtContent>
    </w:sdt>
    <w:sdt>
      <w:sdtPr>
        <w:tag w:val="goog_rdk_200"/>
      </w:sdtPr>
      <w:sdtContent>
        <w:p w:rsidRPr="00000000" w:rsidDel="00000000" w:rsidRDefault="00000000" w:rsidR="00000000" w:rsidP="00000000" w14:paraId="00000059">
          <w:pPr>
            <w:ind w:firstLine="0"/>
            <w:rPr>
              <w:vertAlign w:val="baseline"/>
              <w:rPrChange w:date="2022-04-27T21:31:15Z" w:author="Vinícius Russi" w:id="1">
                <w:rPr>
                  <w:sz w:val="18"/>
                  <w:szCs w:val="18"/>
                  <w:vertAlign w:val="baseline"/>
                </w:rPr>
              </w:rPrChange>
            </w:rPr>
          </w:pPr>
          <w:sdt>
            <w:sdtPr>
              <w:tag w:val="goog_rdk_199"/>
            </w:sdtPr>
            <w:sdtContent>
              <w:r w:rsidRPr="00000000" w:rsidDel="00000000" w:rsidR="00000000">
                <w:rPr>
                  <w:rtl w:val="0"/>
                </w:rPr>
              </w:r>
            </w:sdtContent>
          </w:sdt>
        </w:p>
      </w:sdtContent>
    </w:sdt>
    <w:sdt>
      <w:sdtPr>
        <w:tag w:val="goog_rdk_202"/>
      </w:sdtPr>
      <w:sdtContent>
        <w:p w:rsidRPr="00000000" w:rsidDel="00000000" w:rsidRDefault="00000000" w:rsidR="00000000" w:rsidP="00000000" w14:paraId="0000005A">
          <w:pPr>
            <w:ind w:hanging="14"/>
            <w:rPr>
              <w:vertAlign w:val="baseline"/>
              <w:rPrChange w:date="2022-04-27T21:31:15Z" w:author="Vinícius Russi" w:id="1">
                <w:rPr>
                  <w:sz w:val="18"/>
                  <w:szCs w:val="18"/>
                  <w:vertAlign w:val="baseline"/>
                </w:rPr>
              </w:rPrChange>
            </w:rPr>
          </w:pPr>
          <w:sdt>
            <w:sdtPr>
              <w:tag w:val="goog_rdk_201"/>
            </w:sdtPr>
            <w:sdtContent>
              <w:r w:rsidRPr="00000000" w:rsidDel="00000000" w:rsidR="00000000">
                <w:rPr>
                  <w:vertAlign w:val="baseline"/>
                  <w:rtl w:val="0"/>
                  <w:rPrChange w:date="2022-04-27T21:31:15Z" w:author="Vinícius Russi" w:id="1">
                    <w:rPr>
                      <w:sz w:val="18"/>
                      <w:szCs w:val="18"/>
                      <w:vertAlign w:val="baseline"/>
                    </w:rPr>
                  </w:rPrChange>
                </w:rPr>
                <w:t xml:space="preserve">____________________________________</w:t>
              </w:r>
            </w:sdtContent>
          </w:sdt>
        </w:p>
      </w:sdtContent>
    </w:sdt>
    <w:sdt>
      <w:sdtPr>
        <w:tag w:val="goog_rdk_204"/>
      </w:sdtPr>
      <w:sdtContent>
        <w:p w:rsidRPr="00000000" w:rsidDel="00000000" w:rsidRDefault="00000000" w:rsidR="00000000" w:rsidP="00000000" w14:paraId="0000005B">
          <w:pPr>
            <w:ind w:hanging="14"/>
            <w:rPr>
              <w:vertAlign w:val="baseline"/>
              <w:rPrChange w:date="2022-04-27T21:31:15Z" w:author="Vinícius Russi" w:id="1">
                <w:rPr>
                  <w:sz w:val="18"/>
                  <w:szCs w:val="18"/>
                  <w:vertAlign w:val="baseline"/>
                </w:rPr>
              </w:rPrChange>
            </w:rPr>
          </w:pPr>
          <w:sdt>
            <w:sdtPr>
              <w:tag w:val="goog_rdk_203"/>
            </w:sdtPr>
            <w:sdtContent>
              <w:r w:rsidRPr="00000000" w:rsidDel="00000000" w:rsidR="00000000">
                <w:rPr>
                  <w:vertAlign w:val="baseline"/>
                  <w:rtl w:val="0"/>
                  <w:rPrChange w:date="2022-04-27T21:31:15Z" w:author="Vinícius Russi" w:id="1">
                    <w:rPr>
                      <w:sz w:val="18"/>
                      <w:szCs w:val="18"/>
                      <w:vertAlign w:val="baseline"/>
                    </w:rPr>
                  </w:rPrChange>
                </w:rPr>
                <w:t xml:space="preserve">Assinatura do(a) Docente Co-orientador (a)</w:t>
              </w:r>
            </w:sdtContent>
          </w:sdt>
        </w:p>
      </w:sdtContent>
    </w:sdt>
    <w:sdt>
      <w:sdtPr>
        <w:tag w:val="goog_rdk_206"/>
      </w:sdtPr>
      <w:sdtContent>
        <w:p w:rsidRPr="00000000" w:rsidDel="00000000" w:rsidRDefault="00000000" w:rsidR="00000000" w:rsidP="00000000" w14:paraId="0000005C">
          <w:pPr>
            <w:ind w:hanging="14"/>
            <w:rPr>
              <w:vertAlign w:val="baseline"/>
              <w:rPrChange w:date="2022-04-27T21:31:15Z" w:author="Vinícius Russi" w:id="1">
                <w:rPr>
                  <w:sz w:val="18"/>
                  <w:szCs w:val="18"/>
                  <w:vertAlign w:val="baseline"/>
                </w:rPr>
              </w:rPrChange>
            </w:rPr>
          </w:pPr>
          <w:sdt>
            <w:sdtPr>
              <w:tag w:val="goog_rdk_205"/>
            </w:sdtPr>
            <w:sdtContent>
              <w:r w:rsidRPr="00000000" w:rsidDel="00000000" w:rsidR="00000000">
                <w:rPr>
                  <w:rtl w:val="0"/>
                </w:rPr>
              </w:r>
            </w:sdtContent>
          </w:sdt>
        </w:p>
      </w:sdtContent>
    </w:sdt>
    <w:sdt>
      <w:sdtPr>
        <w:tag w:val="goog_rdk_208"/>
      </w:sdtPr>
      <w:sdtContent>
        <w:p w:rsidRPr="00000000" w:rsidDel="00000000" w:rsidRDefault="00000000" w:rsidR="00000000" w:rsidP="00000000" w14:paraId="0000005D">
          <w:pPr>
            <w:ind w:hanging="14"/>
            <w:rPr>
              <w:vertAlign w:val="baseline"/>
              <w:rPrChange w:date="2022-04-27T21:31:15Z" w:author="Vinícius Russi" w:id="1">
                <w:rPr>
                  <w:sz w:val="18"/>
                  <w:szCs w:val="18"/>
                  <w:vertAlign w:val="baseline"/>
                </w:rPr>
              </w:rPrChange>
            </w:rPr>
          </w:pPr>
          <w:sdt>
            <w:sdtPr>
              <w:tag w:val="goog_rdk_207"/>
            </w:sdtPr>
            <w:sdtContent>
              <w:r w:rsidRPr="00000000" w:rsidDel="00000000" w:rsidR="00000000">
                <w:rPr>
                  <w:rtl w:val="0"/>
                </w:rPr>
              </w:r>
            </w:sdtContent>
          </w:sdt>
        </w:p>
      </w:sdtContent>
    </w:sdt>
    <w:sdt>
      <w:sdtPr>
        <w:tag w:val="goog_rdk_210"/>
      </w:sdtPr>
      <w:sdtContent>
        <w:p w:rsidRPr="00000000" w:rsidDel="00000000" w:rsidRDefault="00000000" w:rsidR="00000000" w:rsidP="00000000" w14:paraId="0000005E">
          <w:pPr>
            <w:ind w:hanging="14"/>
            <w:rPr>
              <w:vertAlign w:val="baseline"/>
              <w:rPrChange w:date="2022-04-27T21:31:15Z" w:author="Vinícius Russi" w:id="1">
                <w:rPr>
                  <w:sz w:val="18"/>
                  <w:szCs w:val="18"/>
                  <w:vertAlign w:val="baseline"/>
                </w:rPr>
              </w:rPrChange>
            </w:rPr>
          </w:pPr>
          <w:sdt>
            <w:sdtPr>
              <w:tag w:val="goog_rdk_209"/>
            </w:sdtPr>
            <w:sdtContent>
              <w:r w:rsidRPr="00000000" w:rsidDel="00000000" w:rsidR="00000000">
                <w:rPr>
                  <w:rtl w:val="0"/>
                </w:rPr>
              </w:r>
            </w:sdtContent>
          </w:sdt>
        </w:p>
      </w:sdtContent>
    </w:sdt>
    <w:sdt>
      <w:sdtPr>
        <w:tag w:val="goog_rdk_212"/>
      </w:sdtPr>
      <w:sdtContent>
        <w:p w:rsidRPr="00000000" w:rsidDel="00000000" w:rsidRDefault="00000000" w:rsidR="00000000" w:rsidP="00000000" w14:paraId="0000005F">
          <w:pPr>
            <w:ind w:hanging="14"/>
            <w:rPr>
              <w:vertAlign w:val="baseline"/>
              <w:rPrChange w:date="2022-04-27T21:31:15Z" w:author="Vinícius Russi" w:id="1">
                <w:rPr>
                  <w:sz w:val="18"/>
                  <w:szCs w:val="18"/>
                  <w:vertAlign w:val="baseline"/>
                </w:rPr>
              </w:rPrChange>
            </w:rPr>
          </w:pPr>
          <w:sdt>
            <w:sdtPr>
              <w:tag w:val="goog_rdk_211"/>
            </w:sdtPr>
            <w:sdtContent>
              <w:r w:rsidRPr="00000000" w:rsidDel="00000000" w:rsidR="00000000">
                <w:rPr>
                  <w:vertAlign w:val="baseline"/>
                  <w:rtl w:val="0"/>
                  <w:rPrChange w:date="2022-04-27T21:31:15Z" w:author="Vinícius Russi" w:id="1">
                    <w:rPr>
                      <w:sz w:val="18"/>
                      <w:szCs w:val="18"/>
                      <w:vertAlign w:val="baseline"/>
                    </w:rPr>
                  </w:rPrChange>
                </w:rPr>
                <w:t xml:space="preserve">____________________________________</w:t>
              </w:r>
            </w:sdtContent>
          </w:sdt>
        </w:p>
      </w:sdtContent>
    </w:sdt>
    <w:sdt>
      <w:sdtPr>
        <w:tag w:val="goog_rdk_214"/>
      </w:sdtPr>
      <w:sdtContent>
        <w:p w:rsidRPr="00000000" w:rsidDel="00000000" w:rsidRDefault="00000000" w:rsidR="00000000" w:rsidP="00000000" w14:paraId="00000060">
          <w:pPr>
            <w:ind w:hanging="14"/>
            <w:rPr>
              <w:vertAlign w:val="baseline"/>
              <w:rPrChange w:date="2022-04-27T21:31:15Z" w:author="Vinícius Russi" w:id="1">
                <w:rPr>
                  <w:sz w:val="18"/>
                  <w:szCs w:val="18"/>
                  <w:vertAlign w:val="baseline"/>
                </w:rPr>
              </w:rPrChange>
            </w:rPr>
          </w:pPr>
          <w:sdt>
            <w:sdtPr>
              <w:tag w:val="goog_rdk_213"/>
            </w:sdtPr>
            <w:sdtContent>
              <w:r w:rsidRPr="00000000" w:rsidDel="00000000" w:rsidR="00000000">
                <w:rPr>
                  <w:vertAlign w:val="baseline"/>
                  <w:rtl w:val="0"/>
                  <w:rPrChange w:date="2022-04-27T21:31:15Z" w:author="Vinícius Russi" w:id="1">
                    <w:rPr>
                      <w:sz w:val="18"/>
                      <w:szCs w:val="18"/>
                      <w:vertAlign w:val="baseline"/>
                    </w:rPr>
                  </w:rPrChange>
                </w:rPr>
                <w:t xml:space="preserve">Avaliador 1</w:t>
              </w:r>
            </w:sdtContent>
          </w:sdt>
        </w:p>
      </w:sdtContent>
    </w:sdt>
    <w:sdt>
      <w:sdtPr>
        <w:tag w:val="goog_rdk_216"/>
      </w:sdtPr>
      <w:sdtContent>
        <w:p w:rsidRPr="00000000" w:rsidDel="00000000" w:rsidRDefault="00000000" w:rsidR="00000000" w:rsidP="00000000" w14:paraId="00000061">
          <w:pPr>
            <w:ind w:hanging="14"/>
            <w:rPr>
              <w:vertAlign w:val="baseline"/>
              <w:rPrChange w:date="2022-04-27T21:31:15Z" w:author="Vinícius Russi" w:id="1">
                <w:rPr>
                  <w:sz w:val="18"/>
                  <w:szCs w:val="18"/>
                  <w:vertAlign w:val="baseline"/>
                </w:rPr>
              </w:rPrChange>
            </w:rPr>
          </w:pPr>
          <w:sdt>
            <w:sdtPr>
              <w:tag w:val="goog_rdk_215"/>
            </w:sdtPr>
            <w:sdtContent>
              <w:r w:rsidRPr="00000000" w:rsidDel="00000000" w:rsidR="00000000">
                <w:rPr>
                  <w:rtl w:val="0"/>
                </w:rPr>
              </w:r>
            </w:sdtContent>
          </w:sdt>
        </w:p>
      </w:sdtContent>
    </w:sdt>
    <w:sdt>
      <w:sdtPr>
        <w:tag w:val="goog_rdk_218"/>
      </w:sdtPr>
      <w:sdtContent>
        <w:p w:rsidRPr="00000000" w:rsidDel="00000000" w:rsidRDefault="00000000" w:rsidR="00000000" w:rsidP="00000000" w14:paraId="00000062">
          <w:pPr>
            <w:ind w:firstLine="0"/>
            <w:rPr>
              <w:vertAlign w:val="baseline"/>
              <w:rPrChange w:date="2022-04-27T21:31:15Z" w:author="Vinícius Russi" w:id="1">
                <w:rPr>
                  <w:sz w:val="18"/>
                  <w:szCs w:val="18"/>
                  <w:vertAlign w:val="baseline"/>
                </w:rPr>
              </w:rPrChange>
            </w:rPr>
          </w:pPr>
          <w:sdt>
            <w:sdtPr>
              <w:tag w:val="goog_rdk_217"/>
            </w:sdtPr>
            <w:sdtContent>
              <w:r w:rsidRPr="00000000" w:rsidDel="00000000" w:rsidR="00000000">
                <w:rPr>
                  <w:rtl w:val="0"/>
                </w:rPr>
              </w:r>
            </w:sdtContent>
          </w:sdt>
        </w:p>
      </w:sdtContent>
    </w:sdt>
    <w:sdt>
      <w:sdtPr>
        <w:tag w:val="goog_rdk_220"/>
      </w:sdtPr>
      <w:sdtContent>
        <w:p w:rsidRPr="00000000" w:rsidDel="00000000" w:rsidRDefault="00000000" w:rsidR="00000000" w:rsidP="00000000" w14:paraId="00000063">
          <w:pPr>
            <w:ind w:hanging="14"/>
            <w:rPr>
              <w:vertAlign w:val="baseline"/>
              <w:rPrChange w:date="2022-04-27T21:31:15Z" w:author="Vinícius Russi" w:id="1">
                <w:rPr>
                  <w:sz w:val="18"/>
                  <w:szCs w:val="18"/>
                  <w:vertAlign w:val="baseline"/>
                </w:rPr>
              </w:rPrChange>
            </w:rPr>
          </w:pPr>
          <w:sdt>
            <w:sdtPr>
              <w:tag w:val="goog_rdk_219"/>
            </w:sdtPr>
            <w:sdtContent>
              <w:r w:rsidRPr="00000000" w:rsidDel="00000000" w:rsidR="00000000">
                <w:rPr>
                  <w:vertAlign w:val="baseline"/>
                  <w:rtl w:val="0"/>
                  <w:rPrChange w:date="2022-04-27T21:31:15Z" w:author="Vinícius Russi" w:id="1">
                    <w:rPr>
                      <w:sz w:val="18"/>
                      <w:szCs w:val="18"/>
                      <w:vertAlign w:val="baseline"/>
                    </w:rPr>
                  </w:rPrChange>
                </w:rPr>
                <w:t xml:space="preserve">____________________________________</w:t>
              </w:r>
            </w:sdtContent>
          </w:sdt>
        </w:p>
      </w:sdtContent>
    </w:sdt>
    <w:sdt>
      <w:sdtPr>
        <w:tag w:val="goog_rdk_222"/>
      </w:sdtPr>
      <w:sdtContent>
        <w:p w:rsidRPr="00000000" w:rsidDel="00000000" w:rsidRDefault="00000000" w:rsidR="00000000" w:rsidP="00000000" w14:paraId="00000064">
          <w:pPr>
            <w:ind w:hanging="14"/>
            <w:rPr>
              <w:vertAlign w:val="baseline"/>
              <w:rPrChange w:date="2022-04-27T21:31:15Z" w:author="Vinícius Russi" w:id="1">
                <w:rPr>
                  <w:sz w:val="18"/>
                  <w:szCs w:val="18"/>
                  <w:vertAlign w:val="baseline"/>
                </w:rPr>
              </w:rPrChange>
            </w:rPr>
          </w:pPr>
          <w:sdt>
            <w:sdtPr>
              <w:tag w:val="goog_rdk_221"/>
            </w:sdtPr>
            <w:sdtContent>
              <w:r w:rsidRPr="00000000" w:rsidDel="00000000" w:rsidR="00000000">
                <w:rPr>
                  <w:vertAlign w:val="baseline"/>
                  <w:rtl w:val="0"/>
                  <w:rPrChange w:date="2022-04-27T21:31:15Z" w:author="Vinícius Russi" w:id="1">
                    <w:rPr>
                      <w:sz w:val="18"/>
                      <w:szCs w:val="18"/>
                      <w:vertAlign w:val="baseline"/>
                    </w:rPr>
                  </w:rPrChange>
                </w:rPr>
                <w:t xml:space="preserve">Avaliador 2</w:t>
              </w:r>
            </w:sdtContent>
          </w:sdt>
        </w:p>
      </w:sdtContent>
    </w:sdt>
    <w:sdt>
      <w:sdtPr>
        <w:tag w:val="goog_rdk_224"/>
      </w:sdtPr>
      <w:sdtContent>
        <w:p w:rsidRPr="00000000" w:rsidDel="00000000" w:rsidRDefault="00000000" w:rsidR="00000000" w:rsidP="00000000" w14:paraId="00000065">
          <w:pPr>
            <w:ind w:hanging="14"/>
            <w:rPr>
              <w:vertAlign w:val="baseline"/>
              <w:rPrChange w:date="2022-04-27T21:31:15Z" w:author="Vinícius Russi" w:id="1">
                <w:rPr>
                  <w:sz w:val="18"/>
                  <w:szCs w:val="18"/>
                  <w:vertAlign w:val="baseline"/>
                </w:rPr>
              </w:rPrChange>
            </w:rPr>
          </w:pPr>
          <w:sdt>
            <w:sdtPr>
              <w:tag w:val="goog_rdk_223"/>
            </w:sdtPr>
            <w:sdtContent>
              <w:r w:rsidRPr="00000000" w:rsidDel="00000000" w:rsidR="00000000">
                <w:rPr>
                  <w:rtl w:val="0"/>
                </w:rPr>
              </w:r>
            </w:sdtContent>
          </w:sdt>
        </w:p>
      </w:sdtContent>
    </w:sdt>
    <w:sdt>
      <w:sdtPr>
        <w:tag w:val="goog_rdk_228"/>
      </w:sdtPr>
      <w:sdtContent>
        <w:p w:rsidRPr="00000000" w:rsidDel="00000000" w:rsidRDefault="00000000" w:rsidR="00000000" w:rsidP="00000000" w14:paraId="00000066">
          <w:pPr>
            <w:ind w:hanging="14"/>
            <w:rPr>
              <w:ins w:date="2022-04-27T21:49:59Z" w:author="Vinícius Russi" w:id="6"/>
              <w:vertAlign w:val="baseline"/>
              <w:rPrChange w:date="2022-04-27T21:31:15Z" w:author="Vinícius Russi" w:id="1">
                <w:rPr>
                  <w:sz w:val="18"/>
                  <w:szCs w:val="18"/>
                  <w:vertAlign w:val="baseline"/>
                </w:rPr>
              </w:rPrChange>
            </w:rPr>
          </w:pPr>
          <w:sdt>
            <w:sdtPr>
              <w:tag w:val="goog_rdk_225"/>
            </w:sdtPr>
            <w:sdtContent>
              <w:r w:rsidRPr="00000000" w:rsidDel="00000000" w:rsidR="00000000">
                <w:rPr>
                  <w:vertAlign w:val="baseline"/>
                  <w:rtl w:val="0"/>
                  <w:rPrChange w:date="2022-04-27T21:31:15Z" w:author="Vinícius Russi" w:id="1">
                    <w:rPr>
                      <w:sz w:val="18"/>
                      <w:szCs w:val="18"/>
                      <w:vertAlign w:val="baseline"/>
                    </w:rPr>
                  </w:rPrChange>
                </w:rPr>
                <w:t xml:space="preserve">Nota: ________</w:t>
              </w:r>
            </w:sdtContent>
          </w:sdt>
          <w:sdt>
            <w:sdtPr>
              <w:tag w:val="goog_rdk_226"/>
            </w:sdtPr>
            <w:sdtContent>
              <w:ins w:date="2022-04-27T21:49:59Z" w:author="Vinícius Russi" w:id="6">
                <w:r w:rsidRPr="00000000" w:rsidDel="00000000" w:rsidR="00000000">
                  <w:br w:type="page"/>
                </w:r>
              </w:ins>
              <w:sdt>
                <w:sdtPr>
                  <w:tag w:val="goog_rdk_227"/>
                </w:sdtPr>
                <w:sdtContent>
                  <w:ins w:date="2022-04-27T21:49:59Z" w:author="Vinícius Russi" w:id="6">
                    <w:r w:rsidRPr="00000000" w:rsidDel="00000000" w:rsidR="00000000">
                      <w:rPr>
                        <w:rtl w:val="0"/>
                      </w:rPr>
                    </w:r>
                  </w:ins>
                </w:sdtContent>
              </w:sdt>
              <w:ins w:date="2022-04-27T21:49:59Z" w:author="Vinícius Russi" w:id="6"/>
            </w:sdtContent>
          </w:sdt>
        </w:p>
      </w:sdtContent>
    </w:sdt>
    <w:sdt>
      <w:sdtPr>
        <w:tag w:val="goog_rdk_230"/>
      </w:sdtPr>
      <w:sdtContent>
        <w:p w:rsidRPr="00000000" w:rsidDel="00000000" w:rsidRDefault="00000000" w:rsidR="00000000" w:rsidP="00000000" w14:paraId="00000067">
          <w:pPr>
            <w:ind w:hanging="14"/>
            <w:rPr>
              <w:vertAlign w:val="baseline"/>
              <w:rPrChange w:date="2022-04-27T21:31:15Z" w:author="Vinícius Russi" w:id="1">
                <w:rPr>
                  <w:sz w:val="18"/>
                  <w:szCs w:val="18"/>
                  <w:vertAlign w:val="baseline"/>
                </w:rPr>
              </w:rPrChange>
            </w:rPr>
          </w:pPr>
          <w:sdt>
            <w:sdtPr>
              <w:tag w:val="goog_rdk_229"/>
            </w:sdtPr>
            <w:sdtContent>
              <w:r w:rsidRPr="00000000" w:rsidDel="00000000" w:rsidR="00000000">
                <w:rPr>
                  <w:rtl w:val="0"/>
                </w:rPr>
              </w:r>
            </w:sdtContent>
          </w:sdt>
        </w:p>
      </w:sdtContent>
    </w:sdt>
    <w:sdt>
      <w:sdtPr>
        <w:tag w:val="goog_rdk_233"/>
      </w:sdtPr>
      <w:sdtContent>
        <w:p w:rsidRPr="00000000" w:rsidDel="00000000" w:rsidRDefault="00000000" w:rsidR="00000000" w:rsidP="00000000" w14:paraId="00000068">
          <w:pPr>
            <w:pStyle w:val="Heading2"/>
            <w:tabs>
              <w:tab w:val="left" w:pos="5985"/>
            </w:tabs>
            <w:ind w:firstLine="0"/>
            <w:jc w:val="center"/>
            <w:rPr>
              <w:smallCaps w:val="1"/>
              <w:rPrChange w:date="2022-04-27T21:31:15Z" w:author="Vinícius Russi" w:id="1">
                <w:rPr>
                  <w:smallCaps w:val="1"/>
                  <w:sz w:val="22"/>
                  <w:szCs w:val="22"/>
                </w:rPr>
              </w:rPrChange>
            </w:rPr>
          </w:pPr>
          <w:bookmarkStart w:id="2" w:name="_heading=h.mddl3ejlviri" w:colFirst="0" w:colLast="0"/>
          <w:bookmarkEnd w:id="2"/>
          <w:sdt>
            <w:sdtPr>
              <w:tag w:val="goog_rdk_231"/>
            </w:sdtPr>
            <w:sdtContent>
              <w:r w:rsidRPr="00000000" w:rsidDel="00000000" w:rsidR="00000000">
                <w:rPr>
                  <w:rtl w:val="0"/>
                  <w:rPrChange w:date="2022-04-27T21:31:15Z" w:author="Vinícius Russi" w:id="1">
                    <w:rPr>
                      <w:sz w:val="22"/>
                      <w:szCs w:val="22"/>
                    </w:rPr>
                  </w:rPrChange>
                </w:rPr>
                <w:t xml:space="preserve">AGRADECIMENTOS</w:t>
              </w:r>
            </w:sdtContent>
          </w:sdt>
          <w:sdt>
            <w:sdtPr>
              <w:tag w:val="goog_rdk_232"/>
            </w:sdtPr>
            <w:sdtContent>
              <w:r w:rsidRPr="00000000" w:rsidDel="00000000" w:rsidR="00000000">
                <w:rPr>
                  <w:rtl w:val="0"/>
                </w:rPr>
              </w:r>
            </w:sdtContent>
          </w:sdt>
        </w:p>
      </w:sdtContent>
    </w:sdt>
    <w:sdt>
      <w:sdtPr>
        <w:tag w:val="goog_rdk_236"/>
      </w:sdtPr>
      <w:sdtContent>
        <w:p w:rsidRPr="00000000" w:rsidDel="00000000" w:rsidRDefault="00000000" w:rsidR="00000000" w:rsidP="00000000" w14:paraId="00000069">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rPr>
              <w:rPrChange w:date="2022-04-27T21:31:15Z" w:author="Vinícius Russi" w:id="1">
                <w:rPr>
                  <w:sz w:val="22"/>
                  <w:szCs w:val="22"/>
                </w:rPr>
              </w:rPrChange>
            </w:rPr>
          </w:pPr>
          <w:sdt>
            <w:sdtPr>
              <w:tag w:val="goog_rdk_234"/>
            </w:sdtPr>
            <w:sdtContent>
              <w:r w:rsidRPr="00000000" w:rsidDel="00000000" w:rsidR="00000000">
                <w:rPr>
                  <w:b w:val="1"/>
                  <w:smallCaps w:val="1"/>
                  <w:rtl w:val="0"/>
                  <w:rPrChange w:date="2022-04-27T21:31:15Z" w:author="Vinícius Russi" w:id="1">
                    <w:rPr>
                      <w:b w:val="1"/>
                      <w:smallCaps w:val="1"/>
                      <w:sz w:val="22"/>
                      <w:szCs w:val="22"/>
                    </w:rPr>
                  </w:rPrChange>
                </w:rPr>
                <w:tab/>
              </w:r>
            </w:sdtContent>
          </w:sdt>
          <w:sdt>
            <w:sdtPr>
              <w:tag w:val="goog_rdk_235"/>
            </w:sdtPr>
            <w:sdtContent>
              <w:r w:rsidRPr="00000000" w:rsidDel="00000000" w:rsidR="00000000">
                <w:rPr>
                  <w:rtl w:val="0"/>
                  <w:rPrChange w:date="2022-04-27T21:31:15Z" w:author="Vinícius Russi" w:id="1">
                    <w:rPr>
                      <w:sz w:val="22"/>
                      <w:szCs w:val="22"/>
                    </w:rPr>
                  </w:rPrChange>
                </w:rPr>
                <w:t xml:space="preserve">À Deus pela vida, saúde e oportunidades em meu caminho.</w:t>
              </w:r>
            </w:sdtContent>
          </w:sdt>
        </w:p>
      </w:sdtContent>
    </w:sdt>
    <w:sdt>
      <w:sdtPr>
        <w:tag w:val="goog_rdk_248"/>
      </w:sdtPr>
      <w:sdtContent>
        <w:p w:rsidRPr="00000000" w:rsidDel="00000000" w:rsidRDefault="00000000" w:rsidR="00000000" w:rsidP="00000000" w14:paraId="0000006A">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720"/>
            <w:rPr>
              <w:rPrChange w:date="2022-04-27T21:31:15Z" w:author="Vinícius Russi" w:id="1">
                <w:rPr>
                  <w:sz w:val="22"/>
                  <w:szCs w:val="22"/>
                </w:rPr>
              </w:rPrChange>
            </w:rPr>
          </w:pPr>
          <w:sdt>
            <w:sdtPr>
              <w:tag w:val="goog_rdk_237"/>
            </w:sdtPr>
            <w:sdtContent>
              <w:r w:rsidRPr="00000000" w:rsidDel="00000000" w:rsidR="00000000">
                <w:rPr>
                  <w:rtl w:val="0"/>
                  <w:rPrChange w:date="2022-04-27T21:31:15Z" w:author="Vinícius Russi" w:id="1">
                    <w:rPr>
                      <w:sz w:val="22"/>
                      <w:szCs w:val="22"/>
                    </w:rPr>
                  </w:rPrChange>
                </w:rPr>
                <w:t xml:space="preserve">À minha família, por todo o amor, incentivo e dedicação para a minha formação pessoal e profissional</w:t>
              </w:r>
            </w:sdtContent>
          </w:sdt>
          <w:sdt>
            <w:sdtPr>
              <w:tag w:val="goog_rdk_238"/>
            </w:sdtPr>
            <w:sdtContent>
              <w:del w:date="2022-04-25T17:47:49Z" w:author="Ivans Dias" w:id="7"/>
              <w:sdt>
                <w:sdtPr>
                  <w:tag w:val="goog_rdk_239"/>
                </w:sdtPr>
                <w:sdtContent>
                  <w:del w:date="2022-04-25T17:47:49Z" w:author="Ivans Dias" w:id="7">
                    <w:r w:rsidRPr="00000000" w:rsidDel="00000000" w:rsidR="00000000">
                      <w:rPr>
                        <w:rtl w:val="0"/>
                        <w:rPrChange w:date="2022-04-27T21:31:15Z" w:author="Vinícius Russi" w:id="1">
                          <w:rPr>
                            <w:sz w:val="22"/>
                            <w:szCs w:val="22"/>
                          </w:rPr>
                        </w:rPrChange>
                      </w:rPr>
                      <w:delText xml:space="preserve">.</w:delText>
                    </w:r>
                  </w:del>
                </w:sdtContent>
              </w:sdt>
              <w:del w:date="2022-04-25T17:47:49Z" w:author="Ivans Dias" w:id="7"/>
            </w:sdtContent>
          </w:sdt>
          <w:sdt>
            <w:sdtPr>
              <w:tag w:val="goog_rdk_240"/>
            </w:sdtPr>
            <w:sdtContent>
              <w:ins w:date="2022-04-25T17:47:49Z" w:author="Ivans Dias" w:id="7"/>
              <w:sdt>
                <w:sdtPr>
                  <w:tag w:val="goog_rdk_241"/>
                </w:sdtPr>
                <w:sdtContent>
                  <w:ins w:date="2022-04-25T17:47:49Z" w:author="Ivans Dias" w:id="7">
                    <w:r w:rsidRPr="00000000" w:rsidDel="00000000" w:rsidR="00000000">
                      <w:rPr>
                        <w:rtl w:val="0"/>
                        <w:rPrChange w:date="2022-04-27T21:31:15Z" w:author="Vinícius Russi" w:id="1">
                          <w:rPr>
                            <w:sz w:val="22"/>
                            <w:szCs w:val="22"/>
                          </w:rPr>
                        </w:rPrChange>
                      </w:rPr>
                      <w:t xml:space="preserve">,</w:t>
                    </w:r>
                  </w:ins>
                </w:sdtContent>
              </w:sdt>
              <w:ins w:date="2022-04-25T17:47:49Z" w:author="Ivans Dias" w:id="7"/>
            </w:sdtContent>
          </w:sdt>
          <w:sdt>
            <w:sdtPr>
              <w:tag w:val="goog_rdk_242"/>
            </w:sdtPr>
            <w:sdtContent>
              <w:r w:rsidRPr="00000000" w:rsidDel="00000000" w:rsidR="00000000">
                <w:rPr>
                  <w:rtl w:val="0"/>
                  <w:rPrChange w:date="2022-04-27T21:31:15Z" w:author="Vinícius Russi" w:id="1">
                    <w:rPr>
                      <w:sz w:val="22"/>
                      <w:szCs w:val="22"/>
                    </w:rPr>
                  </w:rPrChange>
                </w:rPr>
                <w:t xml:space="preserve"> </w:t>
              </w:r>
            </w:sdtContent>
          </w:sdt>
          <w:sdt>
            <w:sdtPr>
              <w:tag w:val="goog_rdk_243"/>
            </w:sdtPr>
            <w:sdtContent>
              <w:del w:date="2022-04-25T17:47:52Z" w:author="Ivans Dias" w:id="8"/>
              <w:sdt>
                <w:sdtPr>
                  <w:tag w:val="goog_rdk_244"/>
                </w:sdtPr>
                <w:sdtContent>
                  <w:del w:date="2022-04-25T17:47:52Z" w:author="Ivans Dias" w:id="8">
                    <w:r w:rsidRPr="00000000" w:rsidDel="00000000" w:rsidR="00000000">
                      <w:rPr>
                        <w:rtl w:val="0"/>
                        <w:rPrChange w:date="2022-04-27T21:31:15Z" w:author="Vinícius Russi" w:id="1">
                          <w:rPr>
                            <w:sz w:val="22"/>
                            <w:szCs w:val="22"/>
                          </w:rPr>
                        </w:rPrChange>
                      </w:rPr>
                      <w:delText xml:space="preserve">P</w:delText>
                    </w:r>
                  </w:del>
                </w:sdtContent>
              </w:sdt>
              <w:del w:date="2022-04-25T17:47:52Z" w:author="Ivans Dias" w:id="8"/>
            </w:sdtContent>
          </w:sdt>
          <w:sdt>
            <w:sdtPr>
              <w:tag w:val="goog_rdk_245"/>
            </w:sdtPr>
            <w:sdtContent>
              <w:ins w:date="2022-04-25T17:47:52Z" w:author="Ivans Dias" w:id="8"/>
              <w:sdt>
                <w:sdtPr>
                  <w:tag w:val="goog_rdk_246"/>
                </w:sdtPr>
                <w:sdtContent>
                  <w:ins w:date="2022-04-25T17:47:52Z" w:author="Ivans Dias" w:id="8">
                    <w:r w:rsidRPr="00000000" w:rsidDel="00000000" w:rsidR="00000000">
                      <w:rPr>
                        <w:rtl w:val="0"/>
                        <w:rPrChange w:date="2022-04-27T21:31:15Z" w:author="Vinícius Russi" w:id="1">
                          <w:rPr>
                            <w:sz w:val="22"/>
                            <w:szCs w:val="22"/>
                          </w:rPr>
                        </w:rPrChange>
                      </w:rPr>
                      <w:t xml:space="preserve">p</w:t>
                    </w:r>
                  </w:ins>
                </w:sdtContent>
              </w:sdt>
              <w:ins w:date="2022-04-25T17:47:52Z" w:author="Ivans Dias" w:id="8"/>
            </w:sdtContent>
          </w:sdt>
          <w:sdt>
            <w:sdtPr>
              <w:tag w:val="goog_rdk_247"/>
            </w:sdtPr>
            <w:sdtContent>
              <w:r w:rsidRPr="00000000" w:rsidDel="00000000" w:rsidR="00000000">
                <w:rPr>
                  <w:rtl w:val="0"/>
                  <w:rPrChange w:date="2022-04-27T21:31:15Z" w:author="Vinícius Russi" w:id="1">
                    <w:rPr>
                      <w:sz w:val="22"/>
                      <w:szCs w:val="22"/>
                    </w:rPr>
                  </w:rPrChange>
                </w:rPr>
                <w:t xml:space="preserve">or celebrarem minhas conquistas e me abraçarem nas adversidades.</w:t>
              </w:r>
            </w:sdtContent>
          </w:sdt>
        </w:p>
      </w:sdtContent>
    </w:sdt>
    <w:sdt>
      <w:sdtPr>
        <w:tag w:val="goog_rdk_253"/>
      </w:sdtPr>
      <w:sdtContent>
        <w:p w:rsidRPr="00000000" w:rsidDel="00000000" w:rsidRDefault="00000000" w:rsidR="00000000" w:rsidP="00000000" w14:paraId="0000006B">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rPr>
              <w:rPrChange w:date="2022-04-27T21:31:15Z" w:author="Vinícius Russi" w:id="1">
                <w:rPr>
                  <w:sz w:val="22"/>
                  <w:szCs w:val="22"/>
                </w:rPr>
              </w:rPrChange>
            </w:rPr>
          </w:pPr>
          <w:sdt>
            <w:sdtPr>
              <w:tag w:val="goog_rdk_249"/>
            </w:sdtPr>
            <w:sdtContent>
              <w:r w:rsidRPr="00000000" w:rsidDel="00000000" w:rsidR="00000000">
                <w:rPr>
                  <w:rtl w:val="0"/>
                  <w:rPrChange w:date="2022-04-27T21:31:15Z" w:author="Vinícius Russi" w:id="1">
                    <w:rPr>
                      <w:sz w:val="22"/>
                      <w:szCs w:val="22"/>
                    </w:rPr>
                  </w:rPrChange>
                </w:rPr>
                <w:tab/>
                <w:t xml:space="preserve">À empresa Teak Resources Company</w:t>
              </w:r>
            </w:sdtContent>
          </w:sdt>
          <w:sdt>
            <w:sdtPr>
              <w:tag w:val="goog_rdk_250"/>
            </w:sdtPr>
            <w:sdtContent>
              <w:ins w:date="2022-04-25T17:48:26Z" w:author="Ivans Dias" w:id="9"/>
              <w:sdt>
                <w:sdtPr>
                  <w:tag w:val="goog_rdk_251"/>
                </w:sdtPr>
                <w:sdtContent>
                  <w:ins w:date="2022-04-25T17:48:26Z" w:author="Ivans Dias" w:id="9">
                    <w:r w:rsidRPr="00000000" w:rsidDel="00000000" w:rsidR="00000000">
                      <w:rPr>
                        <w:rtl w:val="0"/>
                        <w:rPrChange w:date="2022-04-27T21:31:15Z" w:author="Vinícius Russi" w:id="1">
                          <w:rPr>
                            <w:sz w:val="22"/>
                            <w:szCs w:val="22"/>
                          </w:rPr>
                        </w:rPrChange>
                      </w:rPr>
                      <w:t xml:space="preserve">,</w:t>
                    </w:r>
                  </w:ins>
                </w:sdtContent>
              </w:sdt>
              <w:ins w:date="2022-04-25T17:48:26Z" w:author="Ivans Dias" w:id="9"/>
            </w:sdtContent>
          </w:sdt>
          <w:sdt>
            <w:sdtPr>
              <w:tag w:val="goog_rdk_252"/>
            </w:sdtPr>
            <w:sdtContent>
              <w:r w:rsidRPr="00000000" w:rsidDel="00000000" w:rsidR="00000000">
                <w:rPr>
                  <w:rtl w:val="0"/>
                  <w:rPrChange w:date="2022-04-27T21:31:15Z" w:author="Vinícius Russi" w:id="1">
                    <w:rPr>
                      <w:sz w:val="22"/>
                      <w:szCs w:val="22"/>
                    </w:rPr>
                  </w:rPrChange>
                </w:rPr>
                <w:t xml:space="preserve"> pela gentileza na concessão dos dados utilizados neste trabalho.</w:t>
              </w:r>
            </w:sdtContent>
          </w:sdt>
        </w:p>
      </w:sdtContent>
    </w:sdt>
    <w:sdt>
      <w:sdtPr>
        <w:tag w:val="goog_rdk_259"/>
      </w:sdtPr>
      <w:sdtContent>
        <w:p w:rsidRPr="00000000" w:rsidDel="00000000" w:rsidRDefault="00000000" w:rsidR="00000000" w:rsidP="00000000" w14:paraId="0000006C">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rPr>
              <w:smallCaps w:val="1"/>
              <w:rPrChange w:date="2022-04-27T21:31:15Z" w:author="Vinícius Russi" w:id="1">
                <w:rPr>
                  <w:smallCaps w:val="1"/>
                  <w:sz w:val="22"/>
                  <w:szCs w:val="22"/>
                </w:rPr>
              </w:rPrChange>
            </w:rPr>
          </w:pPr>
          <w:sdt>
            <w:sdtPr>
              <w:tag w:val="goog_rdk_254"/>
            </w:sdtPr>
            <w:sdtContent>
              <w:r w:rsidRPr="00000000" w:rsidDel="00000000" w:rsidR="00000000">
                <w:rPr>
                  <w:rtl w:val="0"/>
                  <w:rPrChange w:date="2022-04-27T21:31:15Z" w:author="Vinícius Russi" w:id="1">
                    <w:rPr>
                      <w:sz w:val="22"/>
                      <w:szCs w:val="22"/>
                    </w:rPr>
                  </w:rPrChange>
                </w:rPr>
                <w:tab/>
                <w:t xml:space="preserve">À professora Denise Prado Kronbauer</w:t>
              </w:r>
            </w:sdtContent>
          </w:sdt>
          <w:sdt>
            <w:sdtPr>
              <w:tag w:val="goog_rdk_255"/>
            </w:sdtPr>
            <w:sdtContent>
              <w:ins w:date="2022-04-25T17:48:28Z" w:author="Ivans Dias" w:id="10"/>
              <w:sdt>
                <w:sdtPr>
                  <w:tag w:val="goog_rdk_256"/>
                </w:sdtPr>
                <w:sdtContent>
                  <w:ins w:date="2022-04-25T17:48:28Z" w:author="Ivans Dias" w:id="10">
                    <w:r w:rsidRPr="00000000" w:rsidDel="00000000" w:rsidR="00000000">
                      <w:rPr>
                        <w:rtl w:val="0"/>
                        <w:rPrChange w:date="2022-04-27T21:31:15Z" w:author="Vinícius Russi" w:id="1">
                          <w:rPr>
                            <w:sz w:val="22"/>
                            <w:szCs w:val="22"/>
                          </w:rPr>
                        </w:rPrChange>
                      </w:rPr>
                      <w:t xml:space="preserve">,</w:t>
                    </w:r>
                  </w:ins>
                </w:sdtContent>
              </w:sdt>
              <w:ins w:date="2022-04-25T17:48:28Z" w:author="Ivans Dias" w:id="10"/>
            </w:sdtContent>
          </w:sdt>
          <w:sdt>
            <w:sdtPr>
              <w:tag w:val="goog_rdk_257"/>
            </w:sdtPr>
            <w:sdtContent>
              <w:r w:rsidRPr="00000000" w:rsidDel="00000000" w:rsidR="00000000">
                <w:rPr>
                  <w:rtl w:val="0"/>
                  <w:rPrChange w:date="2022-04-27T21:31:15Z" w:author="Vinícius Russi" w:id="1">
                    <w:rPr>
                      <w:sz w:val="22"/>
                      <w:szCs w:val="22"/>
                    </w:rPr>
                  </w:rPrChange>
                </w:rPr>
                <w:t xml:space="preserve"> pela orientação e revisão deste trabalho</w:t>
              </w:r>
            </w:sdtContent>
          </w:sdt>
          <w:sdt>
            <w:sdtPr>
              <w:tag w:val="goog_rdk_258"/>
            </w:sdtPr>
            <w:sdtContent>
              <w:r w:rsidRPr="00000000" w:rsidDel="00000000" w:rsidR="00000000">
                <w:rPr>
                  <w:smallCaps w:val="1"/>
                  <w:rtl w:val="0"/>
                  <w:rPrChange w:date="2022-04-27T21:31:15Z" w:author="Vinícius Russi" w:id="1">
                    <w:rPr>
                      <w:smallCaps w:val="1"/>
                      <w:sz w:val="22"/>
                      <w:szCs w:val="22"/>
                    </w:rPr>
                  </w:rPrChange>
                </w:rPr>
                <w:t xml:space="preserve">.</w:t>
              </w:r>
            </w:sdtContent>
          </w:sdt>
        </w:p>
      </w:sdtContent>
    </w:sdt>
    <w:sdt>
      <w:sdtPr>
        <w:tag w:val="goog_rdk_261"/>
      </w:sdtPr>
      <w:sdtContent>
        <w:p w:rsidRPr="00000000" w:rsidDel="00000000" w:rsidRDefault="00000000" w:rsidR="00000000" w:rsidP="00000000" w14:paraId="0000006D">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smallCaps w:val="1"/>
              <w:rPrChange w:date="2022-04-27T21:31:15Z" w:author="Vinícius Russi" w:id="1">
                <w:rPr>
                  <w:smallCaps w:val="1"/>
                  <w:sz w:val="22"/>
                  <w:szCs w:val="22"/>
                </w:rPr>
              </w:rPrChange>
            </w:rPr>
          </w:pPr>
          <w:sdt>
            <w:sdtPr>
              <w:tag w:val="goog_rdk_260"/>
            </w:sdtPr>
            <w:sdtContent>
              <w:r w:rsidRPr="00000000" w:rsidDel="00000000" w:rsidR="00000000">
                <w:rPr>
                  <w:rtl w:val="0"/>
                </w:rPr>
              </w:r>
            </w:sdtContent>
          </w:sdt>
        </w:p>
      </w:sdtContent>
    </w:sdt>
    <w:sdt>
      <w:sdtPr>
        <w:tag w:val="goog_rdk_263"/>
      </w:sdtPr>
      <w:sdtContent>
        <w:p w:rsidRPr="00000000" w:rsidDel="00000000" w:rsidRDefault="00000000" w:rsidR="00000000" w:rsidP="00000000" w14:paraId="0000006E">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smallCaps w:val="1"/>
              <w:rPrChange w:date="2022-04-27T21:31:15Z" w:author="Vinícius Russi" w:id="1">
                <w:rPr>
                  <w:smallCaps w:val="1"/>
                  <w:sz w:val="22"/>
                  <w:szCs w:val="22"/>
                </w:rPr>
              </w:rPrChange>
            </w:rPr>
          </w:pPr>
          <w:sdt>
            <w:sdtPr>
              <w:tag w:val="goog_rdk_262"/>
            </w:sdtPr>
            <w:sdtContent>
              <w:r w:rsidRPr="00000000" w:rsidDel="00000000" w:rsidR="00000000">
                <w:rPr>
                  <w:rtl w:val="0"/>
                </w:rPr>
              </w:r>
            </w:sdtContent>
          </w:sdt>
        </w:p>
      </w:sdtContent>
    </w:sdt>
    <w:sdt>
      <w:sdtPr>
        <w:tag w:val="goog_rdk_265"/>
      </w:sdtPr>
      <w:sdtContent>
        <w:p w:rsidRPr="00000000" w:rsidDel="00000000" w:rsidRDefault="00000000" w:rsidR="00000000" w:rsidP="00000000" w14:paraId="0000006F">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smallCaps w:val="1"/>
              <w:rPrChange w:date="2022-04-27T21:31:15Z" w:author="Vinícius Russi" w:id="1">
                <w:rPr>
                  <w:smallCaps w:val="1"/>
                  <w:sz w:val="22"/>
                  <w:szCs w:val="22"/>
                </w:rPr>
              </w:rPrChange>
            </w:rPr>
          </w:pPr>
          <w:sdt>
            <w:sdtPr>
              <w:tag w:val="goog_rdk_264"/>
            </w:sdtPr>
            <w:sdtContent>
              <w:r w:rsidRPr="00000000" w:rsidDel="00000000" w:rsidR="00000000">
                <w:rPr>
                  <w:rtl w:val="0"/>
                </w:rPr>
              </w:r>
            </w:sdtContent>
          </w:sdt>
        </w:p>
      </w:sdtContent>
    </w:sdt>
    <w:sdt>
      <w:sdtPr>
        <w:tag w:val="goog_rdk_267"/>
      </w:sdtPr>
      <w:sdtContent>
        <w:p w:rsidRPr="00000000" w:rsidDel="00000000" w:rsidRDefault="00000000" w:rsidR="00000000" w:rsidP="00000000" w14:paraId="0000007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66"/>
            </w:sdtPr>
            <w:sdtContent>
              <w:r w:rsidRPr="00000000" w:rsidDel="00000000" w:rsidR="00000000">
                <w:rPr>
                  <w:rtl w:val="0"/>
                </w:rPr>
              </w:r>
            </w:sdtContent>
          </w:sdt>
        </w:p>
      </w:sdtContent>
    </w:sdt>
    <w:sdt>
      <w:sdtPr>
        <w:tag w:val="goog_rdk_269"/>
      </w:sdtPr>
      <w:sdtContent>
        <w:p w:rsidRPr="00000000" w:rsidDel="00000000" w:rsidRDefault="00000000" w:rsidR="00000000" w:rsidP="00000000" w14:paraId="00000071">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68"/>
            </w:sdtPr>
            <w:sdtContent>
              <w:r w:rsidRPr="00000000" w:rsidDel="00000000" w:rsidR="00000000">
                <w:rPr>
                  <w:rtl w:val="0"/>
                </w:rPr>
              </w:r>
            </w:sdtContent>
          </w:sdt>
        </w:p>
      </w:sdtContent>
    </w:sdt>
    <w:sdt>
      <w:sdtPr>
        <w:tag w:val="goog_rdk_271"/>
      </w:sdtPr>
      <w:sdtContent>
        <w:p w:rsidRPr="00000000" w:rsidDel="00000000" w:rsidRDefault="00000000" w:rsidR="00000000" w:rsidP="00000000" w14:paraId="00000072">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70"/>
            </w:sdtPr>
            <w:sdtContent>
              <w:r w:rsidRPr="00000000" w:rsidDel="00000000" w:rsidR="00000000">
                <w:rPr>
                  <w:rtl w:val="0"/>
                </w:rPr>
              </w:r>
            </w:sdtContent>
          </w:sdt>
        </w:p>
      </w:sdtContent>
    </w:sdt>
    <w:sdt>
      <w:sdtPr>
        <w:tag w:val="goog_rdk_273"/>
      </w:sdtPr>
      <w:sdtContent>
        <w:p w:rsidRPr="00000000" w:rsidDel="00000000" w:rsidRDefault="00000000" w:rsidR="00000000" w:rsidP="00000000" w14:paraId="00000073">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72"/>
            </w:sdtPr>
            <w:sdtContent>
              <w:r w:rsidRPr="00000000" w:rsidDel="00000000" w:rsidR="00000000">
                <w:rPr>
                  <w:rtl w:val="0"/>
                </w:rPr>
              </w:r>
            </w:sdtContent>
          </w:sdt>
        </w:p>
      </w:sdtContent>
    </w:sdt>
    <w:sdt>
      <w:sdtPr>
        <w:tag w:val="goog_rdk_275"/>
      </w:sdtPr>
      <w:sdtContent>
        <w:p w:rsidRPr="00000000" w:rsidDel="00000000" w:rsidRDefault="00000000" w:rsidR="00000000" w:rsidP="00000000" w14:paraId="00000074">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74"/>
            </w:sdtPr>
            <w:sdtContent>
              <w:r w:rsidRPr="00000000" w:rsidDel="00000000" w:rsidR="00000000">
                <w:rPr>
                  <w:rtl w:val="0"/>
                </w:rPr>
              </w:r>
            </w:sdtContent>
          </w:sdt>
        </w:p>
      </w:sdtContent>
    </w:sdt>
    <w:sdt>
      <w:sdtPr>
        <w:tag w:val="goog_rdk_277"/>
      </w:sdtPr>
      <w:sdtContent>
        <w:p w:rsidRPr="00000000" w:rsidDel="00000000" w:rsidRDefault="00000000" w:rsidR="00000000" w:rsidP="00000000" w14:paraId="00000075">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76"/>
            </w:sdtPr>
            <w:sdtContent>
              <w:r w:rsidRPr="00000000" w:rsidDel="00000000" w:rsidR="00000000">
                <w:rPr>
                  <w:rtl w:val="0"/>
                </w:rPr>
              </w:r>
            </w:sdtContent>
          </w:sdt>
        </w:p>
      </w:sdtContent>
    </w:sdt>
    <w:sdt>
      <w:sdtPr>
        <w:tag w:val="goog_rdk_279"/>
      </w:sdtPr>
      <w:sdtContent>
        <w:p w:rsidRPr="00000000" w:rsidDel="00000000" w:rsidRDefault="00000000" w:rsidR="00000000" w:rsidP="00000000" w14:paraId="00000076">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78"/>
            </w:sdtPr>
            <w:sdtContent>
              <w:r w:rsidRPr="00000000" w:rsidDel="00000000" w:rsidR="00000000">
                <w:rPr>
                  <w:rtl w:val="0"/>
                </w:rPr>
              </w:r>
            </w:sdtContent>
          </w:sdt>
        </w:p>
      </w:sdtContent>
    </w:sdt>
    <w:sdt>
      <w:sdtPr>
        <w:tag w:val="goog_rdk_281"/>
      </w:sdtPr>
      <w:sdtContent>
        <w:p w:rsidRPr="00000000" w:rsidDel="00000000" w:rsidRDefault="00000000" w:rsidR="00000000" w:rsidP="00000000" w14:paraId="00000077">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80"/>
            </w:sdtPr>
            <w:sdtContent>
              <w:r w:rsidRPr="00000000" w:rsidDel="00000000" w:rsidR="00000000">
                <w:rPr>
                  <w:rtl w:val="0"/>
                </w:rPr>
              </w:r>
            </w:sdtContent>
          </w:sdt>
        </w:p>
      </w:sdtContent>
    </w:sdt>
    <w:sdt>
      <w:sdtPr>
        <w:tag w:val="goog_rdk_283"/>
      </w:sdtPr>
      <w:sdtContent>
        <w:p w:rsidRPr="00000000" w:rsidDel="00000000" w:rsidRDefault="00000000" w:rsidR="00000000" w:rsidP="00000000" w14:paraId="00000078">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82"/>
            </w:sdtPr>
            <w:sdtContent>
              <w:r w:rsidRPr="00000000" w:rsidDel="00000000" w:rsidR="00000000">
                <w:rPr>
                  <w:rtl w:val="0"/>
                </w:rPr>
              </w:r>
            </w:sdtContent>
          </w:sdt>
        </w:p>
      </w:sdtContent>
    </w:sdt>
    <w:sdt>
      <w:sdtPr>
        <w:tag w:val="goog_rdk_285"/>
      </w:sdtPr>
      <w:sdtContent>
        <w:p w:rsidRPr="00000000" w:rsidDel="00000000" w:rsidRDefault="00000000" w:rsidR="00000000" w:rsidP="00000000" w14:paraId="00000079">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84"/>
            </w:sdtPr>
            <w:sdtContent>
              <w:r w:rsidRPr="00000000" w:rsidDel="00000000" w:rsidR="00000000">
                <w:rPr>
                  <w:rtl w:val="0"/>
                </w:rPr>
              </w:r>
            </w:sdtContent>
          </w:sdt>
        </w:p>
      </w:sdtContent>
    </w:sdt>
    <w:sdt>
      <w:sdtPr>
        <w:tag w:val="goog_rdk_287"/>
      </w:sdtPr>
      <w:sdtContent>
        <w:p w:rsidRPr="00000000" w:rsidDel="00000000" w:rsidRDefault="00000000" w:rsidR="00000000" w:rsidP="00000000" w14:paraId="0000007A">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86"/>
            </w:sdtPr>
            <w:sdtContent>
              <w:r w:rsidRPr="00000000" w:rsidDel="00000000" w:rsidR="00000000">
                <w:rPr>
                  <w:rtl w:val="0"/>
                </w:rPr>
              </w:r>
            </w:sdtContent>
          </w:sdt>
        </w:p>
      </w:sdtContent>
    </w:sdt>
    <w:sdt>
      <w:sdtPr>
        <w:tag w:val="goog_rdk_289"/>
      </w:sdtPr>
      <w:sdtContent>
        <w:p w:rsidRPr="00000000" w:rsidDel="00000000" w:rsidRDefault="00000000" w:rsidR="00000000" w:rsidP="00000000" w14:paraId="0000007B">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88"/>
            </w:sdtPr>
            <w:sdtContent>
              <w:r w:rsidRPr="00000000" w:rsidDel="00000000" w:rsidR="00000000">
                <w:rPr>
                  <w:rtl w:val="0"/>
                </w:rPr>
              </w:r>
            </w:sdtContent>
          </w:sdt>
        </w:p>
      </w:sdtContent>
    </w:sdt>
    <w:sdt>
      <w:sdtPr>
        <w:tag w:val="goog_rdk_291"/>
      </w:sdtPr>
      <w:sdtContent>
        <w:p w:rsidRPr="00000000" w:rsidDel="00000000" w:rsidRDefault="00000000" w:rsidR="00000000" w:rsidP="00000000" w14:paraId="0000007C">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90"/>
            </w:sdtPr>
            <w:sdtContent>
              <w:r w:rsidRPr="00000000" w:rsidDel="00000000" w:rsidR="00000000">
                <w:rPr>
                  <w:rtl w:val="0"/>
                </w:rPr>
              </w:r>
            </w:sdtContent>
          </w:sdt>
        </w:p>
      </w:sdtContent>
    </w:sdt>
    <w:sdt>
      <w:sdtPr>
        <w:tag w:val="goog_rdk_293"/>
      </w:sdtPr>
      <w:sdtContent>
        <w:p w:rsidRPr="00000000" w:rsidDel="00000000" w:rsidRDefault="00000000" w:rsidR="00000000" w:rsidP="00000000" w14:paraId="0000007D">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92"/>
            </w:sdtPr>
            <w:sdtContent>
              <w:r w:rsidRPr="00000000" w:rsidDel="00000000" w:rsidR="00000000">
                <w:rPr>
                  <w:rtl w:val="0"/>
                </w:rPr>
              </w:r>
            </w:sdtContent>
          </w:sdt>
        </w:p>
      </w:sdtContent>
    </w:sdt>
    <w:sdt>
      <w:sdtPr>
        <w:tag w:val="goog_rdk_295"/>
      </w:sdtPr>
      <w:sdtContent>
        <w:p w:rsidRPr="00000000" w:rsidDel="00000000" w:rsidRDefault="00000000" w:rsidR="00000000" w:rsidP="00000000" w14:paraId="0000007E">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94"/>
            </w:sdtPr>
            <w:sdtContent>
              <w:r w:rsidRPr="00000000" w:rsidDel="00000000" w:rsidR="00000000">
                <w:rPr>
                  <w:rtl w:val="0"/>
                </w:rPr>
              </w:r>
            </w:sdtContent>
          </w:sdt>
        </w:p>
      </w:sdtContent>
    </w:sdt>
    <w:sdt>
      <w:sdtPr>
        <w:tag w:val="goog_rdk_297"/>
      </w:sdtPr>
      <w:sdtContent>
        <w:p w:rsidRPr="00000000" w:rsidDel="00000000" w:rsidRDefault="00000000" w:rsidR="00000000" w:rsidP="00000000" w14:paraId="0000007F">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120" w:lineRule="auto"/>
            <w:ind w:left="0" w:right="0" w:firstLine="0"/>
            <w:jc w:val="left"/>
            <w:rPr>
              <w:b w:val="1"/>
              <w:smallCaps w:val="1"/>
              <w:rPrChange w:date="2022-04-27T21:31:15Z" w:author="Vinícius Russi" w:id="1">
                <w:rPr>
                  <w:b w:val="1"/>
                  <w:smallCaps w:val="1"/>
                  <w:sz w:val="22"/>
                  <w:szCs w:val="22"/>
                </w:rPr>
              </w:rPrChange>
            </w:rPr>
          </w:pPr>
          <w:sdt>
            <w:sdtPr>
              <w:tag w:val="goog_rdk_296"/>
            </w:sdtPr>
            <w:sdtContent>
              <w:r w:rsidRPr="00000000" w:rsidDel="00000000" w:rsidR="00000000">
                <w:rPr>
                  <w:rtl w:val="0"/>
                </w:rPr>
              </w:r>
            </w:sdtContent>
          </w:sdt>
        </w:p>
      </w:sdtContent>
    </w:sdt>
    <w:sdt>
      <w:sdtPr>
        <w:tag w:val="goog_rdk_299"/>
      </w:sdtPr>
      <w:sdtContent>
        <w:p w:rsidRPr="00000000" w:rsidDel="00000000" w:rsidRDefault="00000000" w:rsidR="00000000" w:rsidP="00000000" w14:paraId="00000080">
          <w:pPr>
            <w:rPr>
              <w:rPrChange w:date="2022-04-27T21:31:15Z" w:author="Vinícius Russi" w:id="1">
                <w:rPr>
                  <w:sz w:val="22"/>
                  <w:szCs w:val="22"/>
                </w:rPr>
              </w:rPrChange>
            </w:rPr>
          </w:pPr>
          <w:sdt>
            <w:sdtPr>
              <w:tag w:val="goog_rdk_298"/>
            </w:sdtPr>
            <w:sdtContent>
              <w:r w:rsidRPr="00000000" w:rsidDel="00000000" w:rsidR="00000000">
                <w:rPr>
                  <w:rtl w:val="0"/>
                </w:rPr>
              </w:r>
            </w:sdtContent>
          </w:sdt>
        </w:p>
      </w:sdtContent>
    </w:sdt>
    <w:sdt>
      <w:sdtPr>
        <w:tag w:val="goog_rdk_301"/>
      </w:sdtPr>
      <w:sdtContent>
        <w:p w:rsidRPr="00000000" w:rsidDel="00000000" w:rsidRDefault="00000000" w:rsidR="00000000" w:rsidP="00000000" w14:paraId="00000081">
          <w:pPr>
            <w:rPr>
              <w:rPrChange w:date="2022-04-27T21:31:15Z" w:author="Vinícius Russi" w:id="1">
                <w:rPr>
                  <w:sz w:val="22"/>
                  <w:szCs w:val="22"/>
                </w:rPr>
              </w:rPrChange>
            </w:rPr>
          </w:pPr>
          <w:sdt>
            <w:sdtPr>
              <w:tag w:val="goog_rdk_300"/>
            </w:sdtPr>
            <w:sdtContent>
              <w:r w:rsidRPr="00000000" w:rsidDel="00000000" w:rsidR="00000000">
                <w:rPr>
                  <w:rtl w:val="0"/>
                </w:rPr>
              </w:r>
            </w:sdtContent>
          </w:sdt>
        </w:p>
      </w:sdtContent>
    </w:sdt>
    <w:sdt>
      <w:sdtPr>
        <w:tag w:val="goog_rdk_305"/>
      </w:sdtPr>
      <w:sdtContent>
        <w:p w:rsidRPr="00000000" w:rsidDel="00000000" w:rsidRDefault="00000000" w:rsidR="00000000" w:rsidP="00000000" w14:paraId="00000082">
          <w:pPr>
            <w:rPr>
              <w:del w:date="2022-04-27T21:50:28Z" w:author="Vinícius Russi" w:id="11"/>
              <w:rPrChange w:date="2022-04-27T21:31:15Z" w:author="Vinícius Russi" w:id="1">
                <w:rPr>
                  <w:sz w:val="22"/>
                  <w:szCs w:val="22"/>
                </w:rPr>
              </w:rPrChange>
            </w:rPr>
          </w:pPr>
          <w:sdt>
            <w:sdtPr>
              <w:tag w:val="goog_rdk_303"/>
            </w:sdtPr>
            <w:sdtContent>
              <w:del w:date="2022-04-27T21:50:28Z" w:author="Vinícius Russi" w:id="11"/>
              <w:sdt>
                <w:sdtPr>
                  <w:tag w:val="goog_rdk_304"/>
                </w:sdtPr>
                <w:sdtContent>
                  <w:del w:date="2022-04-27T21:50:28Z" w:author="Vinícius Russi" w:id="11">
                    <w:r w:rsidRPr="00000000" w:rsidDel="00000000" w:rsidR="00000000">
                      <w:rPr>
                        <w:rtl w:val="0"/>
                      </w:rPr>
                    </w:r>
                  </w:del>
                </w:sdtContent>
              </w:sdt>
              <w:del w:date="2022-04-27T21:50:28Z" w:author="Vinícius Russi" w:id="11"/>
            </w:sdtContent>
          </w:sdt>
        </w:p>
      </w:sdtContent>
    </w:sdt>
    <w:sdt>
      <w:sdtPr>
        <w:tag w:val="goog_rdk_308"/>
      </w:sdtPr>
      <w:sdtContent>
        <w:p w:rsidRPr="00000000" w:rsidDel="00000000" w:rsidRDefault="00000000" w:rsidR="00000000" w:rsidP="00000000" w14:paraId="00000083">
          <w:pPr>
            <w:rPr>
              <w:del w:date="2022-04-27T21:50:28Z" w:author="Vinícius Russi" w:id="11"/>
              <w:rPrChange w:date="2022-04-27T21:31:15Z" w:author="Vinícius Russi" w:id="1">
                <w:rPr>
                  <w:sz w:val="22"/>
                  <w:szCs w:val="22"/>
                </w:rPr>
              </w:rPrChange>
            </w:rPr>
          </w:pPr>
          <w:sdt>
            <w:sdtPr>
              <w:tag w:val="goog_rdk_306"/>
            </w:sdtPr>
            <w:sdtContent>
              <w:del w:date="2022-04-27T21:50:28Z" w:author="Vinícius Russi" w:id="11"/>
              <w:sdt>
                <w:sdtPr>
                  <w:tag w:val="goog_rdk_307"/>
                </w:sdtPr>
                <w:sdtContent>
                  <w:del w:date="2022-04-27T21:50:28Z" w:author="Vinícius Russi" w:id="11">
                    <w:r w:rsidRPr="00000000" w:rsidDel="00000000" w:rsidR="00000000">
                      <w:rPr>
                        <w:rtl w:val="0"/>
                      </w:rPr>
                    </w:r>
                  </w:del>
                </w:sdtContent>
              </w:sdt>
              <w:del w:date="2022-04-27T21:50:28Z" w:author="Vinícius Russi" w:id="11"/>
            </w:sdtContent>
          </w:sdt>
        </w:p>
      </w:sdtContent>
    </w:sdt>
    <w:sdt>
      <w:sdtPr>
        <w:tag w:val="goog_rdk_311"/>
      </w:sdtPr>
      <w:sdtContent>
        <w:p w:rsidRPr="00000000" w:rsidDel="00000000" w:rsidRDefault="00000000" w:rsidR="00000000" w:rsidP="00000000" w14:paraId="00000084">
          <w:pPr>
            <w:pStyle w:val="Heading2"/>
            <w:jc w:val="center"/>
            <w:rPr>
              <w:vertAlign w:val="baseline"/>
              <w:rPrChange w:date="2022-04-27T21:31:15Z" w:author="Vinícius Russi" w:id="1">
                <w:rPr>
                  <w:sz w:val="22"/>
                  <w:szCs w:val="22"/>
                  <w:vertAlign w:val="baseline"/>
                </w:rPr>
              </w:rPrChange>
            </w:rPr>
            <w:pPrChange w:date="2022-04-27T21:50:26Z" w:author="Vinícius Russi" w:id="0">
              <w:pPr>
                <w:pStyle w:val="Heading2"/>
              </w:pPr>
            </w:pPrChange>
          </w:pPr>
          <w:bookmarkStart w:id="3" w:name="_heading=h.kmke4oq82xtg" w:colFirst="0" w:colLast="0"/>
          <w:bookmarkEnd w:id="3"/>
          <w:sdt>
            <w:sdtPr>
              <w:tag w:val="goog_rdk_309"/>
            </w:sdtPr>
            <w:sdtContent>
              <w:r w:rsidRPr="00000000" w:rsidDel="00000000" w:rsidR="00000000">
                <w:rPr>
                  <w:rtl w:val="0"/>
                  <w:rPrChange w:date="2022-04-27T21:31:15Z" w:author="Vinícius Russi" w:id="1">
                    <w:rPr>
                      <w:sz w:val="22"/>
                      <w:szCs w:val="22"/>
                    </w:rPr>
                  </w:rPrChange>
                </w:rPr>
                <w:t xml:space="preserve">RESUMO </w:t>
              </w:r>
            </w:sdtContent>
          </w:sdt>
          <w:sdt>
            <w:sdtPr>
              <w:tag w:val="goog_rdk_310"/>
            </w:sdtPr>
            <w:sdtContent>
              <w:r w:rsidRPr="00000000" w:rsidDel="00000000" w:rsidR="00000000">
                <w:rPr>
                  <w:rtl w:val="0"/>
                </w:rPr>
              </w:r>
            </w:sdtContent>
          </w:sdt>
        </w:p>
      </w:sdtContent>
    </w:sdt>
    <w:sdt>
      <w:sdtPr>
        <w:tag w:val="goog_rdk_463"/>
      </w:sdtPr>
      <w:sdtContent>
        <w:p w:rsidRPr="00000000" w:rsidDel="00000000" w:rsidRDefault="00000000" w:rsidR="00000000" w:rsidP="00000000" w14:paraId="00000085">
          <w:pPr>
            <w:spacing w:line="240" w:lineRule="auto"/>
            <w:ind w:left="0" w:firstLine="0"/>
            <w:rPr>
              <w:rPrChange w:date="2022-04-27T21:31:15Z" w:author="Vinícius Russi" w:id="1">
                <w:rPr>
                  <w:sz w:val="22"/>
                  <w:szCs w:val="22"/>
                </w:rPr>
              </w:rPrChange>
            </w:rPr>
          </w:pPr>
          <w:sdt>
            <w:sdtPr>
              <w:tag w:val="goog_rdk_312"/>
            </w:sdtPr>
            <w:sdtContent>
              <w:r w:rsidRPr="00000000" w:rsidDel="00000000" w:rsidR="00000000">
                <w:rPr>
                  <w:rtl w:val="0"/>
                  <w:rPrChange w:date="2022-04-27T21:31:15Z" w:author="Vinícius Russi" w:id="1">
                    <w:rPr>
                      <w:sz w:val="22"/>
                      <w:szCs w:val="22"/>
                    </w:rPr>
                  </w:rPrChange>
                </w:rPr>
                <w:t xml:space="preserve">Com a intensificação de uma economia globalizada, houve um crescimento na demanda por equipamentos e sistemas com melhor desempenho aliado ao baixo custo.Também surgiu a necessidade de redução na probabilidade de ocorrência de falhas nos produtos, considerando que essas falhas podem levar a um aumento dos custos dos produtos </w:t>
              </w:r>
            </w:sdtContent>
          </w:sdt>
          <w:sdt>
            <w:sdtPr>
              <w:tag w:val="goog_rdk_313"/>
            </w:sdtPr>
            <w:sdtContent>
              <w:del w:date="2022-04-25T18:03:51Z" w:author="Ivans Dias" w:id="13"/>
              <w:sdt>
                <w:sdtPr>
                  <w:tag w:val="goog_rdk_314"/>
                </w:sdtPr>
                <w:sdtContent>
                  <w:del w:date="2022-04-25T18:03:51Z" w:author="Ivans Dias" w:id="13">
                    <w:r w:rsidRPr="00000000" w:rsidDel="00000000" w:rsidR="00000000">
                      <w:rPr>
                        <w:rtl w:val="0"/>
                        <w:rPrChange w:date="2022-04-27T21:31:15Z" w:author="Vinícius Russi" w:id="1">
                          <w:rPr>
                            <w:sz w:val="22"/>
                            <w:szCs w:val="22"/>
                          </w:rPr>
                        </w:rPrChange>
                      </w:rPr>
                      <w:delText xml:space="preserve">ou</w:delText>
                    </w:r>
                  </w:del>
                </w:sdtContent>
              </w:sdt>
              <w:del w:date="2022-04-25T18:03:51Z" w:author="Ivans Dias" w:id="13"/>
            </w:sdtContent>
          </w:sdt>
          <w:sdt>
            <w:sdtPr>
              <w:tag w:val="goog_rdk_315"/>
            </w:sdtPr>
            <w:sdtContent>
              <w:ins w:date="2022-04-25T18:03:51Z" w:author="Ivans Dias" w:id="13"/>
              <w:sdt>
                <w:sdtPr>
                  <w:tag w:val="goog_rdk_316"/>
                </w:sdtPr>
                <w:sdtContent>
                  <w:ins w:date="2022-04-25T18:03:51Z" w:author="Ivans Dias" w:id="13">
                    <w:r w:rsidRPr="00000000" w:rsidDel="00000000" w:rsidR="00000000">
                      <w:rPr>
                        <w:rtl w:val="0"/>
                        <w:rPrChange w:date="2022-04-27T21:31:15Z" w:author="Vinícius Russi" w:id="1">
                          <w:rPr>
                            <w:sz w:val="22"/>
                            <w:szCs w:val="22"/>
                          </w:rPr>
                        </w:rPrChange>
                      </w:rPr>
                      <w:t xml:space="preserve">e</w:t>
                    </w:r>
                  </w:ins>
                </w:sdtContent>
              </w:sdt>
              <w:ins w:date="2022-04-25T18:03:51Z" w:author="Ivans Dias" w:id="13"/>
            </w:sdtContent>
          </w:sdt>
          <w:sdt>
            <w:sdtPr>
              <w:tag w:val="goog_rdk_317"/>
            </w:sdtPr>
            <w:sdtContent>
              <w:r w:rsidRPr="00000000" w:rsidDel="00000000" w:rsidR="00000000">
                <w:rPr>
                  <w:rtl w:val="0"/>
                  <w:rPrChange w:date="2022-04-27T21:31:15Z" w:author="Vinícius Russi" w:id="1">
                    <w:rPr>
                      <w:sz w:val="22"/>
                      <w:szCs w:val="22"/>
                    </w:rPr>
                  </w:rPrChange>
                </w:rPr>
                <w:t xml:space="preserve"> até</w:t>
              </w:r>
            </w:sdtContent>
          </w:sdt>
          <w:sdt>
            <w:sdtPr>
              <w:tag w:val="goog_rdk_318"/>
            </w:sdtPr>
            <w:sdtContent>
              <w:ins w:date="2022-04-25T18:36:27Z" w:author="Ivans Dias" w:id="14"/>
              <w:sdt>
                <w:sdtPr>
                  <w:tag w:val="goog_rdk_319"/>
                </w:sdtPr>
                <w:sdtContent>
                  <w:ins w:date="2022-04-25T18:36:27Z" w:author="Ivans Dias" w:id="14">
                    <w:r w:rsidRPr="00000000" w:rsidDel="00000000" w:rsidR="00000000">
                      <w:rPr>
                        <w:rtl w:val="0"/>
                        <w:rPrChange w:date="2022-04-27T21:31:15Z" w:author="Vinícius Russi" w:id="1">
                          <w:rPr>
                            <w:sz w:val="22"/>
                            <w:szCs w:val="22"/>
                          </w:rPr>
                        </w:rPrChange>
                      </w:rPr>
                      <w:t xml:space="preserve"> a</w:t>
                    </w:r>
                  </w:ins>
                </w:sdtContent>
              </w:sdt>
              <w:ins w:date="2022-04-25T18:36:27Z" w:author="Ivans Dias" w:id="14"/>
            </w:sdtContent>
          </w:sdt>
          <w:sdt>
            <w:sdtPr>
              <w:tag w:val="goog_rdk_320"/>
            </w:sdtPr>
            <w:sdtContent>
              <w:r w:rsidRPr="00000000" w:rsidDel="00000000" w:rsidR="00000000">
                <w:rPr>
                  <w:rtl w:val="0"/>
                  <w:rPrChange w:date="2022-04-27T21:31:15Z" w:author="Vinícius Russi" w:id="1">
                    <w:rPr>
                      <w:sz w:val="22"/>
                      <w:szCs w:val="22"/>
                    </w:rPr>
                  </w:rPrChange>
                </w:rPr>
                <w:t xml:space="preserve"> acidentes. Sendo assim, a confiabilidade pode ser definida como a probabilidade de um sistema operar de maneira satisfatória (sem falhas) em um período de tempo conhecido e</w:t>
              </w:r>
            </w:sdtContent>
          </w:sdt>
          <w:sdt>
            <w:sdtPr>
              <w:tag w:val="goog_rdk_321"/>
            </w:sdtPr>
            <w:sdtContent>
              <w:ins w:date="2022-04-25T18:04:23Z" w:author="Ivans Dias" w:id="15"/>
              <w:sdt>
                <w:sdtPr>
                  <w:tag w:val="goog_rdk_322"/>
                </w:sdtPr>
                <w:sdtContent>
                  <w:ins w:date="2022-04-25T18:04:23Z" w:author="Ivans Dias" w:id="15">
                    <w:r w:rsidRPr="00000000" w:rsidDel="00000000" w:rsidR="00000000">
                      <w:rPr>
                        <w:rtl w:val="0"/>
                        <w:rPrChange w:date="2022-04-27T21:31:15Z" w:author="Vinícius Russi" w:id="1">
                          <w:rPr>
                            <w:sz w:val="22"/>
                            <w:szCs w:val="22"/>
                          </w:rPr>
                        </w:rPrChange>
                      </w:rPr>
                      <w:t xml:space="preserve"> em</w:t>
                    </w:r>
                  </w:ins>
                </w:sdtContent>
              </w:sdt>
              <w:ins w:date="2022-04-25T18:04:23Z" w:author="Ivans Dias" w:id="15"/>
            </w:sdtContent>
          </w:sdt>
          <w:sdt>
            <w:sdtPr>
              <w:tag w:val="goog_rdk_323"/>
            </w:sdtPr>
            <w:sdtContent>
              <w:r w:rsidRPr="00000000" w:rsidDel="00000000" w:rsidR="00000000">
                <w:rPr>
                  <w:rtl w:val="0"/>
                  <w:rPrChange w:date="2022-04-27T21:31:15Z" w:author="Vinícius Russi" w:id="1">
                    <w:rPr>
                      <w:sz w:val="22"/>
                      <w:szCs w:val="22"/>
                    </w:rPr>
                  </w:rPrChange>
                </w:rPr>
                <w:t xml:space="preserve"> condições definidas no projeto. Em algumas situações, a confiabilidade deve ter um nível extremamente alto, </w:t>
              </w:r>
            </w:sdtContent>
          </w:sdt>
          <w:sdt>
            <w:sdtPr>
              <w:tag w:val="goog_rdk_324"/>
            </w:sdtPr>
            <w:sdtContent>
              <w:del w:date="2022-04-25T18:04:58Z" w:author="Ivans Dias" w:id="16"/>
              <w:sdt>
                <w:sdtPr>
                  <w:tag w:val="goog_rdk_325"/>
                </w:sdtPr>
                <w:sdtContent>
                  <w:del w:date="2022-04-25T18:04:58Z" w:author="Ivans Dias" w:id="16">
                    <w:r w:rsidRPr="00000000" w:rsidDel="00000000" w:rsidR="00000000">
                      <w:rPr>
                        <w:rtl w:val="0"/>
                        <w:rPrChange w:date="2022-04-27T21:31:15Z" w:author="Vinícius Russi" w:id="1">
                          <w:rPr>
                            <w:sz w:val="22"/>
                            <w:szCs w:val="22"/>
                          </w:rPr>
                        </w:rPrChange>
                      </w:rPr>
                      <w:delText xml:space="preserve">pela</w:delText>
                    </w:r>
                  </w:del>
                </w:sdtContent>
              </w:sdt>
              <w:del w:date="2022-04-25T18:04:58Z" w:author="Ivans Dias" w:id="16"/>
            </w:sdtContent>
          </w:sdt>
          <w:sdt>
            <w:sdtPr>
              <w:tag w:val="goog_rdk_326"/>
            </w:sdtPr>
            <w:sdtContent>
              <w:ins w:date="2022-04-25T18:04:58Z" w:author="Ivans Dias" w:id="16"/>
              <w:sdt>
                <w:sdtPr>
                  <w:tag w:val="goog_rdk_327"/>
                </w:sdtPr>
                <w:sdtContent>
                  <w:ins w:date="2022-04-25T18:04:58Z" w:author="Ivans Dias" w:id="16">
                    <w:r w:rsidRPr="00000000" w:rsidDel="00000000" w:rsidR="00000000">
                      <w:rPr>
                        <w:rtl w:val="0"/>
                        <w:rPrChange w:date="2022-04-27T21:31:15Z" w:author="Vinícius Russi" w:id="1">
                          <w:rPr>
                            <w:sz w:val="22"/>
                            <w:szCs w:val="22"/>
                          </w:rPr>
                        </w:rPrChange>
                      </w:rPr>
                      <w:t xml:space="preserve">devido às</w:t>
                    </w:r>
                  </w:ins>
                </w:sdtContent>
              </w:sdt>
              <w:ins w:date="2022-04-25T18:04:58Z" w:author="Ivans Dias" w:id="16"/>
            </w:sdtContent>
          </w:sdt>
          <w:sdt>
            <w:sdtPr>
              <w:tag w:val="goog_rdk_328"/>
            </w:sdtPr>
            <w:sdtContent>
              <w:r w:rsidRPr="00000000" w:rsidDel="00000000" w:rsidR="00000000">
                <w:rPr>
                  <w:rtl w:val="0"/>
                  <w:rPrChange w:date="2022-04-27T21:31:15Z" w:author="Vinícius Russi" w:id="1">
                    <w:rPr>
                      <w:sz w:val="22"/>
                      <w:szCs w:val="22"/>
                    </w:rPr>
                  </w:rPrChange>
                </w:rPr>
                <w:t xml:space="preserve"> consequência</w:t>
              </w:r>
            </w:sdtContent>
          </w:sdt>
          <w:sdt>
            <w:sdtPr>
              <w:tag w:val="goog_rdk_329"/>
            </w:sdtPr>
            <w:sdtContent>
              <w:ins w:date="2022-04-25T18:05:10Z" w:author="Ivans Dias" w:id="17"/>
              <w:sdt>
                <w:sdtPr>
                  <w:tag w:val="goog_rdk_330"/>
                </w:sdtPr>
                <w:sdtContent>
                  <w:ins w:date="2022-04-25T18:05:10Z" w:author="Ivans Dias" w:id="17">
                    <w:r w:rsidRPr="00000000" w:rsidDel="00000000" w:rsidR="00000000">
                      <w:rPr>
                        <w:rtl w:val="0"/>
                        <w:rPrChange w:date="2022-04-27T21:31:15Z" w:author="Vinícius Russi" w:id="1">
                          <w:rPr>
                            <w:sz w:val="22"/>
                            <w:szCs w:val="22"/>
                          </w:rPr>
                        </w:rPrChange>
                      </w:rPr>
                      <w:t xml:space="preserve">s</w:t>
                    </w:r>
                  </w:ins>
                </w:sdtContent>
              </w:sdt>
              <w:ins w:date="2022-04-25T18:05:10Z" w:author="Ivans Dias" w:id="17"/>
            </w:sdtContent>
          </w:sdt>
          <w:sdt>
            <w:sdtPr>
              <w:tag w:val="goog_rdk_331"/>
            </w:sdtPr>
            <w:sdtContent>
              <w:r w:rsidRPr="00000000" w:rsidDel="00000000" w:rsidR="00000000">
                <w:rPr>
                  <w:rtl w:val="0"/>
                  <w:rPrChange w:date="2022-04-27T21:31:15Z" w:author="Vinícius Russi" w:id="1">
                    <w:rPr>
                      <w:sz w:val="22"/>
                      <w:szCs w:val="22"/>
                    </w:rPr>
                  </w:rPrChange>
                </w:rPr>
                <w:t xml:space="preserve"> que a falha pode ocasionar. Assim, a falha pode ser definida como uma inoperância de um produto, que não executa a função para a qual foi projetado. Uma falha pode gerar uma situação indesejada como uma simples parada de máquina, prejuízos financeiros, e até algo pior</w:t>
              </w:r>
            </w:sdtContent>
          </w:sdt>
          <w:sdt>
            <w:sdtPr>
              <w:tag w:val="goog_rdk_332"/>
            </w:sdtPr>
            <w:sdtContent>
              <w:ins w:date="2022-04-25T18:06:00Z" w:author="Ivans Dias" w:id="18"/>
              <w:sdt>
                <w:sdtPr>
                  <w:tag w:val="goog_rdk_333"/>
                </w:sdtPr>
                <w:sdtContent>
                  <w:ins w:date="2022-04-25T18:06:00Z" w:author="Ivans Dias" w:id="18">
                    <w:r w:rsidRPr="00000000" w:rsidDel="00000000" w:rsidR="00000000">
                      <w:rPr>
                        <w:rtl w:val="0"/>
                        <w:rPrChange w:date="2022-04-27T21:31:15Z" w:author="Vinícius Russi" w:id="1">
                          <w:rPr>
                            <w:sz w:val="22"/>
                            <w:szCs w:val="22"/>
                          </w:rPr>
                        </w:rPrChange>
                      </w:rPr>
                      <w:t xml:space="preserve">,</w:t>
                    </w:r>
                  </w:ins>
                </w:sdtContent>
              </w:sdt>
              <w:ins w:date="2022-04-25T18:06:00Z" w:author="Ivans Dias" w:id="18"/>
            </w:sdtContent>
          </w:sdt>
          <w:sdt>
            <w:sdtPr>
              <w:tag w:val="goog_rdk_334"/>
            </w:sdtPr>
            <w:sdtContent>
              <w:r w:rsidRPr="00000000" w:rsidDel="00000000" w:rsidR="00000000">
                <w:rPr>
                  <w:rtl w:val="0"/>
                  <w:rPrChange w:date="2022-04-27T21:31:15Z" w:author="Vinícius Russi" w:id="1">
                    <w:rPr>
                      <w:sz w:val="22"/>
                      <w:szCs w:val="22"/>
                    </w:rPr>
                  </w:rPrChange>
                </w:rPr>
                <w:t xml:space="preserve"> como o risco </w:t>
              </w:r>
            </w:sdtContent>
          </w:sdt>
          <w:sdt>
            <w:sdtPr>
              <w:tag w:val="goog_rdk_335"/>
            </w:sdtPr>
            <w:sdtContent>
              <w:del w:date="2022-04-25T18:06:02Z" w:author="Ivans Dias" w:id="19"/>
              <w:sdt>
                <w:sdtPr>
                  <w:tag w:val="goog_rdk_336"/>
                </w:sdtPr>
                <w:sdtContent>
                  <w:del w:date="2022-04-25T18:06:02Z" w:author="Ivans Dias" w:id="19">
                    <w:r w:rsidRPr="00000000" w:rsidDel="00000000" w:rsidR="00000000">
                      <w:rPr>
                        <w:rtl w:val="0"/>
                        <w:rPrChange w:date="2022-04-27T21:31:15Z" w:author="Vinícius Russi" w:id="1">
                          <w:rPr>
                            <w:sz w:val="22"/>
                            <w:szCs w:val="22"/>
                          </w:rPr>
                        </w:rPrChange>
                      </w:rPr>
                      <w:delText xml:space="preserve">de</w:delText>
                    </w:r>
                  </w:del>
                </w:sdtContent>
              </w:sdt>
              <w:del w:date="2022-04-25T18:06:02Z" w:author="Ivans Dias" w:id="19"/>
            </w:sdtContent>
          </w:sdt>
          <w:sdt>
            <w:sdtPr>
              <w:tag w:val="goog_rdk_337"/>
            </w:sdtPr>
            <w:sdtContent>
              <w:ins w:date="2022-04-25T18:06:02Z" w:author="Ivans Dias" w:id="19"/>
              <w:sdt>
                <w:sdtPr>
                  <w:tag w:val="goog_rdk_338"/>
                </w:sdtPr>
                <w:sdtContent>
                  <w:ins w:date="2022-04-25T18:06:02Z" w:author="Ivans Dias" w:id="19">
                    <w:r w:rsidRPr="00000000" w:rsidDel="00000000" w:rsidR="00000000">
                      <w:rPr>
                        <w:rtl w:val="0"/>
                        <w:rPrChange w:date="2022-04-27T21:31:15Z" w:author="Vinícius Russi" w:id="1">
                          <w:rPr>
                            <w:sz w:val="22"/>
                            <w:szCs w:val="22"/>
                          </w:rPr>
                        </w:rPrChange>
                      </w:rPr>
                      <w:t xml:space="preserve">para as</w:t>
                    </w:r>
                  </w:ins>
                </w:sdtContent>
              </w:sdt>
              <w:ins w:date="2022-04-25T18:06:02Z" w:author="Ivans Dias" w:id="19"/>
            </w:sdtContent>
          </w:sdt>
          <w:sdt>
            <w:sdtPr>
              <w:tag w:val="goog_rdk_339"/>
            </w:sdtPr>
            <w:sdtContent>
              <w:r w:rsidRPr="00000000" w:rsidDel="00000000" w:rsidR="00000000">
                <w:rPr>
                  <w:rtl w:val="0"/>
                  <w:rPrChange w:date="2022-04-27T21:31:15Z" w:author="Vinícius Russi" w:id="1">
                    <w:rPr>
                      <w:sz w:val="22"/>
                      <w:szCs w:val="22"/>
                    </w:rPr>
                  </w:rPrChange>
                </w:rPr>
                <w:t xml:space="preserve"> vidas humanas. Logo, não devem ser poupados esforços para minimizar e evitar os riscos de uma falha. </w:t>
              </w:r>
            </w:sdtContent>
          </w:sdt>
          <w:sdt>
            <w:sdtPr>
              <w:tag w:val="goog_rdk_340"/>
            </w:sdtPr>
            <w:sdtContent>
              <w:del w:date="2022-04-25T18:06:43Z" w:author="Ivans Dias" w:id="20"/>
              <w:sdt>
                <w:sdtPr>
                  <w:tag w:val="goog_rdk_341"/>
                </w:sdtPr>
                <w:sdtContent>
                  <w:del w:date="2022-04-25T18:06:43Z" w:author="Ivans Dias" w:id="20">
                    <w:r w:rsidRPr="00000000" w:rsidDel="00000000" w:rsidR="00000000">
                      <w:rPr>
                        <w:rtl w:val="0"/>
                        <w:rPrChange w:date="2022-04-27T21:31:15Z" w:author="Vinícius Russi" w:id="1">
                          <w:rPr>
                            <w:sz w:val="22"/>
                            <w:szCs w:val="22"/>
                          </w:rPr>
                        </w:rPrChange>
                      </w:rPr>
                      <w:delText xml:space="preserve">Sendo assim</w:delText>
                    </w:r>
                  </w:del>
                </w:sdtContent>
              </w:sdt>
              <w:del w:date="2022-04-25T18:06:43Z" w:author="Ivans Dias" w:id="20"/>
            </w:sdtContent>
          </w:sdt>
          <w:sdt>
            <w:sdtPr>
              <w:tag w:val="goog_rdk_342"/>
            </w:sdtPr>
            <w:sdtContent>
              <w:ins w:date="2022-04-25T18:06:43Z" w:author="Ivans Dias" w:id="20"/>
              <w:sdt>
                <w:sdtPr>
                  <w:tag w:val="goog_rdk_343"/>
                </w:sdtPr>
                <w:sdtContent>
                  <w:ins w:date="2022-04-25T18:06:43Z" w:author="Ivans Dias" w:id="20">
                    <w:r w:rsidRPr="00000000" w:rsidDel="00000000" w:rsidR="00000000">
                      <w:rPr>
                        <w:rtl w:val="0"/>
                        <w:rPrChange w:date="2022-04-27T21:31:15Z" w:author="Vinícius Russi" w:id="1">
                          <w:rPr>
                            <w:sz w:val="22"/>
                            <w:szCs w:val="22"/>
                          </w:rPr>
                        </w:rPrChange>
                      </w:rPr>
                      <w:t xml:space="preserve">Desse modo</w:t>
                    </w:r>
                  </w:ins>
                </w:sdtContent>
              </w:sdt>
              <w:ins w:date="2022-04-25T18:06:43Z" w:author="Ivans Dias" w:id="20"/>
            </w:sdtContent>
          </w:sdt>
          <w:sdt>
            <w:sdtPr>
              <w:tag w:val="goog_rdk_344"/>
            </w:sdtPr>
            <w:sdtContent>
              <w:r w:rsidRPr="00000000" w:rsidDel="00000000" w:rsidR="00000000">
                <w:rPr>
                  <w:rtl w:val="0"/>
                  <w:rPrChange w:date="2022-04-27T21:31:15Z" w:author="Vinícius Russi" w:id="1">
                    <w:rPr>
                      <w:sz w:val="22"/>
                      <w:szCs w:val="22"/>
                    </w:rPr>
                  </w:rPrChange>
                </w:rPr>
                <w:t xml:space="preserve">, visando aumentar a precisão das manutenções preventivas, </w:t>
              </w:r>
            </w:sdtContent>
          </w:sdt>
          <w:sdt>
            <w:sdtPr>
              <w:tag w:val="goog_rdk_345"/>
            </w:sdtPr>
            <w:sdtContent>
              <w:ins w:date="2022-04-25T18:07:37Z" w:author="Ivans Dias" w:id="21"/>
              <w:sdt>
                <w:sdtPr>
                  <w:tag w:val="goog_rdk_346"/>
                </w:sdtPr>
                <w:sdtContent>
                  <w:ins w:date="2022-04-25T18:07:37Z" w:author="Ivans Dias" w:id="21">
                    <w:r w:rsidRPr="00000000" w:rsidDel="00000000" w:rsidR="00000000">
                      <w:rPr>
                        <w:rtl w:val="0"/>
                        <w:rPrChange w:date="2022-04-27T21:31:15Z" w:author="Vinícius Russi" w:id="1">
                          <w:rPr>
                            <w:sz w:val="22"/>
                            <w:szCs w:val="22"/>
                          </w:rPr>
                        </w:rPrChange>
                      </w:rPr>
                      <w:t xml:space="preserve">utiliza-se d</w:t>
                    </w:r>
                  </w:ins>
                </w:sdtContent>
              </w:sdt>
              <w:ins w:date="2022-04-25T18:07:37Z" w:author="Ivans Dias" w:id="21"/>
            </w:sdtContent>
          </w:sdt>
          <w:sdt>
            <w:sdtPr>
              <w:tag w:val="goog_rdk_347"/>
            </w:sdtPr>
            <w:sdtContent>
              <w:r w:rsidRPr="00000000" w:rsidDel="00000000" w:rsidR="00000000">
                <w:rPr>
                  <w:rtl w:val="0"/>
                  <w:rPrChange w:date="2022-04-27T21:31:15Z" w:author="Vinícius Russi" w:id="1">
                    <w:rPr>
                      <w:sz w:val="22"/>
                      <w:szCs w:val="22"/>
                    </w:rPr>
                  </w:rPrChange>
                </w:rPr>
                <w:t xml:space="preserve">a aplicação de técnicas de aprendizado de máquina</w:t>
              </w:r>
            </w:sdtContent>
          </w:sdt>
          <w:sdt>
            <w:sdtPr>
              <w:tag w:val="goog_rdk_348"/>
            </w:sdtPr>
            <w:sdtContent>
              <w:del w:date="2022-04-25T18:07:51Z" w:author="Ivans Dias" w:id="22"/>
              <w:sdt>
                <w:sdtPr>
                  <w:tag w:val="goog_rdk_349"/>
                </w:sdtPr>
                <w:sdtContent>
                  <w:del w:date="2022-04-25T18:07:51Z" w:author="Ivans Dias" w:id="22">
                    <w:r w:rsidRPr="00000000" w:rsidDel="00000000" w:rsidR="00000000">
                      <w:rPr>
                        <w:rtl w:val="0"/>
                        <w:rPrChange w:date="2022-04-27T21:31:15Z" w:author="Vinícius Russi" w:id="1">
                          <w:rPr>
                            <w:sz w:val="22"/>
                            <w:szCs w:val="22"/>
                          </w:rPr>
                        </w:rPrChange>
                      </w:rPr>
                      <w:delText xml:space="preserve">.</w:delText>
                    </w:r>
                  </w:del>
                </w:sdtContent>
              </w:sdt>
              <w:del w:date="2022-04-25T18:07:51Z" w:author="Ivans Dias" w:id="22"/>
            </w:sdtContent>
          </w:sdt>
          <w:sdt>
            <w:sdtPr>
              <w:tag w:val="goog_rdk_350"/>
            </w:sdtPr>
            <w:sdtContent>
              <w:ins w:date="2022-04-25T18:07:51Z" w:author="Ivans Dias" w:id="22"/>
              <w:sdt>
                <w:sdtPr>
                  <w:tag w:val="goog_rdk_351"/>
                </w:sdtPr>
                <w:sdtContent>
                  <w:ins w:date="2022-04-25T18:07:51Z" w:author="Ivans Dias" w:id="22">
                    <w:r w:rsidRPr="00000000" w:rsidDel="00000000" w:rsidR="00000000">
                      <w:rPr>
                        <w:rtl w:val="0"/>
                        <w:rPrChange w:date="2022-04-27T21:31:15Z" w:author="Vinícius Russi" w:id="1">
                          <w:rPr>
                            <w:sz w:val="22"/>
                            <w:szCs w:val="22"/>
                          </w:rPr>
                        </w:rPrChange>
                      </w:rPr>
                      <w:t xml:space="preserve">,</w:t>
                    </w:r>
                  </w:ins>
                </w:sdtContent>
              </w:sdt>
              <w:ins w:date="2022-04-25T18:07:51Z" w:author="Ivans Dias" w:id="22"/>
            </w:sdtContent>
          </w:sdt>
          <w:sdt>
            <w:sdtPr>
              <w:tag w:val="goog_rdk_352"/>
            </w:sdtPr>
            <w:sdtContent>
              <w:r w:rsidRPr="00000000" w:rsidDel="00000000" w:rsidR="00000000">
                <w:rPr>
                  <w:rtl w:val="0"/>
                  <w:rPrChange w:date="2022-04-27T21:31:15Z" w:author="Vinícius Russi" w:id="1">
                    <w:rPr>
                      <w:sz w:val="22"/>
                      <w:szCs w:val="22"/>
                    </w:rPr>
                  </w:rPrChange>
                </w:rPr>
                <w:t xml:space="preserve"> </w:t>
              </w:r>
            </w:sdtContent>
          </w:sdt>
          <w:sdt>
            <w:sdtPr>
              <w:tag w:val="goog_rdk_353"/>
            </w:sdtPr>
            <w:sdtContent>
              <w:del w:date="2022-04-25T18:07:56Z" w:author="Ivans Dias" w:id="23"/>
              <w:sdt>
                <w:sdtPr>
                  <w:tag w:val="goog_rdk_354"/>
                </w:sdtPr>
                <w:sdtContent>
                  <w:del w:date="2022-04-25T18:07:56Z" w:author="Ivans Dias" w:id="23">
                    <w:r w:rsidRPr="00000000" w:rsidDel="00000000" w:rsidR="00000000">
                      <w:rPr>
                        <w:rtl w:val="0"/>
                        <w:rPrChange w:date="2022-04-27T21:31:15Z" w:author="Vinícius Russi" w:id="1">
                          <w:rPr>
                            <w:sz w:val="22"/>
                            <w:szCs w:val="22"/>
                          </w:rPr>
                        </w:rPrChange>
                      </w:rPr>
                      <w:delText xml:space="preserve">Podendo essas,</w:delText>
                    </w:r>
                  </w:del>
                </w:sdtContent>
              </w:sdt>
              <w:del w:date="2022-04-25T18:07:56Z" w:author="Ivans Dias" w:id="23"/>
            </w:sdtContent>
          </w:sdt>
          <w:sdt>
            <w:sdtPr>
              <w:tag w:val="goog_rdk_355"/>
            </w:sdtPr>
            <w:sdtContent>
              <w:ins w:date="2022-04-25T18:07:56Z" w:author="Ivans Dias" w:id="23"/>
              <w:sdt>
                <w:sdtPr>
                  <w:tag w:val="goog_rdk_356"/>
                </w:sdtPr>
                <w:sdtContent>
                  <w:ins w:date="2022-04-25T18:07:56Z" w:author="Ivans Dias" w:id="23">
                    <w:r w:rsidRPr="00000000" w:rsidDel="00000000" w:rsidR="00000000">
                      <w:rPr>
                        <w:rtl w:val="0"/>
                        <w:rPrChange w:date="2022-04-27T21:31:15Z" w:author="Vinícius Russi" w:id="1">
                          <w:rPr>
                            <w:sz w:val="22"/>
                            <w:szCs w:val="22"/>
                          </w:rPr>
                        </w:rPrChange>
                      </w:rPr>
                      <w:t xml:space="preserve">as quais podem</w:t>
                    </w:r>
                  </w:ins>
                </w:sdtContent>
              </w:sdt>
              <w:ins w:date="2022-04-25T18:07:56Z" w:author="Ivans Dias" w:id="23"/>
            </w:sdtContent>
          </w:sdt>
          <w:sdt>
            <w:sdtPr>
              <w:tag w:val="goog_rdk_357"/>
            </w:sdtPr>
            <w:sdtContent>
              <w:r w:rsidRPr="00000000" w:rsidDel="00000000" w:rsidR="00000000">
                <w:rPr>
                  <w:rtl w:val="0"/>
                  <w:rPrChange w:date="2022-04-27T21:31:15Z" w:author="Vinícius Russi" w:id="1">
                    <w:rPr>
                      <w:sz w:val="22"/>
                      <w:szCs w:val="22"/>
                    </w:rPr>
                  </w:rPrChange>
                </w:rPr>
                <w:t xml:space="preserve"> ser</w:t>
              </w:r>
            </w:sdtContent>
          </w:sdt>
          <w:sdt>
            <w:sdtPr>
              <w:tag w:val="goog_rdk_358"/>
            </w:sdtPr>
            <w:sdtContent>
              <w:del w:date="2022-04-25T18:08:04Z" w:author="Ivans Dias" w:id="24"/>
              <w:sdt>
                <w:sdtPr>
                  <w:tag w:val="goog_rdk_359"/>
                </w:sdtPr>
                <w:sdtContent>
                  <w:del w:date="2022-04-25T18:08:04Z" w:author="Ivans Dias" w:id="24">
                    <w:r w:rsidRPr="00000000" w:rsidDel="00000000" w:rsidR="00000000">
                      <w:rPr>
                        <w:rtl w:val="0"/>
                        <w:rPrChange w:date="2022-04-27T21:31:15Z" w:author="Vinícius Russi" w:id="1">
                          <w:rPr>
                            <w:sz w:val="22"/>
                            <w:szCs w:val="22"/>
                          </w:rPr>
                        </w:rPrChange>
                      </w:rPr>
                      <w:delText xml:space="preserve">em</w:delText>
                    </w:r>
                  </w:del>
                </w:sdtContent>
              </w:sdt>
              <w:del w:date="2022-04-25T18:08:04Z" w:author="Ivans Dias" w:id="24"/>
            </w:sdtContent>
          </w:sdt>
          <w:sdt>
            <w:sdtPr>
              <w:tag w:val="goog_rdk_360"/>
            </w:sdtPr>
            <w:sdtContent>
              <w:r w:rsidRPr="00000000" w:rsidDel="00000000" w:rsidR="00000000">
                <w:rPr>
                  <w:rtl w:val="0"/>
                  <w:rPrChange w:date="2022-04-27T21:31:15Z" w:author="Vinícius Russi" w:id="1">
                    <w:rPr>
                      <w:sz w:val="22"/>
                      <w:szCs w:val="22"/>
                    </w:rPr>
                  </w:rPrChange>
                </w:rPr>
                <w:t xml:space="preserve"> descritas como técnicas que utilizam algoritmos capazes de aprender de acordo com as respostas esperadas</w:t>
              </w:r>
            </w:sdtContent>
          </w:sdt>
          <w:sdt>
            <w:sdtPr>
              <w:tag w:val="goog_rdk_361"/>
            </w:sdtPr>
            <w:sdtContent>
              <w:ins w:date="2022-04-25T18:08:24Z" w:author="Ivans Dias" w:id="25"/>
              <w:sdt>
                <w:sdtPr>
                  <w:tag w:val="goog_rdk_362"/>
                </w:sdtPr>
                <w:sdtContent>
                  <w:ins w:date="2022-04-25T18:08:24Z" w:author="Ivans Dias" w:id="25">
                    <w:r w:rsidRPr="00000000" w:rsidDel="00000000" w:rsidR="00000000">
                      <w:rPr>
                        <w:rtl w:val="0"/>
                        <w:rPrChange w:date="2022-04-27T21:31:15Z" w:author="Vinícius Russi" w:id="1">
                          <w:rPr>
                            <w:sz w:val="22"/>
                            <w:szCs w:val="22"/>
                          </w:rPr>
                        </w:rPrChange>
                      </w:rPr>
                      <w:t xml:space="preserve">,</w:t>
                    </w:r>
                  </w:ins>
                </w:sdtContent>
              </w:sdt>
              <w:ins w:date="2022-04-25T18:08:24Z" w:author="Ivans Dias" w:id="25"/>
            </w:sdtContent>
          </w:sdt>
          <w:sdt>
            <w:sdtPr>
              <w:tag w:val="goog_rdk_363"/>
            </w:sdtPr>
            <w:sdtContent>
              <w:r w:rsidRPr="00000000" w:rsidDel="00000000" w:rsidR="00000000">
                <w:rPr>
                  <w:rtl w:val="0"/>
                  <w:rPrChange w:date="2022-04-27T21:31:15Z" w:author="Vinícius Russi" w:id="1">
                    <w:rPr>
                      <w:sz w:val="22"/>
                      <w:szCs w:val="22"/>
                    </w:rPr>
                  </w:rPrChange>
                </w:rPr>
                <w:t xml:space="preserve"> por meio</w:t>
              </w:r>
            </w:sdtContent>
          </w:sdt>
          <w:sdt>
            <w:sdtPr>
              <w:tag w:val="goog_rdk_364"/>
            </w:sdtPr>
            <w:sdtContent>
              <w:ins w:date="2022-04-25T18:08:27Z" w:author="Ivans Dias" w:id="26"/>
              <w:sdt>
                <w:sdtPr>
                  <w:tag w:val="goog_rdk_365"/>
                </w:sdtPr>
                <w:sdtContent>
                  <w:ins w:date="2022-04-25T18:08:27Z" w:author="Ivans Dias" w:id="26">
                    <w:r w:rsidRPr="00000000" w:rsidDel="00000000" w:rsidR="00000000">
                      <w:rPr>
                        <w:rtl w:val="0"/>
                        <w:rPrChange w:date="2022-04-27T21:31:15Z" w:author="Vinícius Russi" w:id="1">
                          <w:rPr>
                            <w:sz w:val="22"/>
                            <w:szCs w:val="22"/>
                          </w:rPr>
                        </w:rPrChange>
                      </w:rPr>
                      <w:t xml:space="preserve"> de</w:t>
                    </w:r>
                  </w:ins>
                </w:sdtContent>
              </w:sdt>
              <w:ins w:date="2022-04-25T18:08:27Z" w:author="Ivans Dias" w:id="26"/>
            </w:sdtContent>
          </w:sdt>
          <w:sdt>
            <w:sdtPr>
              <w:tag w:val="goog_rdk_366"/>
            </w:sdtPr>
            <w:sdtContent>
              <w:r w:rsidRPr="00000000" w:rsidDel="00000000" w:rsidR="00000000">
                <w:rPr>
                  <w:rtl w:val="0"/>
                  <w:rPrChange w:date="2022-04-27T21:31:15Z" w:author="Vinícius Russi" w:id="1">
                    <w:rPr>
                      <w:sz w:val="22"/>
                      <w:szCs w:val="22"/>
                    </w:rPr>
                  </w:rPrChange>
                </w:rPr>
                <w:t xml:space="preserve"> associações de diferentes dados, os quais podem ser números, imagens e tudo que possa ser identificado por essa tecnologia. Ao invés de </w:t>
              </w:r>
            </w:sdtContent>
          </w:sdt>
          <w:sdt>
            <w:sdtPr>
              <w:tag w:val="goog_rdk_367"/>
            </w:sdtPr>
            <w:sdtContent>
              <w:ins w:date="2022-04-25T18:09:21Z" w:author="Ivans Dias" w:id="27"/>
              <w:sdt>
                <w:sdtPr>
                  <w:tag w:val="goog_rdk_368"/>
                </w:sdtPr>
                <w:sdtContent>
                  <w:ins w:date="2022-04-25T18:09:21Z" w:author="Ivans Dias" w:id="27">
                    <w:r w:rsidRPr="00000000" w:rsidDel="00000000" w:rsidR="00000000">
                      <w:rPr>
                        <w:rtl w:val="0"/>
                        <w:rPrChange w:date="2022-04-27T21:31:15Z" w:author="Vinícius Russi" w:id="1">
                          <w:rPr>
                            <w:sz w:val="22"/>
                            <w:szCs w:val="22"/>
                          </w:rPr>
                        </w:rPrChange>
                      </w:rPr>
                      <w:t xml:space="preserve">se </w:t>
                    </w:r>
                  </w:ins>
                </w:sdtContent>
              </w:sdt>
              <w:ins w:date="2022-04-25T18:09:21Z" w:author="Ivans Dias" w:id="27"/>
            </w:sdtContent>
          </w:sdt>
          <w:sdt>
            <w:sdtPr>
              <w:tag w:val="goog_rdk_369"/>
            </w:sdtPr>
            <w:sdtContent>
              <w:r w:rsidRPr="00000000" w:rsidDel="00000000" w:rsidR="00000000">
                <w:rPr>
                  <w:rtl w:val="0"/>
                  <w:rPrChange w:date="2022-04-27T21:31:15Z" w:author="Vinícius Russi" w:id="1">
                    <w:rPr>
                      <w:sz w:val="22"/>
                      <w:szCs w:val="22"/>
                    </w:rPr>
                  </w:rPrChange>
                </w:rPr>
                <w:t xml:space="preserve">executar</w:t>
              </w:r>
            </w:sdtContent>
          </w:sdt>
          <w:sdt>
            <w:sdtPr>
              <w:tag w:val="goog_rdk_370"/>
            </w:sdtPr>
            <w:sdtContent>
              <w:ins w:date="2022-04-25T18:09:54Z" w:author="Ivans Dias" w:id="28"/>
              <w:sdt>
                <w:sdtPr>
                  <w:tag w:val="goog_rdk_371"/>
                </w:sdtPr>
                <w:sdtContent>
                  <w:ins w:date="2022-04-25T18:09:54Z" w:author="Ivans Dias" w:id="28">
                    <w:r w:rsidRPr="00000000" w:rsidDel="00000000" w:rsidR="00000000">
                      <w:rPr>
                        <w:rtl w:val="0"/>
                        <w:rPrChange w:date="2022-04-27T21:31:15Z" w:author="Vinícius Russi" w:id="1">
                          <w:rPr>
                            <w:sz w:val="22"/>
                            <w:szCs w:val="22"/>
                          </w:rPr>
                        </w:rPrChange>
                      </w:rPr>
                      <w:t xml:space="preserve">em</w:t>
                    </w:r>
                  </w:ins>
                </w:sdtContent>
              </w:sdt>
              <w:ins w:date="2022-04-25T18:09:54Z" w:author="Ivans Dias" w:id="28"/>
            </w:sdtContent>
          </w:sdt>
          <w:sdt>
            <w:sdtPr>
              <w:tag w:val="goog_rdk_372"/>
            </w:sdtPr>
            <w:sdtContent>
              <w:r w:rsidRPr="00000000" w:rsidDel="00000000" w:rsidR="00000000">
                <w:rPr>
                  <w:rtl w:val="0"/>
                  <w:rPrChange w:date="2022-04-27T21:31:15Z" w:author="Vinícius Russi" w:id="1">
                    <w:rPr>
                      <w:sz w:val="22"/>
                      <w:szCs w:val="22"/>
                    </w:rPr>
                  </w:rPrChange>
                </w:rPr>
                <w:t xml:space="preserve"> as rotinas de software manualmente, é aplicado um </w:t>
              </w:r>
            </w:sdtContent>
          </w:sdt>
          <w:sdt>
            <w:sdtPr>
              <w:tag w:val="goog_rdk_373"/>
            </w:sdtPr>
            <w:sdtContent>
              <w:r w:rsidRPr="00000000" w:rsidDel="00000000" w:rsidR="00000000">
                <w:rPr>
                  <w:rtl w:val="0"/>
                  <w:rPrChange w:date="2022-04-27T21:31:15Z" w:author="Vinícius Russi" w:id="1">
                    <w:rPr>
                      <w:sz w:val="22"/>
                      <w:szCs w:val="22"/>
                    </w:rPr>
                  </w:rPrChange>
                </w:rPr>
                <w:t xml:space="preserve">set</w:t>
              </w:r>
            </w:sdtContent>
          </w:sdt>
          <w:sdt>
            <w:sdtPr>
              <w:tag w:val="goog_rdk_374"/>
            </w:sdtPr>
            <w:sdtContent>
              <w:r w:rsidRPr="00000000" w:rsidDel="00000000" w:rsidR="00000000">
                <w:rPr>
                  <w:rtl w:val="0"/>
                  <w:rPrChange w:date="2022-04-27T21:31:15Z" w:author="Vinícius Russi" w:id="1">
                    <w:rPr>
                      <w:sz w:val="22"/>
                      <w:szCs w:val="22"/>
                    </w:rPr>
                  </w:rPrChange>
                </w:rPr>
                <w:t xml:space="preserve"> específico de instruções para completar uma tarefa em particular</w:t>
              </w:r>
            </w:sdtContent>
          </w:sdt>
          <w:sdt>
            <w:sdtPr>
              <w:tag w:val="goog_rdk_375"/>
            </w:sdtPr>
            <w:sdtContent>
              <w:del w:date="2022-04-25T18:10:06Z" w:author="Ivans Dias" w:id="29"/>
              <w:sdt>
                <w:sdtPr>
                  <w:tag w:val="goog_rdk_376"/>
                </w:sdtPr>
                <w:sdtContent>
                  <w:del w:date="2022-04-25T18:10:06Z" w:author="Ivans Dias" w:id="29">
                    <w:r w:rsidRPr="00000000" w:rsidDel="00000000" w:rsidR="00000000">
                      <w:rPr>
                        <w:rtl w:val="0"/>
                        <w:rPrChange w:date="2022-04-27T21:31:15Z" w:author="Vinícius Russi" w:id="1">
                          <w:rPr>
                            <w:sz w:val="22"/>
                            <w:szCs w:val="22"/>
                          </w:rPr>
                        </w:rPrChange>
                      </w:rPr>
                      <w:delText xml:space="preserve">,</w:delText>
                    </w:r>
                  </w:del>
                </w:sdtContent>
              </w:sdt>
              <w:del w:date="2022-04-25T18:10:06Z" w:author="Ivans Dias" w:id="29"/>
            </w:sdtContent>
          </w:sdt>
          <w:sdt>
            <w:sdtPr>
              <w:tag w:val="goog_rdk_377"/>
            </w:sdtPr>
            <w:sdtContent>
              <w:ins w:date="2022-04-25T18:10:06Z" w:author="Ivans Dias" w:id="29"/>
              <w:sdt>
                <w:sdtPr>
                  <w:tag w:val="goog_rdk_378"/>
                </w:sdtPr>
                <w:sdtContent>
                  <w:ins w:date="2022-04-25T18:10:06Z" w:author="Ivans Dias" w:id="29">
                    <w:r w:rsidRPr="00000000" w:rsidDel="00000000" w:rsidR="00000000">
                      <w:rPr>
                        <w:rtl w:val="0"/>
                        <w:rPrChange w:date="2022-04-27T21:31:15Z" w:author="Vinícius Russi" w:id="1">
                          <w:rPr>
                            <w:sz w:val="22"/>
                            <w:szCs w:val="22"/>
                          </w:rPr>
                        </w:rPrChange>
                      </w:rPr>
                      <w:t xml:space="preserve">;</w:t>
                    </w:r>
                  </w:ins>
                </w:sdtContent>
              </w:sdt>
              <w:ins w:date="2022-04-25T18:10:06Z" w:author="Ivans Dias" w:id="29"/>
            </w:sdtContent>
          </w:sdt>
          <w:sdt>
            <w:sdtPr>
              <w:tag w:val="goog_rdk_379"/>
            </w:sdtPr>
            <w:sdtContent>
              <w:r w:rsidRPr="00000000" w:rsidDel="00000000" w:rsidR="00000000">
                <w:rPr>
                  <w:rtl w:val="0"/>
                  <w:rPrChange w:date="2022-04-27T21:31:15Z" w:author="Vinícius Russi" w:id="1">
                    <w:rPr>
                      <w:sz w:val="22"/>
                      <w:szCs w:val="22"/>
                    </w:rPr>
                  </w:rPrChange>
                </w:rPr>
                <w:t xml:space="preserve"> a máquina é “treinada” usando uma quantidade grande de dados e algoritmos que</w:t>
              </w:r>
            </w:sdtContent>
          </w:sdt>
          <w:sdt>
            <w:sdtPr>
              <w:tag w:val="goog_rdk_380"/>
            </w:sdtPr>
            <w:sdtContent>
              <w:ins w:date="2022-04-25T18:10:35Z" w:author="Ivans Dias" w:id="30"/>
              <w:sdt>
                <w:sdtPr>
                  <w:tag w:val="goog_rdk_381"/>
                </w:sdtPr>
                <w:sdtContent>
                  <w:ins w:date="2022-04-25T18:10:35Z" w:author="Ivans Dias" w:id="30">
                    <w:r w:rsidRPr="00000000" w:rsidDel="00000000" w:rsidR="00000000">
                      <w:rPr>
                        <w:rtl w:val="0"/>
                        <w:rPrChange w:date="2022-04-27T21:31:15Z" w:author="Vinícius Russi" w:id="1">
                          <w:rPr>
                            <w:sz w:val="22"/>
                            <w:szCs w:val="22"/>
                          </w:rPr>
                        </w:rPrChange>
                      </w:rPr>
                      <w:t xml:space="preserve"> lhe</w:t>
                    </w:r>
                  </w:ins>
                </w:sdtContent>
              </w:sdt>
              <w:ins w:date="2022-04-25T18:10:35Z" w:author="Ivans Dias" w:id="30"/>
            </w:sdtContent>
          </w:sdt>
          <w:sdt>
            <w:sdtPr>
              <w:tag w:val="goog_rdk_382"/>
            </w:sdtPr>
            <w:sdtContent>
              <w:r w:rsidRPr="00000000" w:rsidDel="00000000" w:rsidR="00000000">
                <w:rPr>
                  <w:rtl w:val="0"/>
                  <w:rPrChange w:date="2022-04-27T21:31:15Z" w:author="Vinícius Russi" w:id="1">
                    <w:rPr>
                      <w:sz w:val="22"/>
                      <w:szCs w:val="22"/>
                    </w:rPr>
                  </w:rPrChange>
                </w:rPr>
                <w:t xml:space="preserve"> dão </w:t>
              </w:r>
            </w:sdtContent>
          </w:sdt>
          <w:sdt>
            <w:sdtPr>
              <w:tag w:val="goog_rdk_383"/>
            </w:sdtPr>
            <w:sdtContent>
              <w:del w:date="2022-04-25T18:10:37Z" w:author="Ivans Dias" w:id="31"/>
              <w:sdt>
                <w:sdtPr>
                  <w:tag w:val="goog_rdk_384"/>
                </w:sdtPr>
                <w:sdtContent>
                  <w:del w:date="2022-04-25T18:10:37Z" w:author="Ivans Dias" w:id="31">
                    <w:r w:rsidRPr="00000000" w:rsidDel="00000000" w:rsidR="00000000">
                      <w:rPr>
                        <w:rtl w:val="0"/>
                        <w:rPrChange w:date="2022-04-27T21:31:15Z" w:author="Vinícius Russi" w:id="1">
                          <w:rPr>
                            <w:sz w:val="22"/>
                            <w:szCs w:val="22"/>
                          </w:rPr>
                        </w:rPrChange>
                      </w:rPr>
                      <w:delText xml:space="preserve">a ela </w:delText>
                    </w:r>
                  </w:del>
                </w:sdtContent>
              </w:sdt>
              <w:del w:date="2022-04-25T18:10:37Z" w:author="Ivans Dias" w:id="31"/>
            </w:sdtContent>
          </w:sdt>
          <w:sdt>
            <w:sdtPr>
              <w:tag w:val="goog_rdk_385"/>
            </w:sdtPr>
            <w:sdtContent>
              <w:r w:rsidRPr="00000000" w:rsidDel="00000000" w:rsidR="00000000">
                <w:rPr>
                  <w:rtl w:val="0"/>
                  <w:rPrChange w:date="2022-04-27T21:31:15Z" w:author="Vinícius Russi" w:id="1">
                    <w:rPr>
                      <w:sz w:val="22"/>
                      <w:szCs w:val="22"/>
                    </w:rPr>
                  </w:rPrChange>
                </w:rPr>
                <w:t xml:space="preserve">a habilidade de aprender como executar a tarefa. Objetivou-se </w:t>
              </w:r>
            </w:sdtContent>
          </w:sdt>
          <w:sdt>
            <w:sdtPr>
              <w:tag w:val="goog_rdk_386"/>
            </w:sdtPr>
            <w:sdtContent>
              <w:ins w:date="2022-04-25T18:10:59Z" w:author="Ivans Dias" w:id="32"/>
              <w:sdt>
                <w:sdtPr>
                  <w:tag w:val="goog_rdk_387"/>
                </w:sdtPr>
                <w:sdtContent>
                  <w:ins w:date="2022-04-25T18:10:59Z" w:author="Ivans Dias" w:id="32">
                    <w:r w:rsidRPr="00000000" w:rsidDel="00000000" w:rsidR="00000000">
                      <w:rPr>
                        <w:rtl w:val="0"/>
                        <w:rPrChange w:date="2022-04-27T21:31:15Z" w:author="Vinícius Russi" w:id="1">
                          <w:rPr>
                            <w:sz w:val="22"/>
                            <w:szCs w:val="22"/>
                          </w:rPr>
                        </w:rPrChange>
                      </w:rPr>
                      <w:t xml:space="preserve">a </w:t>
                    </w:r>
                  </w:ins>
                </w:sdtContent>
              </w:sdt>
              <w:ins w:date="2022-04-25T18:10:59Z" w:author="Ivans Dias" w:id="32"/>
            </w:sdtContent>
          </w:sdt>
          <w:sdt>
            <w:sdtPr>
              <w:tag w:val="goog_rdk_388"/>
            </w:sdtPr>
            <w:sdtContent>
              <w:r w:rsidRPr="00000000" w:rsidDel="00000000" w:rsidR="00000000">
                <w:rPr>
                  <w:rtl w:val="0"/>
                  <w:rPrChange w:date="2022-04-27T21:31:15Z" w:author="Vinícius Russi" w:id="1">
                    <w:rPr>
                      <w:sz w:val="22"/>
                      <w:szCs w:val="22"/>
                    </w:rPr>
                  </w:rPrChange>
                </w:rPr>
                <w:t xml:space="preserve">an</w:t>
              </w:r>
            </w:sdtContent>
          </w:sdt>
          <w:sdt>
            <w:sdtPr>
              <w:tag w:val="goog_rdk_389"/>
            </w:sdtPr>
            <w:sdtContent>
              <w:del w:date="2022-04-25T18:11:01Z" w:author="Ivans Dias" w:id="33"/>
              <w:sdt>
                <w:sdtPr>
                  <w:tag w:val="goog_rdk_390"/>
                </w:sdtPr>
                <w:sdtContent>
                  <w:del w:date="2022-04-25T18:11:01Z" w:author="Ivans Dias" w:id="33">
                    <w:r w:rsidRPr="00000000" w:rsidDel="00000000" w:rsidR="00000000">
                      <w:rPr>
                        <w:rtl w:val="0"/>
                        <w:rPrChange w:date="2022-04-27T21:31:15Z" w:author="Vinícius Russi" w:id="1">
                          <w:rPr>
                            <w:sz w:val="22"/>
                            <w:szCs w:val="22"/>
                          </w:rPr>
                        </w:rPrChange>
                      </w:rPr>
                      <w:delText xml:space="preserve">a</w:delText>
                    </w:r>
                  </w:del>
                </w:sdtContent>
              </w:sdt>
              <w:del w:date="2022-04-25T18:11:01Z" w:author="Ivans Dias" w:id="33"/>
            </w:sdtContent>
          </w:sdt>
          <w:sdt>
            <w:sdtPr>
              <w:tag w:val="goog_rdk_391"/>
            </w:sdtPr>
            <w:sdtContent>
              <w:ins w:date="2022-04-25T18:11:01Z" w:author="Ivans Dias" w:id="33"/>
              <w:sdt>
                <w:sdtPr>
                  <w:tag w:val="goog_rdk_392"/>
                </w:sdtPr>
                <w:sdtContent>
                  <w:ins w:date="2022-04-25T18:11:01Z" w:author="Ivans Dias" w:id="33">
                    <w:r w:rsidRPr="00000000" w:rsidDel="00000000" w:rsidR="00000000">
                      <w:rPr>
                        <w:rtl w:val="0"/>
                        <w:rPrChange w:date="2022-04-27T21:31:15Z" w:author="Vinícius Russi" w:id="1">
                          <w:rPr>
                            <w:sz w:val="22"/>
                            <w:szCs w:val="22"/>
                          </w:rPr>
                        </w:rPrChange>
                      </w:rPr>
                      <w:t xml:space="preserve">á</w:t>
                    </w:r>
                  </w:ins>
                </w:sdtContent>
              </w:sdt>
              <w:ins w:date="2022-04-25T18:11:01Z" w:author="Ivans Dias" w:id="33"/>
            </w:sdtContent>
          </w:sdt>
          <w:sdt>
            <w:sdtPr>
              <w:tag w:val="goog_rdk_393"/>
            </w:sdtPr>
            <w:sdtContent>
              <w:r w:rsidRPr="00000000" w:rsidDel="00000000" w:rsidR="00000000">
                <w:rPr>
                  <w:rtl w:val="0"/>
                  <w:rPrChange w:date="2022-04-27T21:31:15Z" w:author="Vinícius Russi" w:id="1">
                    <w:rPr>
                      <w:sz w:val="22"/>
                      <w:szCs w:val="22"/>
                    </w:rPr>
                  </w:rPrChange>
                </w:rPr>
                <w:t xml:space="preserve">lis</w:t>
              </w:r>
            </w:sdtContent>
          </w:sdt>
          <w:sdt>
            <w:sdtPr>
              <w:tag w:val="goog_rdk_394"/>
            </w:sdtPr>
            <w:sdtContent>
              <w:del w:date="2022-04-25T18:11:03Z" w:author="Ivans Dias" w:id="34"/>
              <w:sdt>
                <w:sdtPr>
                  <w:tag w:val="goog_rdk_395"/>
                </w:sdtPr>
                <w:sdtContent>
                  <w:del w:date="2022-04-25T18:11:03Z" w:author="Ivans Dias" w:id="34">
                    <w:r w:rsidRPr="00000000" w:rsidDel="00000000" w:rsidR="00000000">
                      <w:rPr>
                        <w:rtl w:val="0"/>
                        <w:rPrChange w:date="2022-04-27T21:31:15Z" w:author="Vinícius Russi" w:id="1">
                          <w:rPr>
                            <w:sz w:val="22"/>
                            <w:szCs w:val="22"/>
                          </w:rPr>
                        </w:rPrChange>
                      </w:rPr>
                      <w:delText xml:space="preserve">ar-s</w:delText>
                    </w:r>
                  </w:del>
                </w:sdtContent>
              </w:sdt>
              <w:del w:date="2022-04-25T18:11:03Z" w:author="Ivans Dias" w:id="34"/>
            </w:sdtContent>
          </w:sdt>
          <w:sdt>
            <w:sdtPr>
              <w:tag w:val="goog_rdk_396"/>
            </w:sdtPr>
            <w:sdtContent>
              <w:r w:rsidRPr="00000000" w:rsidDel="00000000" w:rsidR="00000000">
                <w:rPr>
                  <w:rtl w:val="0"/>
                  <w:rPrChange w:date="2022-04-27T21:31:15Z" w:author="Vinícius Russi" w:id="1">
                    <w:rPr>
                      <w:sz w:val="22"/>
                      <w:szCs w:val="22"/>
                    </w:rPr>
                  </w:rPrChange>
                </w:rPr>
                <w:t xml:space="preserve">e</w:t>
              </w:r>
            </w:sdtContent>
          </w:sdt>
          <w:sdt>
            <w:sdtPr>
              <w:tag w:val="goog_rdk_397"/>
            </w:sdtPr>
            <w:sdtContent>
              <w:ins w:date="2022-04-25T18:11:07Z" w:author="Ivans Dias" w:id="35"/>
              <w:sdt>
                <w:sdtPr>
                  <w:tag w:val="goog_rdk_398"/>
                </w:sdtPr>
                <w:sdtContent>
                  <w:ins w:date="2022-04-25T18:11:07Z" w:author="Ivans Dias" w:id="35">
                    <w:r w:rsidRPr="00000000" w:rsidDel="00000000" w:rsidR="00000000">
                      <w:rPr>
                        <w:rtl w:val="0"/>
                        <w:rPrChange w:date="2022-04-27T21:31:15Z" w:author="Vinícius Russi" w:id="1">
                          <w:rPr>
                            <w:sz w:val="22"/>
                            <w:szCs w:val="22"/>
                          </w:rPr>
                        </w:rPrChange>
                      </w:rPr>
                      <w:t xml:space="preserve"> de</w:t>
                    </w:r>
                  </w:ins>
                </w:sdtContent>
              </w:sdt>
              <w:ins w:date="2022-04-25T18:11:07Z" w:author="Ivans Dias" w:id="35"/>
            </w:sdtContent>
          </w:sdt>
          <w:sdt>
            <w:sdtPr>
              <w:tag w:val="goog_rdk_399"/>
            </w:sdtPr>
            <w:sdtContent>
              <w:r w:rsidRPr="00000000" w:rsidDel="00000000" w:rsidR="00000000">
                <w:rPr>
                  <w:rtl w:val="0"/>
                  <w:rPrChange w:date="2022-04-27T21:31:15Z" w:author="Vinícius Russi" w:id="1">
                    <w:rPr>
                      <w:sz w:val="22"/>
                      <w:szCs w:val="22"/>
                    </w:rPr>
                  </w:rPrChange>
                </w:rPr>
                <w:t xml:space="preserve"> modelos de aprendizado de máquina com </w:t>
              </w:r>
            </w:sdtContent>
          </w:sdt>
          <w:sdt>
            <w:sdtPr>
              <w:tag w:val="goog_rdk_400"/>
            </w:sdtPr>
            <w:sdtContent>
              <w:del w:date="2022-04-25T18:11:56Z" w:author="Ivans Dias" w:id="36"/>
              <w:sdt>
                <w:sdtPr>
                  <w:tag w:val="goog_rdk_401"/>
                </w:sdtPr>
                <w:sdtContent>
                  <w:del w:date="2022-04-25T18:11:56Z" w:author="Ivans Dias" w:id="36">
                    <w:r w:rsidRPr="00000000" w:rsidDel="00000000" w:rsidR="00000000">
                      <w:rPr>
                        <w:rtl w:val="0"/>
                        <w:rPrChange w:date="2022-04-27T21:31:15Z" w:author="Vinícius Russi" w:id="1">
                          <w:rPr>
                            <w:sz w:val="22"/>
                            <w:szCs w:val="22"/>
                          </w:rPr>
                        </w:rPrChange>
                      </w:rPr>
                      <w:delText xml:space="preserve">o objetivo</w:delText>
                    </w:r>
                  </w:del>
                </w:sdtContent>
              </w:sdt>
              <w:del w:date="2022-04-25T18:11:56Z" w:author="Ivans Dias" w:id="36"/>
            </w:sdtContent>
          </w:sdt>
          <w:sdt>
            <w:sdtPr>
              <w:tag w:val="goog_rdk_402"/>
            </w:sdtPr>
            <w:sdtContent>
              <w:ins w:date="2022-04-25T18:11:56Z" w:author="Ivans Dias" w:id="36"/>
              <w:sdt>
                <w:sdtPr>
                  <w:tag w:val="goog_rdk_403"/>
                </w:sdtPr>
                <w:sdtContent>
                  <w:ins w:date="2022-04-25T18:11:56Z" w:author="Ivans Dias" w:id="36">
                    <w:r w:rsidRPr="00000000" w:rsidDel="00000000" w:rsidR="00000000">
                      <w:rPr>
                        <w:rtl w:val="0"/>
                        <w:rPrChange w:date="2022-04-27T21:31:15Z" w:author="Vinícius Russi" w:id="1">
                          <w:rPr>
                            <w:sz w:val="22"/>
                            <w:szCs w:val="22"/>
                          </w:rPr>
                        </w:rPrChange>
                      </w:rPr>
                      <w:t xml:space="preserve">a finalidade</w:t>
                    </w:r>
                  </w:ins>
                </w:sdtContent>
              </w:sdt>
              <w:ins w:date="2022-04-25T18:11:56Z" w:author="Ivans Dias" w:id="36"/>
            </w:sdtContent>
          </w:sdt>
          <w:sdt>
            <w:sdtPr>
              <w:tag w:val="goog_rdk_404"/>
            </w:sdtPr>
            <w:sdtContent>
              <w:r w:rsidRPr="00000000" w:rsidDel="00000000" w:rsidR="00000000">
                <w:rPr>
                  <w:rtl w:val="0"/>
                  <w:rPrChange w:date="2022-04-27T21:31:15Z" w:author="Vinícius Russi" w:id="1">
                    <w:rPr>
                      <w:sz w:val="22"/>
                      <w:szCs w:val="22"/>
                    </w:rPr>
                  </w:rPrChange>
                </w:rPr>
                <w:t xml:space="preserve"> de predizer o tempo médio de falha</w:t>
              </w:r>
            </w:sdtContent>
          </w:sdt>
          <w:sdt>
            <w:sdtPr>
              <w:tag w:val="goog_rdk_405"/>
            </w:sdtPr>
            <w:sdtContent>
              <w:ins w:date="2022-04-25T18:12:54Z" w:author="Ivans Dias" w:id="37"/>
              <w:sdt>
                <w:sdtPr>
                  <w:tag w:val="goog_rdk_406"/>
                </w:sdtPr>
                <w:sdtContent>
                  <w:ins w:date="2022-04-25T18:12:54Z" w:author="Ivans Dias" w:id="37">
                    <w:r w:rsidRPr="00000000" w:rsidDel="00000000" w:rsidR="00000000">
                      <w:rPr>
                        <w:rtl w:val="0"/>
                        <w:rPrChange w:date="2022-04-27T21:31:15Z" w:author="Vinícius Russi" w:id="1">
                          <w:rPr>
                            <w:sz w:val="22"/>
                            <w:szCs w:val="22"/>
                          </w:rPr>
                        </w:rPrChange>
                      </w:rPr>
                      <w:t xml:space="preserve">,</w:t>
                    </w:r>
                  </w:ins>
                </w:sdtContent>
              </w:sdt>
              <w:ins w:date="2022-04-25T18:12:54Z" w:author="Ivans Dias" w:id="37"/>
            </w:sdtContent>
          </w:sdt>
          <w:sdt>
            <w:sdtPr>
              <w:tag w:val="goog_rdk_407"/>
            </w:sdtPr>
            <w:sdtContent>
              <w:r w:rsidRPr="00000000" w:rsidDel="00000000" w:rsidR="00000000">
                <w:rPr>
                  <w:rtl w:val="0"/>
                  <w:rPrChange w:date="2022-04-27T21:31:15Z" w:author="Vinícius Russi" w:id="1">
                    <w:rPr>
                      <w:sz w:val="22"/>
                      <w:szCs w:val="22"/>
                    </w:rPr>
                  </w:rPrChange>
                </w:rPr>
                <w:t xml:space="preserve"> utilizando um dataset com 534 dados de manutenções realizadas com reparo de terminais e mangueiras hidráulicas</w:t>
              </w:r>
            </w:sdtContent>
          </w:sdt>
          <w:sdt>
            <w:sdtPr>
              <w:tag w:val="goog_rdk_408"/>
            </w:sdtPr>
            <w:sdtContent>
              <w:ins w:date="2022-04-25T18:13:12Z" w:author="Ivans Dias" w:id="38"/>
              <w:sdt>
                <w:sdtPr>
                  <w:tag w:val="goog_rdk_409"/>
                </w:sdtPr>
                <w:sdtContent>
                  <w:ins w:date="2022-04-25T18:13:12Z" w:author="Ivans Dias" w:id="38">
                    <w:r w:rsidRPr="00000000" w:rsidDel="00000000" w:rsidR="00000000">
                      <w:rPr>
                        <w:rtl w:val="0"/>
                        <w:rPrChange w:date="2022-04-27T21:31:15Z" w:author="Vinícius Russi" w:id="1">
                          <w:rPr>
                            <w:sz w:val="22"/>
                            <w:szCs w:val="22"/>
                          </w:rPr>
                        </w:rPrChange>
                      </w:rPr>
                      <w:t xml:space="preserve">,</w:t>
                    </w:r>
                  </w:ins>
                </w:sdtContent>
              </w:sdt>
              <w:ins w:date="2022-04-25T18:13:12Z" w:author="Ivans Dias" w:id="38"/>
            </w:sdtContent>
          </w:sdt>
          <w:sdt>
            <w:sdtPr>
              <w:tag w:val="goog_rdk_410"/>
            </w:sdtPr>
            <w:sdtContent>
              <w:r w:rsidRPr="00000000" w:rsidDel="00000000" w:rsidR="00000000">
                <w:rPr>
                  <w:rtl w:val="0"/>
                  <w:rPrChange w:date="2022-04-27T21:31:15Z" w:author="Vinícius Russi" w:id="1">
                    <w:rPr>
                      <w:sz w:val="22"/>
                      <w:szCs w:val="22"/>
                    </w:rPr>
                  </w:rPrChange>
                </w:rPr>
                <w:t xml:space="preserve"> de janeiro de 2020 a janeiro de 2021 em uma empresa com 42 equipamentos, localizada no estado de Mato Grosso. Foram analisados os modelos de</w:t>
              </w:r>
            </w:sdtContent>
          </w:sdt>
          <w:sdt>
            <w:sdtPr>
              <w:tag w:val="goog_rdk_411"/>
            </w:sdtPr>
            <w:sdtContent>
              <w:del w:date="2022-04-25T18:14:23Z" w:author="Ivans Dias" w:id="39"/>
              <w:sdt>
                <w:sdtPr>
                  <w:tag w:val="goog_rdk_412"/>
                </w:sdtPr>
                <w:sdtContent>
                  <w:del w:date="2022-04-25T18:14:23Z" w:author="Ivans Dias" w:id="39">
                    <w:r w:rsidRPr="00000000" w:rsidDel="00000000" w:rsidR="00000000">
                      <w:rPr>
                        <w:rtl w:val="0"/>
                        <w:rPrChange w:date="2022-04-27T21:31:15Z" w:author="Vinícius Russi" w:id="1">
                          <w:rPr>
                            <w:sz w:val="22"/>
                            <w:szCs w:val="22"/>
                          </w:rPr>
                        </w:rPrChange>
                      </w:rPr>
                      <w:delText xml:space="preserve"> regressão,</w:delText>
                    </w:r>
                  </w:del>
                </w:sdtContent>
              </w:sdt>
              <w:del w:date="2022-04-25T18:14:23Z" w:author="Ivans Dias" w:id="39"/>
            </w:sdtContent>
          </w:sdt>
          <w:sdt>
            <w:sdtPr>
              <w:tag w:val="goog_rdk_413"/>
            </w:sdtPr>
            <w:sdtContent>
              <w:ins w:date="2022-04-25T18:14:23Z" w:author="Ivans Dias" w:id="39"/>
              <w:sdt>
                <w:sdtPr>
                  <w:tag w:val="goog_rdk_414"/>
                </w:sdtPr>
                <w:sdtContent>
                  <w:ins w:date="2022-04-25T18:14:23Z" w:author="Ivans Dias" w:id="39">
                    <w:r w:rsidRPr="00000000" w:rsidDel="00000000" w:rsidR="00000000">
                      <w:rPr>
                        <w:rtl w:val="0"/>
                        <w:rPrChange w:date="2022-04-27T21:31:15Z" w:author="Vinícius Russi" w:id="1">
                          <w:rPr>
                            <w:sz w:val="22"/>
                            <w:szCs w:val="22"/>
                          </w:rPr>
                        </w:rPrChange>
                      </w:rPr>
                      <w:t xml:space="preserve">:</w:t>
                    </w:r>
                  </w:ins>
                </w:sdtContent>
              </w:sdt>
              <w:ins w:date="2022-04-25T18:14:23Z" w:author="Ivans Dias" w:id="39"/>
            </w:sdtContent>
          </w:sdt>
          <w:sdt>
            <w:sdtPr>
              <w:tag w:val="goog_rdk_415"/>
            </w:sdtPr>
            <w:sdtContent>
              <w:r w:rsidRPr="00000000" w:rsidDel="00000000" w:rsidR="00000000">
                <w:rPr>
                  <w:rtl w:val="0"/>
                  <w:rPrChange w:date="2022-04-27T21:31:15Z" w:author="Vinícius Russi" w:id="1">
                    <w:rPr>
                      <w:sz w:val="22"/>
                      <w:szCs w:val="22"/>
                    </w:rPr>
                  </w:rPrChange>
                </w:rPr>
                <w:t xml:space="preserve"> </w:t>
              </w:r>
            </w:sdtContent>
          </w:sdt>
          <w:sdt>
            <w:sdtPr>
              <w:tag w:val="goog_rdk_416"/>
            </w:sdtPr>
            <w:sdtContent>
              <w:del w:date="2022-04-25T18:16:23Z" w:author="Ivans Dias" w:id="40"/>
              <w:sdt>
                <w:sdtPr>
                  <w:tag w:val="goog_rdk_417"/>
                </w:sdtPr>
                <w:sdtContent>
                  <w:del w:date="2022-04-25T18:16:23Z" w:author="Ivans Dias" w:id="40">
                    <w:r w:rsidRPr="00000000" w:rsidDel="00000000" w:rsidR="00000000">
                      <w:rPr>
                        <w:rtl w:val="0"/>
                        <w:rPrChange w:date="2022-04-27T21:31:15Z" w:author="Vinícius Russi" w:id="1">
                          <w:rPr>
                            <w:sz w:val="22"/>
                            <w:szCs w:val="22"/>
                          </w:rPr>
                        </w:rPrChange>
                      </w:rPr>
                      <w:delText xml:space="preserve">R</w:delText>
                    </w:r>
                  </w:del>
                </w:sdtContent>
              </w:sdt>
              <w:del w:date="2022-04-25T18:16:23Z" w:author="Ivans Dias" w:id="40"/>
            </w:sdtContent>
          </w:sdt>
          <w:sdt>
            <w:sdtPr>
              <w:tag w:val="goog_rdk_418"/>
            </w:sdtPr>
            <w:sdtContent>
              <w:ins w:date="2022-04-25T18:16:23Z" w:author="Ivans Dias" w:id="40"/>
              <w:sdt>
                <w:sdtPr>
                  <w:tag w:val="goog_rdk_419"/>
                </w:sdtPr>
                <w:sdtContent>
                  <w:ins w:date="2022-04-25T18:16:23Z" w:author="Ivans Dias" w:id="40">
                    <w:r w:rsidRPr="00000000" w:rsidDel="00000000" w:rsidR="00000000">
                      <w:rPr>
                        <w:rtl w:val="0"/>
                        <w:rPrChange w:date="2022-04-27T21:31:15Z" w:author="Vinícius Russi" w:id="1">
                          <w:rPr>
                            <w:sz w:val="22"/>
                            <w:szCs w:val="22"/>
                          </w:rPr>
                        </w:rPrChange>
                      </w:rPr>
                      <w:t xml:space="preserve">r</w:t>
                    </w:r>
                  </w:ins>
                </w:sdtContent>
              </w:sdt>
              <w:ins w:date="2022-04-25T18:16:23Z" w:author="Ivans Dias" w:id="40"/>
            </w:sdtContent>
          </w:sdt>
          <w:sdt>
            <w:sdtPr>
              <w:tag w:val="goog_rdk_420"/>
            </w:sdtPr>
            <w:sdtContent>
              <w:r w:rsidRPr="00000000" w:rsidDel="00000000" w:rsidR="00000000">
                <w:rPr>
                  <w:rtl w:val="0"/>
                  <w:rPrChange w:date="2022-04-27T21:31:15Z" w:author="Vinícius Russi" w:id="1">
                    <w:rPr>
                      <w:sz w:val="22"/>
                      <w:szCs w:val="22"/>
                    </w:rPr>
                  </w:rPrChange>
                </w:rPr>
                <w:t xml:space="preserve">egressão linear múltipla, </w:t>
              </w:r>
            </w:sdtContent>
          </w:sdt>
          <w:sdt>
            <w:sdtPr>
              <w:tag w:val="goog_rdk_421"/>
            </w:sdtPr>
            <w:sdtContent>
              <w:del w:date="2022-04-25T18:16:27Z" w:author="Ivans Dias" w:id="41"/>
              <w:sdt>
                <w:sdtPr>
                  <w:tag w:val="goog_rdk_422"/>
                </w:sdtPr>
                <w:sdtContent>
                  <w:del w:date="2022-04-25T18:16:27Z" w:author="Ivans Dias" w:id="41">
                    <w:r w:rsidRPr="00000000" w:rsidDel="00000000" w:rsidR="00000000">
                      <w:rPr>
                        <w:rtl w:val="0"/>
                        <w:rPrChange w:date="2022-04-27T21:31:15Z" w:author="Vinícius Russi" w:id="1">
                          <w:rPr>
                            <w:sz w:val="22"/>
                            <w:szCs w:val="22"/>
                          </w:rPr>
                        </w:rPrChange>
                      </w:rPr>
                      <w:delText xml:space="preserve">Á</w:delText>
                    </w:r>
                  </w:del>
                </w:sdtContent>
              </w:sdt>
              <w:del w:date="2022-04-25T18:16:27Z" w:author="Ivans Dias" w:id="41"/>
            </w:sdtContent>
          </w:sdt>
          <w:sdt>
            <w:sdtPr>
              <w:tag w:val="goog_rdk_423"/>
            </w:sdtPr>
            <w:sdtContent>
              <w:ins w:date="2022-04-25T18:16:27Z" w:author="Ivans Dias" w:id="41"/>
              <w:sdt>
                <w:sdtPr>
                  <w:tag w:val="goog_rdk_424"/>
                </w:sdtPr>
                <w:sdtContent>
                  <w:ins w:date="2022-04-25T18:16:27Z" w:author="Ivans Dias" w:id="41">
                    <w:r w:rsidRPr="00000000" w:rsidDel="00000000" w:rsidR="00000000">
                      <w:rPr>
                        <w:rtl w:val="0"/>
                        <w:rPrChange w:date="2022-04-27T21:31:15Z" w:author="Vinícius Russi" w:id="1">
                          <w:rPr>
                            <w:sz w:val="22"/>
                            <w:szCs w:val="22"/>
                          </w:rPr>
                        </w:rPrChange>
                      </w:rPr>
                      <w:t xml:space="preserve">á</w:t>
                    </w:r>
                  </w:ins>
                </w:sdtContent>
              </w:sdt>
              <w:ins w:date="2022-04-25T18:16:27Z" w:author="Ivans Dias" w:id="41"/>
            </w:sdtContent>
          </w:sdt>
          <w:sdt>
            <w:sdtPr>
              <w:tag w:val="goog_rdk_425"/>
            </w:sdtPr>
            <w:sdtContent>
              <w:r w:rsidRPr="00000000" w:rsidDel="00000000" w:rsidR="00000000">
                <w:rPr>
                  <w:rtl w:val="0"/>
                  <w:rPrChange w:date="2022-04-27T21:31:15Z" w:author="Vinícius Russi" w:id="1">
                    <w:rPr>
                      <w:sz w:val="22"/>
                      <w:szCs w:val="22"/>
                    </w:rPr>
                  </w:rPrChange>
                </w:rPr>
                <w:t xml:space="preserve">rvore de decisão, </w:t>
              </w:r>
            </w:sdtContent>
          </w:sdt>
          <w:sdt>
            <w:sdtPr>
              <w:tag w:val="goog_rdk_426"/>
            </w:sdtPr>
            <w:sdtContent>
              <w:del w:date="2022-04-25T18:16:40Z" w:author="Ivans Dias" w:id="42"/>
              <w:sdt>
                <w:sdtPr>
                  <w:tag w:val="goog_rdk_427"/>
                </w:sdtPr>
                <w:sdtContent>
                  <w:del w:date="2022-04-25T18:16:40Z" w:author="Ivans Dias" w:id="42">
                    <w:r w:rsidRPr="00000000" w:rsidDel="00000000" w:rsidR="00000000">
                      <w:rPr>
                        <w:rtl w:val="0"/>
                        <w:rPrChange w:date="2022-04-27T21:31:15Z" w:author="Vinícius Russi" w:id="1">
                          <w:rPr>
                            <w:sz w:val="22"/>
                            <w:szCs w:val="22"/>
                          </w:rPr>
                        </w:rPrChange>
                      </w:rPr>
                      <w:delText xml:space="preserve">F</w:delText>
                    </w:r>
                  </w:del>
                </w:sdtContent>
              </w:sdt>
              <w:del w:date="2022-04-25T18:16:40Z" w:author="Ivans Dias" w:id="42"/>
            </w:sdtContent>
          </w:sdt>
          <w:sdt>
            <w:sdtPr>
              <w:tag w:val="goog_rdk_428"/>
            </w:sdtPr>
            <w:sdtContent>
              <w:ins w:date="2022-04-25T18:16:40Z" w:author="Ivans Dias" w:id="42"/>
              <w:sdt>
                <w:sdtPr>
                  <w:tag w:val="goog_rdk_429"/>
                </w:sdtPr>
                <w:sdtContent>
                  <w:ins w:date="2022-04-25T18:16:40Z" w:author="Ivans Dias" w:id="42">
                    <w:r w:rsidRPr="00000000" w:rsidDel="00000000" w:rsidR="00000000">
                      <w:rPr>
                        <w:rtl w:val="0"/>
                        <w:rPrChange w:date="2022-04-27T21:31:15Z" w:author="Vinícius Russi" w:id="1">
                          <w:rPr>
                            <w:sz w:val="22"/>
                            <w:szCs w:val="22"/>
                          </w:rPr>
                        </w:rPrChange>
                      </w:rPr>
                      <w:t xml:space="preserve">f</w:t>
                    </w:r>
                  </w:ins>
                </w:sdtContent>
              </w:sdt>
              <w:ins w:date="2022-04-25T18:16:40Z" w:author="Ivans Dias" w:id="42"/>
            </w:sdtContent>
          </w:sdt>
          <w:sdt>
            <w:sdtPr>
              <w:tag w:val="goog_rdk_430"/>
            </w:sdtPr>
            <w:sdtContent>
              <w:r w:rsidRPr="00000000" w:rsidDel="00000000" w:rsidR="00000000">
                <w:rPr>
                  <w:rtl w:val="0"/>
                  <w:rPrChange w:date="2022-04-27T21:31:15Z" w:author="Vinícius Russi" w:id="1">
                    <w:rPr>
                      <w:sz w:val="22"/>
                      <w:szCs w:val="22"/>
                    </w:rPr>
                  </w:rPrChange>
                </w:rPr>
                <w:t xml:space="preserve">loresta aleatória, </w:t>
              </w:r>
            </w:sdtContent>
          </w:sdt>
          <w:sdt>
            <w:sdtPr>
              <w:tag w:val="goog_rdk_431"/>
            </w:sdtPr>
            <w:sdtContent>
              <w:del w:date="2022-04-25T18:16:42Z" w:author="Ivans Dias" w:id="43"/>
              <w:sdt>
                <w:sdtPr>
                  <w:tag w:val="goog_rdk_432"/>
                </w:sdtPr>
                <w:sdtContent>
                  <w:del w:date="2022-04-25T18:16:42Z" w:author="Ivans Dias" w:id="43">
                    <w:r w:rsidRPr="00000000" w:rsidDel="00000000" w:rsidR="00000000">
                      <w:rPr>
                        <w:rtl w:val="0"/>
                        <w:rPrChange w:date="2022-04-27T21:31:15Z" w:author="Vinícius Russi" w:id="1">
                          <w:rPr>
                            <w:sz w:val="22"/>
                            <w:szCs w:val="22"/>
                          </w:rPr>
                        </w:rPrChange>
                      </w:rPr>
                      <w:delText xml:space="preserve">G</w:delText>
                    </w:r>
                  </w:del>
                </w:sdtContent>
              </w:sdt>
              <w:del w:date="2022-04-25T18:16:42Z" w:author="Ivans Dias" w:id="43"/>
            </w:sdtContent>
          </w:sdt>
          <w:sdt>
            <w:sdtPr>
              <w:tag w:val="goog_rdk_433"/>
            </w:sdtPr>
            <w:sdtContent>
              <w:ins w:date="2022-04-25T18:16:42Z" w:author="Ivans Dias" w:id="43"/>
              <w:sdt>
                <w:sdtPr>
                  <w:tag w:val="goog_rdk_434"/>
                </w:sdtPr>
                <w:sdtContent>
                  <w:ins w:date="2022-04-25T18:16:42Z" w:author="Ivans Dias" w:id="43">
                    <w:r w:rsidRPr="00000000" w:rsidDel="00000000" w:rsidR="00000000">
                      <w:rPr>
                        <w:rtl w:val="0"/>
                        <w:rPrChange w:date="2022-04-27T21:31:15Z" w:author="Vinícius Russi" w:id="1">
                          <w:rPr>
                            <w:sz w:val="22"/>
                            <w:szCs w:val="22"/>
                          </w:rPr>
                        </w:rPrChange>
                      </w:rPr>
                      <w:t xml:space="preserve">g</w:t>
                    </w:r>
                  </w:ins>
                </w:sdtContent>
              </w:sdt>
              <w:ins w:date="2022-04-25T18:16:42Z" w:author="Ivans Dias" w:id="43"/>
            </w:sdtContent>
          </w:sdt>
          <w:sdt>
            <w:sdtPr>
              <w:tag w:val="goog_rdk_435"/>
            </w:sdtPr>
            <w:sdtContent>
              <w:r w:rsidRPr="00000000" w:rsidDel="00000000" w:rsidR="00000000">
                <w:rPr>
                  <w:rtl w:val="0"/>
                  <w:rPrChange w:date="2022-04-27T21:31:15Z" w:author="Vinícius Russi" w:id="1">
                    <w:rPr>
                      <w:sz w:val="22"/>
                      <w:szCs w:val="22"/>
                    </w:rPr>
                  </w:rPrChange>
                </w:rPr>
                <w:t xml:space="preserve">radient boosting </w:t>
              </w:r>
            </w:sdtContent>
          </w:sdt>
          <w:sdt>
            <w:sdtPr>
              <w:tag w:val="goog_rdk_436"/>
            </w:sdtPr>
            <w:sdtContent>
              <w:r w:rsidRPr="00000000" w:rsidDel="00000000" w:rsidR="00000000">
                <w:rPr>
                  <w:rtl w:val="0"/>
                  <w:rPrChange w:date="2022-04-27T21:31:15Z" w:author="Vinícius Russi" w:id="1">
                    <w:rPr>
                      <w:sz w:val="22"/>
                      <w:szCs w:val="22"/>
                    </w:rPr>
                  </w:rPrChange>
                </w:rPr>
                <w:t xml:space="preserve">e regressão K vizinhos, </w:t>
              </w:r>
            </w:sdtContent>
          </w:sdt>
          <w:sdt>
            <w:sdtPr>
              <w:tag w:val="goog_rdk_437"/>
            </w:sdtPr>
            <w:sdtContent>
              <w:del w:date="2022-04-25T18:17:35Z" w:author="Ivans Dias" w:id="44"/>
              <w:sdt>
                <w:sdtPr>
                  <w:tag w:val="goog_rdk_438"/>
                </w:sdtPr>
                <w:sdtContent>
                  <w:del w:date="2022-04-25T18:17:35Z" w:author="Ivans Dias" w:id="44">
                    <w:r w:rsidRPr="00000000" w:rsidDel="00000000" w:rsidR="00000000">
                      <w:rPr>
                        <w:rtl w:val="0"/>
                        <w:rPrChange w:date="2022-04-27T21:31:15Z" w:author="Vinícius Russi" w:id="1">
                          <w:rPr>
                            <w:sz w:val="22"/>
                            <w:szCs w:val="22"/>
                          </w:rPr>
                        </w:rPrChange>
                      </w:rPr>
                      <w:delText xml:space="preserve">onde</w:delText>
                    </w:r>
                  </w:del>
                </w:sdtContent>
              </w:sdt>
              <w:del w:date="2022-04-25T18:17:35Z" w:author="Ivans Dias" w:id="44"/>
            </w:sdtContent>
          </w:sdt>
          <w:sdt>
            <w:sdtPr>
              <w:tag w:val="goog_rdk_439"/>
            </w:sdtPr>
            <w:sdtContent>
              <w:ins w:date="2022-04-25T18:17:35Z" w:author="Ivans Dias" w:id="44"/>
              <w:sdt>
                <w:sdtPr>
                  <w:tag w:val="goog_rdk_440"/>
                </w:sdtPr>
                <w:sdtContent>
                  <w:ins w:date="2022-04-25T18:17:35Z" w:author="Ivans Dias" w:id="44">
                    <w:r w:rsidRPr="00000000" w:rsidDel="00000000" w:rsidR="00000000">
                      <w:rPr>
                        <w:rtl w:val="0"/>
                        <w:rPrChange w:date="2022-04-27T21:31:15Z" w:author="Vinícius Russi" w:id="1">
                          <w:rPr>
                            <w:sz w:val="22"/>
                            <w:szCs w:val="22"/>
                          </w:rPr>
                        </w:rPrChange>
                      </w:rPr>
                      <w:t xml:space="preserve">, a partir</w:t>
                    </w:r>
                  </w:ins>
                </w:sdtContent>
              </w:sdt>
              <w:ins w:date="2022-04-25T18:17:35Z" w:author="Ivans Dias" w:id="44"/>
            </w:sdtContent>
          </w:sdt>
          <w:sdt>
            <w:sdtPr>
              <w:tag w:val="goog_rdk_441"/>
            </w:sdtPr>
            <w:sdtContent>
              <w:r w:rsidRPr="00000000" w:rsidDel="00000000" w:rsidR="00000000">
                <w:rPr>
                  <w:rtl w:val="0"/>
                  <w:rPrChange w:date="2022-04-27T21:31:15Z" w:author="Vinícius Russi" w:id="1">
                    <w:rPr>
                      <w:sz w:val="22"/>
                      <w:szCs w:val="22"/>
                    </w:rPr>
                  </w:rPrChange>
                </w:rPr>
                <w:t xml:space="preserve"> </w:t>
              </w:r>
            </w:sdtContent>
          </w:sdt>
          <w:sdt>
            <w:sdtPr>
              <w:tag w:val="goog_rdk_442"/>
            </w:sdtPr>
            <w:sdtContent>
              <w:ins w:date="2022-04-25T18:22:19Z" w:author="Ivans Dias" w:id="45"/>
              <w:sdt>
                <w:sdtPr>
                  <w:tag w:val="goog_rdk_443"/>
                </w:sdtPr>
                <w:sdtContent>
                  <w:ins w:date="2022-04-25T18:22:19Z" w:author="Ivans Dias" w:id="45">
                    <w:r w:rsidRPr="00000000" w:rsidDel="00000000" w:rsidR="00000000">
                      <w:rPr>
                        <w:rtl w:val="0"/>
                        <w:rPrChange w:date="2022-04-27T21:31:15Z" w:author="Vinícius Russi" w:id="1">
                          <w:rPr>
                            <w:sz w:val="22"/>
                            <w:szCs w:val="22"/>
                          </w:rPr>
                        </w:rPrChange>
                      </w:rPr>
                      <w:t xml:space="preserve">do que se </w:t>
                    </w:r>
                  </w:ins>
                </w:sdtContent>
              </w:sdt>
              <w:ins w:date="2022-04-25T18:22:19Z" w:author="Ivans Dias" w:id="45"/>
            </w:sdtContent>
          </w:sdt>
          <w:sdt>
            <w:sdtPr>
              <w:tag w:val="goog_rdk_444"/>
            </w:sdtPr>
            <w:sdtContent>
              <w:r w:rsidRPr="00000000" w:rsidDel="00000000" w:rsidR="00000000">
                <w:rPr>
                  <w:rtl w:val="0"/>
                  <w:rPrChange w:date="2022-04-27T21:31:15Z" w:author="Vinícius Russi" w:id="1">
                    <w:rPr>
                      <w:sz w:val="22"/>
                      <w:szCs w:val="22"/>
                    </w:rPr>
                  </w:rPrChange>
                </w:rPr>
                <w:t xml:space="preserve">concluiu</w:t>
              </w:r>
            </w:sdtContent>
          </w:sdt>
          <w:sdt>
            <w:sdtPr>
              <w:tag w:val="goog_rdk_445"/>
            </w:sdtPr>
            <w:sdtContent>
              <w:del w:date="2022-04-25T18:22:27Z" w:author="Ivans Dias" w:id="46"/>
              <w:sdt>
                <w:sdtPr>
                  <w:tag w:val="goog_rdk_446"/>
                </w:sdtPr>
                <w:sdtContent>
                  <w:del w:date="2022-04-25T18:22:27Z" w:author="Ivans Dias" w:id="46">
                    <w:r w:rsidRPr="00000000" w:rsidDel="00000000" w:rsidR="00000000">
                      <w:rPr>
                        <w:rtl w:val="0"/>
                        <w:rPrChange w:date="2022-04-27T21:31:15Z" w:author="Vinícius Russi" w:id="1">
                          <w:rPr>
                            <w:sz w:val="22"/>
                            <w:szCs w:val="22"/>
                          </w:rPr>
                        </w:rPrChange>
                      </w:rPr>
                      <w:delText xml:space="preserve">-se</w:delText>
                    </w:r>
                  </w:del>
                </w:sdtContent>
              </w:sdt>
              <w:del w:date="2022-04-25T18:22:27Z" w:author="Ivans Dias" w:id="46"/>
            </w:sdtContent>
          </w:sdt>
          <w:sdt>
            <w:sdtPr>
              <w:tag w:val="goog_rdk_447"/>
            </w:sdtPr>
            <w:sdtContent>
              <w:r w:rsidRPr="00000000" w:rsidDel="00000000" w:rsidR="00000000">
                <w:rPr>
                  <w:rtl w:val="0"/>
                  <w:rPrChange w:date="2022-04-27T21:31:15Z" w:author="Vinícius Russi" w:id="1">
                    <w:rPr>
                      <w:sz w:val="22"/>
                      <w:szCs w:val="22"/>
                    </w:rPr>
                  </w:rPrChange>
                </w:rPr>
                <w:t xml:space="preserve"> que tais modelos não apresentam boa eficácia para predição do tempo médio </w:t>
              </w:r>
            </w:sdtContent>
          </w:sdt>
          <w:sdt>
            <w:sdtPr>
              <w:tag w:val="goog_rdk_448"/>
            </w:sdtPr>
            <w:sdtContent>
              <w:ins w:date="2022-04-25T18:22:39Z" w:author="Ivans Dias" w:id="47"/>
              <w:sdt>
                <w:sdtPr>
                  <w:tag w:val="goog_rdk_449"/>
                </w:sdtPr>
                <w:sdtContent>
                  <w:ins w:date="2022-04-25T18:22:39Z" w:author="Ivans Dias" w:id="47">
                    <w:r w:rsidRPr="00000000" w:rsidDel="00000000" w:rsidR="00000000">
                      <w:rPr>
                        <w:rtl w:val="0"/>
                        <w:rPrChange w:date="2022-04-27T21:31:15Z" w:author="Vinícius Russi" w:id="1">
                          <w:rPr>
                            <w:sz w:val="22"/>
                            <w:szCs w:val="22"/>
                          </w:rPr>
                        </w:rPrChange>
                      </w:rPr>
                      <w:t xml:space="preserve">d</w:t>
                    </w:r>
                  </w:ins>
                </w:sdtContent>
              </w:sdt>
              <w:ins w:date="2022-04-25T18:22:39Z" w:author="Ivans Dias" w:id="47"/>
            </w:sdtContent>
          </w:sdt>
          <w:sdt>
            <w:sdtPr>
              <w:tag w:val="goog_rdk_450"/>
            </w:sdtPr>
            <w:sdtContent>
              <w:del w:date="2022-04-25T18:22:39Z" w:author="Ivans Dias" w:id="47"/>
              <w:sdt>
                <w:sdtPr>
                  <w:tag w:val="goog_rdk_451"/>
                </w:sdtPr>
                <w:sdtContent>
                  <w:del w:date="2022-04-25T18:22:39Z" w:author="Ivans Dias" w:id="47">
                    <w:r w:rsidRPr="00000000" w:rsidDel="00000000" w:rsidR="00000000">
                      <w:rPr>
                        <w:rtl w:val="0"/>
                        <w:rPrChange w:date="2022-04-27T21:31:15Z" w:author="Vinícius Russi" w:id="1">
                          <w:rPr>
                            <w:sz w:val="22"/>
                            <w:szCs w:val="22"/>
                          </w:rPr>
                        </w:rPrChange>
                      </w:rPr>
                      <w:delText xml:space="preserve">a</w:delText>
                    </w:r>
                  </w:del>
                </w:sdtContent>
              </w:sdt>
              <w:del w:date="2022-04-25T18:22:39Z" w:author="Ivans Dias" w:id="47"/>
            </w:sdtContent>
          </w:sdt>
          <w:sdt>
            <w:sdtPr>
              <w:tag w:val="goog_rdk_452"/>
            </w:sdtPr>
            <w:sdtContent>
              <w:ins w:date="2022-04-25T18:22:39Z" w:author="Ivans Dias" w:id="47"/>
              <w:sdt>
                <w:sdtPr>
                  <w:tag w:val="goog_rdk_453"/>
                </w:sdtPr>
                <w:sdtContent>
                  <w:ins w:date="2022-04-25T18:22:39Z" w:author="Ivans Dias" w:id="47">
                    <w:r w:rsidRPr="00000000" w:rsidDel="00000000" w:rsidR="00000000">
                      <w:rPr>
                        <w:rtl w:val="0"/>
                        <w:rPrChange w:date="2022-04-27T21:31:15Z" w:author="Vinícius Russi" w:id="1">
                          <w:rPr>
                            <w:sz w:val="22"/>
                            <w:szCs w:val="22"/>
                          </w:rPr>
                        </w:rPrChange>
                      </w:rPr>
                      <w:t xml:space="preserve">e</w:t>
                    </w:r>
                  </w:ins>
                </w:sdtContent>
              </w:sdt>
              <w:ins w:date="2022-04-25T18:22:39Z" w:author="Ivans Dias" w:id="47"/>
            </w:sdtContent>
          </w:sdt>
          <w:sdt>
            <w:sdtPr>
              <w:tag w:val="goog_rdk_454"/>
            </w:sdtPr>
            <w:sdtContent>
              <w:r w:rsidRPr="00000000" w:rsidDel="00000000" w:rsidR="00000000">
                <w:rPr>
                  <w:rtl w:val="0"/>
                  <w:rPrChange w:date="2022-04-27T21:31:15Z" w:author="Vinícius Russi" w:id="1">
                    <w:rPr>
                      <w:sz w:val="22"/>
                      <w:szCs w:val="22"/>
                    </w:rPr>
                  </w:rPrChange>
                </w:rPr>
                <w:t xml:space="preserve"> falha, em função da alta v</w:t>
              </w:r>
            </w:sdtContent>
          </w:sdt>
          <w:sdt>
            <w:sdtPr>
              <w:tag w:val="goog_rdk_455"/>
            </w:sdtPr>
            <w:sdtContent>
              <w:del w:date="2022-04-25T18:24:29Z" w:author="Ivans Dias" w:id="48"/>
              <w:sdt>
                <w:sdtPr>
                  <w:tag w:val="goog_rdk_456"/>
                </w:sdtPr>
                <w:sdtContent>
                  <w:del w:date="2022-04-25T18:24:29Z" w:author="Ivans Dias" w:id="48">
                    <w:r w:rsidRPr="00000000" w:rsidDel="00000000" w:rsidR="00000000">
                      <w:rPr>
                        <w:rtl w:val="0"/>
                        <w:rPrChange w:date="2022-04-27T21:31:15Z" w:author="Vinícius Russi" w:id="1">
                          <w:rPr>
                            <w:sz w:val="22"/>
                            <w:szCs w:val="22"/>
                          </w:rPr>
                        </w:rPrChange>
                      </w:rPr>
                      <w:delText xml:space="preserve">aria</w:delText>
                    </w:r>
                  </w:del>
                </w:sdtContent>
              </w:sdt>
              <w:del w:date="2022-04-25T18:24:29Z" w:author="Ivans Dias" w:id="48"/>
            </w:sdtContent>
          </w:sdt>
          <w:sdt>
            <w:sdtPr>
              <w:tag w:val="goog_rdk_457"/>
            </w:sdtPr>
            <w:sdtContent>
              <w:ins w:date="2022-04-25T18:24:29Z" w:author="Ivans Dias" w:id="48"/>
              <w:sdt>
                <w:sdtPr>
                  <w:tag w:val="goog_rdk_458"/>
                </w:sdtPr>
                <w:sdtContent>
                  <w:ins w:date="2022-04-25T18:24:29Z" w:author="Ivans Dias" w:id="48">
                    <w:r w:rsidRPr="00000000" w:rsidDel="00000000" w:rsidR="00000000">
                      <w:rPr>
                        <w:rtl w:val="0"/>
                        <w:rPrChange w:date="2022-04-27T21:31:15Z" w:author="Vinícius Russi" w:id="1">
                          <w:rPr>
                            <w:sz w:val="22"/>
                            <w:szCs w:val="22"/>
                          </w:rPr>
                        </w:rPrChange>
                      </w:rPr>
                      <w:t xml:space="preserve">olu</w:t>
                    </w:r>
                  </w:ins>
                </w:sdtContent>
              </w:sdt>
              <w:ins w:date="2022-04-25T18:24:29Z" w:author="Ivans Dias" w:id="48"/>
            </w:sdtContent>
          </w:sdt>
          <w:sdt>
            <w:sdtPr>
              <w:tag w:val="goog_rdk_459"/>
            </w:sdtPr>
            <w:sdtContent>
              <w:r w:rsidRPr="00000000" w:rsidDel="00000000" w:rsidR="00000000">
                <w:rPr>
                  <w:rtl w:val="0"/>
                  <w:rPrChange w:date="2022-04-27T21:31:15Z" w:author="Vinícius Russi" w:id="1">
                    <w:rPr>
                      <w:sz w:val="22"/>
                      <w:szCs w:val="22"/>
                    </w:rPr>
                  </w:rPrChange>
                </w:rPr>
                <w:t xml:space="preserve">bilidade das variáveis independentes e </w:t>
              </w:r>
            </w:sdtContent>
          </w:sdt>
          <w:sdt>
            <w:sdtPr>
              <w:tag w:val="goog_rdk_460"/>
            </w:sdtPr>
            <w:sdtContent>
              <w:ins w:date="2022-04-25T18:24:46Z" w:author="Ivans Dias" w:id="49"/>
              <w:sdt>
                <w:sdtPr>
                  <w:tag w:val="goog_rdk_461"/>
                </w:sdtPr>
                <w:sdtContent>
                  <w:ins w:date="2022-04-25T18:24:46Z" w:author="Ivans Dias" w:id="49">
                    <w:r w:rsidRPr="00000000" w:rsidDel="00000000" w:rsidR="00000000">
                      <w:rPr>
                        <w:rtl w:val="0"/>
                        <w:rPrChange w:date="2022-04-27T21:31:15Z" w:author="Vinícius Russi" w:id="1">
                          <w:rPr>
                            <w:sz w:val="22"/>
                            <w:szCs w:val="22"/>
                          </w:rPr>
                        </w:rPrChange>
                      </w:rPr>
                      <w:t xml:space="preserve">de </w:t>
                    </w:r>
                  </w:ins>
                </w:sdtContent>
              </w:sdt>
              <w:ins w:date="2022-04-25T18:24:46Z" w:author="Ivans Dias" w:id="49"/>
            </w:sdtContent>
          </w:sdt>
          <w:sdt>
            <w:sdtPr>
              <w:tag w:val="goog_rdk_462"/>
            </w:sdtPr>
            <w:sdtContent>
              <w:r w:rsidRPr="00000000" w:rsidDel="00000000" w:rsidR="00000000">
                <w:rPr>
                  <w:rtl w:val="0"/>
                  <w:rPrChange w:date="2022-04-27T21:31:15Z" w:author="Vinícius Russi" w:id="1">
                    <w:rPr>
                      <w:sz w:val="22"/>
                      <w:szCs w:val="22"/>
                    </w:rPr>
                  </w:rPrChange>
                </w:rPr>
                <w:t xml:space="preserve">problemas estruturais nos dados obtidos.</w:t>
              </w:r>
            </w:sdtContent>
          </w:sdt>
        </w:p>
      </w:sdtContent>
    </w:sdt>
    <w:sdt>
      <w:sdtPr>
        <w:tag w:val="goog_rdk_465"/>
      </w:sdtPr>
      <w:sdtContent>
        <w:p w:rsidRPr="00000000" w:rsidDel="00000000" w:rsidRDefault="00000000" w:rsidR="00000000" w:rsidP="00000000" w14:paraId="00000086">
          <w:pPr>
            <w:ind w:left="0" w:firstLine="0"/>
            <w:rPr>
              <w:rPrChange w:date="2022-04-27T21:31:15Z" w:author="Vinícius Russi" w:id="1">
                <w:rPr>
                  <w:sz w:val="22"/>
                  <w:szCs w:val="22"/>
                </w:rPr>
              </w:rPrChange>
            </w:rPr>
          </w:pPr>
          <w:sdt>
            <w:sdtPr>
              <w:tag w:val="goog_rdk_464"/>
            </w:sdtPr>
            <w:sdtContent>
              <w:r w:rsidRPr="00000000" w:rsidDel="00000000" w:rsidR="00000000">
                <w:rPr>
                  <w:rtl w:val="0"/>
                </w:rPr>
              </w:r>
            </w:sdtContent>
          </w:sdt>
        </w:p>
      </w:sdtContent>
    </w:sdt>
    <w:sdt>
      <w:sdtPr>
        <w:tag w:val="goog_rdk_467"/>
      </w:sdtPr>
      <w:sdtContent>
        <w:p w:rsidRPr="00000000" w:rsidDel="00000000" w:rsidRDefault="00000000" w:rsidR="00000000" w:rsidP="00000000" w14:paraId="00000087">
          <w:pPr>
            <w:ind w:left="0" w:firstLine="0"/>
            <w:rPr>
              <w:rPrChange w:date="2022-04-27T21:31:15Z" w:author="Vinícius Russi" w:id="1">
                <w:rPr>
                  <w:sz w:val="22"/>
                  <w:szCs w:val="22"/>
                </w:rPr>
              </w:rPrChange>
            </w:rPr>
          </w:pPr>
          <w:sdt>
            <w:sdtPr>
              <w:tag w:val="goog_rdk_466"/>
            </w:sdtPr>
            <w:sdtContent>
              <w:r w:rsidRPr="00000000" w:rsidDel="00000000" w:rsidR="00000000">
                <w:rPr>
                  <w:rtl w:val="0"/>
                </w:rPr>
              </w:r>
            </w:sdtContent>
          </w:sdt>
        </w:p>
      </w:sdtContent>
    </w:sdt>
    <w:sdt>
      <w:sdtPr>
        <w:tag w:val="goog_rdk_469"/>
      </w:sdtPr>
      <w:sdtContent>
        <w:p w:rsidRPr="00000000" w:rsidDel="00000000" w:rsidRDefault="00000000" w:rsidR="00000000" w:rsidP="00000000" w14:paraId="00000088">
          <w:pPr>
            <w:spacing w:line="259" w:after="117" w:lineRule="auto"/>
            <w:ind w:right="65" w:firstLine="0"/>
            <w:rPr>
              <w:rPrChange w:date="2022-04-27T21:31:15Z" w:author="Vinícius Russi" w:id="1">
                <w:rPr>
                  <w:sz w:val="22"/>
                  <w:szCs w:val="22"/>
                </w:rPr>
              </w:rPrChange>
            </w:rPr>
          </w:pPr>
          <w:sdt>
            <w:sdtPr>
              <w:tag w:val="goog_rdk_468"/>
            </w:sdtPr>
            <w:sdtContent>
              <w:r w:rsidRPr="00000000" w:rsidDel="00000000" w:rsidR="00000000">
                <w:rPr>
                  <w:rtl w:val="0"/>
                </w:rPr>
              </w:r>
            </w:sdtContent>
          </w:sdt>
        </w:p>
      </w:sdtContent>
    </w:sdt>
    <w:sdt>
      <w:sdtPr>
        <w:tag w:val="goog_rdk_471"/>
      </w:sdtPr>
      <w:sdtContent>
        <w:p w:rsidRPr="00000000" w:rsidDel="00000000" w:rsidRDefault="00000000" w:rsidR="00000000" w:rsidP="00000000" w14:paraId="00000089">
          <w:pPr>
            <w:rPr>
              <w:vertAlign w:val="baseline"/>
              <w:rPrChange w:date="2022-04-27T21:31:15Z" w:author="Vinícius Russi" w:id="1">
                <w:rPr>
                  <w:sz w:val="22"/>
                  <w:szCs w:val="22"/>
                  <w:vertAlign w:val="baseline"/>
                </w:rPr>
              </w:rPrChange>
            </w:rPr>
          </w:pPr>
          <w:sdt>
            <w:sdtPr>
              <w:tag w:val="goog_rdk_470"/>
            </w:sdtPr>
            <w:sdtContent>
              <w:r w:rsidRPr="00000000" w:rsidDel="00000000" w:rsidR="00000000">
                <w:rPr>
                  <w:rtl w:val="0"/>
                </w:rPr>
              </w:r>
            </w:sdtContent>
          </w:sdt>
        </w:p>
      </w:sdtContent>
    </w:sdt>
    <w:sdt>
      <w:sdtPr>
        <w:tag w:val="goog_rdk_475"/>
      </w:sdtPr>
      <w:sdtContent>
        <w:p w:rsidRPr="00000000" w:rsidDel="00000000" w:rsidRDefault="00000000" w:rsidR="00000000" w:rsidP="00000000" w14:paraId="0000008A">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 w:val="0"/>
              <w:smallCaps w:val="0"/>
              <w:strike w:val="0"/>
              <w:color w:val="000000"/>
              <w:u w:val="none"/>
              <w:shd w:val="clear" w:fill="auto"/>
              <w:vertAlign w:val="baseline"/>
              <w:rPrChange w:date="2022-04-27T21:31:15Z" w:author="Vinícius Russi" w:id="1">
                <w:rPr>
                  <w:i w:val="0"/>
                  <w:smallCaps w:val="0"/>
                  <w:strike w:val="0"/>
                  <w:color w:val="000000"/>
                  <w:sz w:val="22"/>
                  <w:szCs w:val="22"/>
                  <w:u w:val="none"/>
                  <w:shd w:val="clear" w:fill="auto"/>
                  <w:vertAlign w:val="baseline"/>
                </w:rPr>
              </w:rPrChange>
            </w:rPr>
          </w:pPr>
          <w:sdt>
            <w:sdtPr>
              <w:tag w:val="goog_rdk_472"/>
            </w:sdtPr>
            <w:sdtContent>
              <w:r w:rsidRPr="00000000" w:rsidDel="00000000" w:rsidR="00000000">
                <w:rPr>
                  <w:b w:val="1"/>
                  <w:i w:val="0"/>
                  <w:smallCaps w:val="0"/>
                  <w:strike w:val="0"/>
                  <w:color w:val="000000"/>
                  <w:u w:val="none"/>
                  <w:shd w:val="clear" w:fill="auto"/>
                  <w:vertAlign w:val="baseline"/>
                  <w:rtl w:val="0"/>
                  <w:rPrChange w:date="2022-04-27T21:31:15Z" w:author="Vinícius Russi" w:id="1">
                    <w:rPr>
                      <w:b w:val="1"/>
                      <w:i w:val="0"/>
                      <w:smallCaps w:val="0"/>
                      <w:strike w:val="0"/>
                      <w:color w:val="000000"/>
                      <w:sz w:val="22"/>
                      <w:szCs w:val="22"/>
                      <w:u w:val="none"/>
                      <w:shd w:val="clear" w:fill="auto"/>
                      <w:vertAlign w:val="baseline"/>
                    </w:rPr>
                  </w:rPrChange>
                </w:rPr>
                <w:t xml:space="preserve">Palavras-chave: </w:t>
              </w:r>
            </w:sdtContent>
          </w:sdt>
          <w:sdt>
            <w:sdtPr>
              <w:tag w:val="goog_rdk_473"/>
            </w:sdtPr>
            <w:sdtContent>
              <w:r w:rsidRPr="00000000" w:rsidDel="00000000" w:rsidR="00000000">
                <w:rPr>
                  <w:rtl w:val="0"/>
                  <w:rPrChange w:date="2022-04-27T21:31:15Z" w:author="Vinícius Russi" w:id="1">
                    <w:rPr>
                      <w:sz w:val="22"/>
                      <w:szCs w:val="22"/>
                    </w:rPr>
                  </w:rPrChange>
                </w:rPr>
                <w:t xml:space="preserve">aprendizado de máquina, regressão, árvore aleatória, manutenção de equipamentos florestais.</w:t>
              </w:r>
            </w:sdtContent>
          </w:sdt>
          <w:sdt>
            <w:sdtPr>
              <w:tag w:val="goog_rdk_474"/>
            </w:sdtPr>
            <w:sdtContent>
              <w:r w:rsidRPr="00000000" w:rsidDel="00000000" w:rsidR="00000000">
                <w:rPr>
                  <w:rtl w:val="0"/>
                </w:rPr>
              </w:r>
            </w:sdtContent>
          </w:sdt>
        </w:p>
      </w:sdtContent>
    </w:sdt>
    <w:sdt>
      <w:sdtPr>
        <w:tag w:val="goog_rdk_477"/>
      </w:sdtPr>
      <w:sdtContent>
        <w:p w:rsidRPr="00000000" w:rsidDel="00000000" w:rsidRDefault="00000000" w:rsidR="00000000" w:rsidP="00000000" w14:paraId="0000008B">
          <w:pPr>
            <w:rPr>
              <w:vertAlign w:val="baseline"/>
              <w:rPrChange w:date="2022-04-27T21:31:15Z" w:author="Vinícius Russi" w:id="1">
                <w:rPr>
                  <w:sz w:val="22"/>
                  <w:szCs w:val="22"/>
                  <w:vertAlign w:val="baseline"/>
                </w:rPr>
              </w:rPrChange>
            </w:rPr>
          </w:pPr>
          <w:sdt>
            <w:sdtPr>
              <w:tag w:val="goog_rdk_476"/>
            </w:sdtPr>
            <w:sdtContent>
              <w:r w:rsidRPr="00000000" w:rsidDel="00000000" w:rsidR="00000000">
                <w:rPr>
                  <w:rtl w:val="0"/>
                </w:rPr>
              </w:r>
            </w:sdtContent>
          </w:sdt>
        </w:p>
      </w:sdtContent>
    </w:sdt>
    <w:sdt>
      <w:sdtPr>
        <w:tag w:val="goog_rdk_479"/>
      </w:sdtPr>
      <w:sdtContent>
        <w:p w:rsidRPr="00000000" w:rsidDel="00000000" w:rsidRDefault="00000000" w:rsidR="00000000" w:rsidP="00000000" w14:paraId="0000008C">
          <w:pPr>
            <w:ind w:left="0" w:firstLine="0"/>
            <w:rPr>
              <w:rPrChange w:date="2022-04-27T21:31:15Z" w:author="Vinícius Russi" w:id="1">
                <w:rPr>
                  <w:sz w:val="22"/>
                  <w:szCs w:val="22"/>
                </w:rPr>
              </w:rPrChange>
            </w:rPr>
            <w:sectPr>
              <w:footerReference r:id="rId12" w:type="default"/>
              <w:type w:val="nextPage"/>
              <w:pgSz w:w="11906" w:orient="portrait" w:h="16838"/>
              <w:pgMar w:bottom="1440" w:left="1440" w:footer="1134" w:top="1440" w:right="1440" w:header="1134"/>
              <w:sectPrChange w:date="2022-04-27T21:31:06Z" w:author="Vinícius Russi" w:id="0">
                <w:sectPr w:rsidRPr="000000" w:rsidDel="000000" w:rsidR="000000" w:rsidSect="000000">
                  <w:pgMar w:bottom="1134" w:left="1701" w:footer="1134" w:top="1701" w:right="1134" w:header="1134"/>
                  <w:pgSz w:w="11906" w:orient="portrait" w:h="16838"/>
                  <w:type w:val="nextPage"/>
                </w:sectPr>
              </w:sectPrChange>
            </w:sectPr>
          </w:pPr>
          <w:sdt>
            <w:sdtPr>
              <w:tag w:val="goog_rdk_478"/>
            </w:sdtPr>
            <w:sdtContent>
              <w:r w:rsidRPr="00000000" w:rsidDel="00000000" w:rsidR="00000000">
                <w:rPr>
                  <w:rtl w:val="0"/>
                </w:rPr>
              </w:r>
            </w:sdtContent>
          </w:sdt>
        </w:p>
      </w:sdtContent>
    </w:sdt>
    <w:sdt>
      <w:sdtPr>
        <w:tag w:val="goog_rdk_484"/>
      </w:sdtPr>
      <w:sdtContent>
        <w:p w:rsidRPr="00000000" w:rsidDel="00000000" w:rsidRDefault="00000000" w:rsidR="00000000" w:rsidP="00000000" w14:paraId="0000008D">
          <w:pPr>
            <w:pStyle w:val="Heading2"/>
            <w:spacing w:after="120" w:lineRule="auto"/>
            <w:ind w:firstLine="0"/>
            <w:jc w:val="center"/>
            <w:rPr>
              <w:ins w:date="2022-04-27T22:25:13Z" w:author="Vinícius Russi" w:id="50"/>
              <w:rPrChange w:date="2022-04-27T21:31:15Z" w:author="Vinícius Russi" w:id="1">
                <w:rPr>
                  <w:sz w:val="22"/>
                  <w:szCs w:val="22"/>
                </w:rPr>
              </w:rPrChange>
            </w:rPr>
          </w:pPr>
          <w:sdt>
            <w:sdtPr>
              <w:tag w:val="goog_rdk_480"/>
            </w:sdtPr>
            <w:sdtContent>
              <w:r w:rsidRPr="00000000" w:rsidDel="00000000" w:rsidR="00000000">
                <w:rPr>
                  <w:vertAlign w:val="baseline"/>
                  <w:rtl w:val="0"/>
                  <w:rPrChange w:date="2022-04-27T21:31:15Z" w:author="Vinícius Russi" w:id="1">
                    <w:rPr>
                      <w:sz w:val="22"/>
                      <w:szCs w:val="22"/>
                      <w:vertAlign w:val="baseline"/>
                    </w:rPr>
                  </w:rPrChange>
                </w:rPr>
                <w:t xml:space="preserve">LISTA DE </w:t>
              </w:r>
            </w:sdtContent>
          </w:sdt>
          <w:sdt>
            <w:sdtPr>
              <w:tag w:val="goog_rdk_481"/>
            </w:sdtPr>
            <w:sdtContent>
              <w:r w:rsidRPr="00000000" w:rsidDel="00000000" w:rsidR="00000000">
                <w:rPr>
                  <w:rtl w:val="0"/>
                  <w:rPrChange w:date="2022-04-27T21:31:15Z" w:author="Vinícius Russi" w:id="1">
                    <w:rPr>
                      <w:sz w:val="22"/>
                      <w:szCs w:val="22"/>
                    </w:rPr>
                  </w:rPrChange>
                </w:rPr>
                <w:t xml:space="preserve">FIGURAS</w:t>
              </w:r>
            </w:sdtContent>
          </w:sdt>
          <w:sdt>
            <w:sdtPr>
              <w:tag w:val="goog_rdk_482"/>
            </w:sdtPr>
            <w:sdtContent>
              <w:ins w:date="2022-04-27T22:25:13Z" w:author="Vinícius Russi" w:id="50"/>
              <w:sdt>
                <w:sdtPr>
                  <w:tag w:val="goog_rdk_483"/>
                </w:sdtPr>
                <w:sdtContent>
                  <w:ins w:date="2022-04-27T22:25:13Z" w:author="Vinícius Russi" w:id="50">
                    <w:r w:rsidRPr="00000000" w:rsidDel="00000000" w:rsidR="00000000">
                      <w:rPr>
                        <w:rtl w:val="0"/>
                      </w:rPr>
                    </w:r>
                  </w:ins>
                </w:sdtContent>
              </w:sdt>
              <w:ins w:date="2022-04-27T22:25:13Z" w:author="Vinícius Russi" w:id="50">
                <w:bookmarkStart w:id="4" w:name="_heading=h.j1m7uo2l8bsa" w:colFirst="0" w:colLast="0"/>
                <w:bookmarkEnd w:id="4"/>
              </w:ins>
            </w:sdtContent>
          </w:sdt>
        </w:p>
      </w:sdtContent>
    </w:sdt>
    <w:sdt>
      <w:sdtPr>
        <w:tag w:val="goog_rdk_486"/>
      </w:sdtPr>
      <w:sdtContent>
        <w:p w:rsidRPr="00000000" w:rsidDel="00000000" w:rsidRDefault="00000000" w:rsidR="00000000" w:rsidP="00000000" w14:paraId="0000008E">
          <w:pPr>
            <w:pStyle w:val="Heading2"/>
            <w:spacing w:after="120" w:lineRule="auto"/>
            <w:ind w:firstLine="0"/>
            <w:jc w:val="center"/>
            <w:rPr>
              <w:vertAlign w:val="baseline"/>
              <w:rPrChange w:date="2022-04-27T21:31:15Z" w:author="Vinícius Russi" w:id="1">
                <w:rPr>
                  <w:sz w:val="22"/>
                  <w:szCs w:val="22"/>
                  <w:vertAlign w:val="baseline"/>
                </w:rPr>
              </w:rPrChange>
            </w:rPr>
            <w:pPrChange w:date="2022-04-27T22:23:37Z" w:author="Vinícius Russi" w:id="0">
              <w:pPr>
                <w:pStyle w:val="Heading2"/>
                <w:spacing w:after="120" w:lineRule="auto"/>
                <w:ind w:firstLine="0"/>
                <w:jc w:val="left"/>
              </w:pPr>
            </w:pPrChange>
          </w:pPr>
          <w:bookmarkStart w:id="4" w:name="_heading=h.j1m7uo2l8bsa" w:colFirst="0" w:colLast="0"/>
          <w:bookmarkEnd w:id="4"/>
          <w:sdt>
            <w:sdtPr>
              <w:tag w:val="goog_rdk_485"/>
            </w:sdtPr>
            <w:sdtContent>
              <w:r w:rsidRPr="00000000" w:rsidDel="00000000" w:rsidR="00000000">
                <w:rPr>
                  <w:rtl w:val="0"/>
                </w:rPr>
              </w:r>
            </w:sdtContent>
          </w:sdt>
        </w:p>
      </w:sdtContent>
    </w:sdt>
    <w:sdt>
      <w:sdtPr>
        <w:tag w:val="goog_rdk_493"/>
      </w:sdtPr>
      <w:sdtContent>
        <w:p w:rsidRPr="00000000" w:rsidDel="00000000" w:rsidRDefault="00000000" w:rsidR="00000000" w:rsidP="00000000" w14:paraId="0000008F">
          <w:pPr>
            <w:spacing w:line="259" w:lineRule="auto"/>
            <w:ind w:firstLine="0"/>
            <w:jc w:val="right"/>
            <w:rPr>
              <w:vertAlign w:val="baseline"/>
              <w:rPrChange w:date="2022-04-27T21:31:15Z" w:author="Vinícius Russi" w:id="1">
                <w:rPr>
                  <w:sz w:val="22"/>
                  <w:szCs w:val="22"/>
                  <w:vertAlign w:val="baseline"/>
                </w:rPr>
              </w:rPrChange>
            </w:rPr>
          </w:pPr>
          <w:sdt>
            <w:sdtPr>
              <w:tag w:val="goog_rdk_487"/>
            </w:sdtPr>
            <w:sdtContent>
              <w:r w:rsidRPr="00000000" w:rsidDel="00000000" w:rsidR="00000000">
                <w:rPr>
                  <w:rtl w:val="0"/>
                  <w:rPrChange w:date="2022-04-27T21:31:15Z" w:author="Vinícius Russi" w:id="1">
                    <w:rPr>
                      <w:sz w:val="22"/>
                      <w:szCs w:val="22"/>
                    </w:rPr>
                  </w:rPrChange>
                </w:rPr>
                <w:t xml:space="preserve">Figura</w:t>
              </w:r>
            </w:sdtContent>
          </w:sdt>
          <w:sdt>
            <w:sdtPr>
              <w:tag w:val="goog_rdk_488"/>
            </w:sdtPr>
            <w:sdtContent>
              <w:r w:rsidRPr="00000000" w:rsidDel="00000000" w:rsidR="00000000">
                <w:rPr>
                  <w:vertAlign w:val="baseline"/>
                  <w:rtl w:val="0"/>
                  <w:rPrChange w:date="2022-04-27T21:31:15Z" w:author="Vinícius Russi" w:id="1">
                    <w:rPr>
                      <w:sz w:val="22"/>
                      <w:szCs w:val="22"/>
                      <w:vertAlign w:val="baseline"/>
                    </w:rPr>
                  </w:rPrChange>
                </w:rPr>
                <w:t xml:space="preserve"> 1: </w:t>
              </w:r>
            </w:sdtContent>
          </w:sdt>
          <w:sdt>
            <w:sdtPr>
              <w:tag w:val="goog_rdk_489"/>
            </w:sdtPr>
            <w:sdtContent>
              <w:r w:rsidRPr="00000000" w:rsidDel="00000000" w:rsidR="00000000">
                <w:rPr>
                  <w:rtl w:val="0"/>
                  <w:rPrChange w:date="2022-04-27T21:31:15Z" w:author="Vinícius Russi" w:id="1">
                    <w:rPr>
                      <w:sz w:val="22"/>
                      <w:szCs w:val="22"/>
                    </w:rPr>
                  </w:rPrChange>
                </w:rPr>
                <w:t xml:space="preserve">Gráfico de barra ordenado para o número de manutenções por equipamento.</w:t>
              </w:r>
            </w:sdtContent>
          </w:sdt>
          <w:sdt>
            <w:sdtPr>
              <w:tag w:val="goog_rdk_490"/>
            </w:sdtPr>
            <w:sdtContent>
              <w:r w:rsidRPr="00000000" w:rsidDel="00000000" w:rsidR="00000000">
                <w:rPr>
                  <w:vertAlign w:val="baseline"/>
                  <w:rtl w:val="0"/>
                  <w:rPrChange w:date="2022-04-27T21:31:15Z" w:author="Vinícius Russi" w:id="1">
                    <w:rPr>
                      <w:sz w:val="22"/>
                      <w:szCs w:val="22"/>
                      <w:vertAlign w:val="baseline"/>
                    </w:rPr>
                  </w:rPrChange>
                </w:rPr>
                <w:t xml:space="preserve">.........................................................................................................</w:t>
              </w:r>
            </w:sdtContent>
          </w:sdt>
          <w:sdt>
            <w:sdtPr>
              <w:tag w:val="goog_rdk_491"/>
            </w:sdtPr>
            <w:sdtContent>
              <w:r w:rsidRPr="00000000" w:rsidDel="00000000" w:rsidR="00000000">
                <w:rPr>
                  <w:rtl w:val="0"/>
                  <w:rPrChange w:date="2022-04-27T21:31:15Z" w:author="Vinícius Russi" w:id="1">
                    <w:rPr>
                      <w:sz w:val="22"/>
                      <w:szCs w:val="22"/>
                    </w:rPr>
                  </w:rPrChange>
                </w:rPr>
                <w:t xml:space="preserve">20</w:t>
              </w:r>
            </w:sdtContent>
          </w:sdt>
          <w:sdt>
            <w:sdtPr>
              <w:tag w:val="goog_rdk_492"/>
            </w:sdtPr>
            <w:sdtContent>
              <w:r w:rsidRPr="00000000" w:rsidDel="00000000" w:rsidR="00000000">
                <w:rPr>
                  <w:vertAlign w:val="baseline"/>
                  <w:rtl w:val="0"/>
                  <w:rPrChange w:date="2022-04-27T21:31:15Z" w:author="Vinícius Russi" w:id="1">
                    <w:rPr>
                      <w:sz w:val="22"/>
                      <w:szCs w:val="22"/>
                      <w:vertAlign w:val="baseline"/>
                    </w:rPr>
                  </w:rPrChange>
                </w:rPr>
                <w:t xml:space="preserve"> </w:t>
              </w:r>
            </w:sdtContent>
          </w:sdt>
        </w:p>
      </w:sdtContent>
    </w:sdt>
    <w:sdt>
      <w:sdtPr>
        <w:tag w:val="goog_rdk_500"/>
      </w:sdtPr>
      <w:sdtContent>
        <w:p w:rsidRPr="00000000" w:rsidDel="00000000" w:rsidRDefault="00000000" w:rsidR="00000000" w:rsidP="00000000" w14:paraId="00000090">
          <w:pPr>
            <w:spacing w:line="259" w:lineRule="auto"/>
            <w:ind w:firstLine="0"/>
            <w:jc w:val="right"/>
            <w:rPr>
              <w:vertAlign w:val="baseline"/>
              <w:rPrChange w:date="2022-04-27T21:31:15Z" w:author="Vinícius Russi" w:id="1">
                <w:rPr>
                  <w:sz w:val="22"/>
                  <w:szCs w:val="22"/>
                  <w:vertAlign w:val="baseline"/>
                </w:rPr>
              </w:rPrChange>
            </w:rPr>
          </w:pPr>
          <w:sdt>
            <w:sdtPr>
              <w:tag w:val="goog_rdk_494"/>
            </w:sdtPr>
            <w:sdtContent>
              <w:r w:rsidRPr="00000000" w:rsidDel="00000000" w:rsidR="00000000">
                <w:rPr>
                  <w:rtl w:val="0"/>
                  <w:rPrChange w:date="2022-04-27T21:31:15Z" w:author="Vinícius Russi" w:id="1">
                    <w:rPr>
                      <w:sz w:val="22"/>
                      <w:szCs w:val="22"/>
                    </w:rPr>
                  </w:rPrChange>
                </w:rPr>
                <w:t xml:space="preserve">Figura </w:t>
              </w:r>
            </w:sdtContent>
          </w:sdt>
          <w:sdt>
            <w:sdtPr>
              <w:tag w:val="goog_rdk_495"/>
            </w:sdtPr>
            <w:sdtContent>
              <w:r w:rsidRPr="00000000" w:rsidDel="00000000" w:rsidR="00000000">
                <w:rPr>
                  <w:vertAlign w:val="baseline"/>
                  <w:rtl w:val="0"/>
                  <w:rPrChange w:date="2022-04-27T21:31:15Z" w:author="Vinícius Russi" w:id="1">
                    <w:rPr>
                      <w:sz w:val="22"/>
                      <w:szCs w:val="22"/>
                      <w:vertAlign w:val="baseline"/>
                    </w:rPr>
                  </w:rPrChange>
                </w:rPr>
                <w:t xml:space="preserve">2: </w:t>
              </w:r>
            </w:sdtContent>
          </w:sdt>
          <w:sdt>
            <w:sdtPr>
              <w:tag w:val="goog_rdk_496"/>
            </w:sdtPr>
            <w:sdtContent>
              <w:r w:rsidRPr="00000000" w:rsidDel="00000000" w:rsidR="00000000">
                <w:rPr>
                  <w:rtl w:val="0"/>
                  <w:rPrChange w:date="2022-04-27T21:31:15Z" w:author="Vinícius Russi" w:id="1">
                    <w:rPr>
                      <w:sz w:val="22"/>
                      <w:szCs w:val="22"/>
                    </w:rPr>
                  </w:rPrChange>
                </w:rPr>
                <w:t xml:space="preserve">Gráfico de barra ordenado para o número de manutenções por grupo de operação</w:t>
              </w:r>
            </w:sdtContent>
          </w:sdt>
          <w:sdt>
            <w:sdtPr>
              <w:tag w:val="goog_rdk_497"/>
            </w:sdtPr>
            <w:sdtContent>
              <w:r w:rsidRPr="00000000" w:rsidDel="00000000" w:rsidR="00000000">
                <w:rPr>
                  <w:vertAlign w:val="baseline"/>
                  <w:rtl w:val="0"/>
                  <w:rPrChange w:date="2022-04-27T21:31:15Z" w:author="Vinícius Russi" w:id="1">
                    <w:rPr>
                      <w:sz w:val="22"/>
                      <w:szCs w:val="22"/>
                      <w:vertAlign w:val="baseline"/>
                    </w:rPr>
                  </w:rPrChange>
                </w:rPr>
                <w:t xml:space="preserve">................................................................................................................</w:t>
              </w:r>
            </w:sdtContent>
          </w:sdt>
          <w:sdt>
            <w:sdtPr>
              <w:tag w:val="goog_rdk_498"/>
            </w:sdtPr>
            <w:sdtContent>
              <w:r w:rsidRPr="00000000" w:rsidDel="00000000" w:rsidR="00000000">
                <w:rPr>
                  <w:rtl w:val="0"/>
                  <w:rPrChange w:date="2022-04-27T21:31:15Z" w:author="Vinícius Russi" w:id="1">
                    <w:rPr>
                      <w:sz w:val="22"/>
                      <w:szCs w:val="22"/>
                    </w:rPr>
                  </w:rPrChange>
                </w:rPr>
                <w:t xml:space="preserve">21</w:t>
              </w:r>
            </w:sdtContent>
          </w:sdt>
          <w:sdt>
            <w:sdtPr>
              <w:tag w:val="goog_rdk_499"/>
            </w:sdtPr>
            <w:sdtContent>
              <w:r w:rsidRPr="00000000" w:rsidDel="00000000" w:rsidR="00000000">
                <w:rPr>
                  <w:rtl w:val="0"/>
                </w:rPr>
              </w:r>
            </w:sdtContent>
          </w:sdt>
        </w:p>
      </w:sdtContent>
    </w:sdt>
    <w:sdt>
      <w:sdtPr>
        <w:tag w:val="goog_rdk_502"/>
      </w:sdtPr>
      <w:sdtContent>
        <w:p w:rsidRPr="00000000" w:rsidDel="00000000" w:rsidRDefault="00000000" w:rsidR="00000000" w:rsidP="00000000" w14:paraId="00000091">
          <w:pPr>
            <w:spacing w:line="259" w:lineRule="auto"/>
            <w:ind w:firstLine="0"/>
            <w:jc w:val="right"/>
            <w:rPr>
              <w:rPrChange w:date="2022-04-27T21:31:15Z" w:author="Vinícius Russi" w:id="1">
                <w:rPr>
                  <w:sz w:val="22"/>
                  <w:szCs w:val="22"/>
                </w:rPr>
              </w:rPrChange>
            </w:rPr>
          </w:pPr>
          <w:sdt>
            <w:sdtPr>
              <w:tag w:val="goog_rdk_501"/>
            </w:sdtPr>
            <w:sdtContent>
              <w:r w:rsidRPr="00000000" w:rsidDel="00000000" w:rsidR="00000000">
                <w:rPr>
                  <w:rtl w:val="0"/>
                  <w:rPrChange w:date="2022-04-27T21:31:15Z" w:author="Vinícius Russi" w:id="1">
                    <w:rPr>
                      <w:sz w:val="22"/>
                      <w:szCs w:val="22"/>
                    </w:rPr>
                  </w:rPrChange>
                </w:rPr>
                <w:t xml:space="preserve">Figura 3: Gráfico de linha ordenado por mês para o tempo médio para manutenção...........................................................................................................22</w:t>
              </w:r>
            </w:sdtContent>
          </w:sdt>
        </w:p>
      </w:sdtContent>
    </w:sdt>
    <w:sdt>
      <w:sdtPr>
        <w:tag w:val="goog_rdk_504"/>
      </w:sdtPr>
      <w:sdtContent>
        <w:p w:rsidRPr="00000000" w:rsidDel="00000000" w:rsidRDefault="00000000" w:rsidR="00000000" w:rsidP="00000000" w14:paraId="00000092">
          <w:pPr>
            <w:spacing w:line="259" w:lineRule="auto"/>
            <w:ind w:firstLine="0"/>
            <w:jc w:val="right"/>
            <w:rPr>
              <w:rPrChange w:date="2022-04-27T21:31:15Z" w:author="Vinícius Russi" w:id="1">
                <w:rPr>
                  <w:sz w:val="22"/>
                  <w:szCs w:val="22"/>
                </w:rPr>
              </w:rPrChange>
            </w:rPr>
          </w:pPr>
          <w:sdt>
            <w:sdtPr>
              <w:tag w:val="goog_rdk_503"/>
            </w:sdtPr>
            <w:sdtContent>
              <w:r w:rsidRPr="00000000" w:rsidDel="00000000" w:rsidR="00000000">
                <w:rPr>
                  <w:rtl w:val="0"/>
                  <w:rPrChange w:date="2022-04-27T21:31:15Z" w:author="Vinícius Russi" w:id="1">
                    <w:rPr>
                      <w:sz w:val="22"/>
                      <w:szCs w:val="22"/>
                    </w:rPr>
                  </w:rPrChange>
                </w:rPr>
                <w:t xml:space="preserve">Figura 4: Gráfico de linha ordenado por máquina para o tempo médio entre manutenções………………………………………………………………...................22</w:t>
              </w:r>
            </w:sdtContent>
          </w:sdt>
        </w:p>
      </w:sdtContent>
    </w:sdt>
    <w:sdt>
      <w:sdtPr>
        <w:tag w:val="goog_rdk_506"/>
      </w:sdtPr>
      <w:sdtContent>
        <w:p w:rsidRPr="00000000" w:rsidDel="00000000" w:rsidRDefault="00000000" w:rsidR="00000000" w:rsidP="00000000" w14:paraId="00000093">
          <w:pPr>
            <w:spacing w:line="259" w:lineRule="auto"/>
            <w:ind w:firstLine="0"/>
            <w:jc w:val="right"/>
            <w:rPr>
              <w:rPrChange w:date="2022-04-27T21:31:15Z" w:author="Vinícius Russi" w:id="1">
                <w:rPr>
                  <w:sz w:val="22"/>
                  <w:szCs w:val="22"/>
                </w:rPr>
              </w:rPrChange>
            </w:rPr>
          </w:pPr>
          <w:sdt>
            <w:sdtPr>
              <w:tag w:val="goog_rdk_505"/>
            </w:sdtPr>
            <w:sdtContent>
              <w:r w:rsidRPr="00000000" w:rsidDel="00000000" w:rsidR="00000000">
                <w:rPr>
                  <w:rtl w:val="0"/>
                  <w:rPrChange w:date="2022-04-27T21:31:15Z" w:author="Vinícius Russi" w:id="1">
                    <w:rPr>
                      <w:sz w:val="22"/>
                      <w:szCs w:val="22"/>
                    </w:rPr>
                  </w:rPrChange>
                </w:rPr>
                <w:t xml:space="preserve">Figura 5: Gráfico de dispersão por máquina para o tempo médio entre manutenções………………………………………………………………...................23</w:t>
              </w:r>
            </w:sdtContent>
          </w:sdt>
        </w:p>
      </w:sdtContent>
    </w:sdt>
    <w:sdt>
      <w:sdtPr>
        <w:tag w:val="goog_rdk_508"/>
      </w:sdtPr>
      <w:sdtContent>
        <w:p w:rsidRPr="00000000" w:rsidDel="00000000" w:rsidRDefault="00000000" w:rsidR="00000000" w:rsidP="00000000" w14:paraId="00000094">
          <w:pPr>
            <w:spacing w:line="259" w:lineRule="auto"/>
            <w:ind w:firstLine="0"/>
            <w:jc w:val="right"/>
            <w:rPr>
              <w:rPrChange w:date="2022-04-27T21:31:15Z" w:author="Vinícius Russi" w:id="1">
                <w:rPr>
                  <w:sz w:val="22"/>
                  <w:szCs w:val="22"/>
                </w:rPr>
              </w:rPrChange>
            </w:rPr>
          </w:pPr>
          <w:sdt>
            <w:sdtPr>
              <w:tag w:val="goog_rdk_507"/>
            </w:sdtPr>
            <w:sdtContent>
              <w:r w:rsidRPr="00000000" w:rsidDel="00000000" w:rsidR="00000000">
                <w:rPr>
                  <w:rtl w:val="0"/>
                  <w:rPrChange w:date="2022-04-27T21:31:15Z" w:author="Vinícius Russi" w:id="1">
                    <w:rPr>
                      <w:sz w:val="22"/>
                      <w:szCs w:val="22"/>
                    </w:rPr>
                  </w:rPrChange>
                </w:rPr>
                <w:t xml:space="preserve">Figura 6: Gráfico de dispersão ajustado por máquina para o tempo médio entre manutenções.........................................................................................................24</w:t>
              </w:r>
            </w:sdtContent>
          </w:sdt>
        </w:p>
      </w:sdtContent>
    </w:sdt>
    <w:sdt>
      <w:sdtPr>
        <w:tag w:val="goog_rdk_510"/>
      </w:sdtPr>
      <w:sdtContent>
        <w:p w:rsidRPr="00000000" w:rsidDel="00000000" w:rsidRDefault="00000000" w:rsidR="00000000" w:rsidP="00000000" w14:paraId="00000095">
          <w:pPr>
            <w:spacing w:line="259" w:lineRule="auto"/>
            <w:ind w:firstLine="0"/>
            <w:jc w:val="right"/>
            <w:rPr>
              <w:rPrChange w:date="2022-04-27T21:31:15Z" w:author="Vinícius Russi" w:id="1">
                <w:rPr>
                  <w:sz w:val="22"/>
                  <w:szCs w:val="22"/>
                </w:rPr>
              </w:rPrChange>
            </w:rPr>
          </w:pPr>
          <w:sdt>
            <w:sdtPr>
              <w:tag w:val="goog_rdk_509"/>
            </w:sdtPr>
            <w:sdtContent>
              <w:r w:rsidRPr="00000000" w:rsidDel="00000000" w:rsidR="00000000">
                <w:rPr>
                  <w:rtl w:val="0"/>
                  <w:rPrChange w:date="2022-04-27T21:31:15Z" w:author="Vinícius Russi" w:id="1">
                    <w:rPr>
                      <w:sz w:val="22"/>
                      <w:szCs w:val="22"/>
                    </w:rPr>
                  </w:rPrChange>
                </w:rPr>
                <w:t xml:space="preserve">Figura 7: Gráfico de linha ordenado por mês para o número de manutenções realizadas por tipo.................................................................................................24</w:t>
              </w:r>
            </w:sdtContent>
          </w:sdt>
        </w:p>
      </w:sdtContent>
    </w:sdt>
    <w:sdt>
      <w:sdtPr>
        <w:tag w:val="goog_rdk_512"/>
      </w:sdtPr>
      <w:sdtContent>
        <w:p w:rsidRPr="00000000" w:rsidDel="00000000" w:rsidRDefault="00000000" w:rsidR="00000000" w:rsidP="00000000" w14:paraId="00000096">
          <w:pPr>
            <w:spacing w:line="259" w:lineRule="auto"/>
            <w:ind w:firstLine="0"/>
            <w:jc w:val="right"/>
            <w:rPr>
              <w:rPrChange w:date="2022-04-27T21:31:15Z" w:author="Vinícius Russi" w:id="1">
                <w:rPr>
                  <w:sz w:val="22"/>
                  <w:szCs w:val="22"/>
                </w:rPr>
              </w:rPrChange>
            </w:rPr>
          </w:pPr>
          <w:sdt>
            <w:sdtPr>
              <w:tag w:val="goog_rdk_511"/>
            </w:sdtPr>
            <w:sdtContent>
              <w:r w:rsidRPr="00000000" w:rsidDel="00000000" w:rsidR="00000000">
                <w:rPr>
                  <w:rtl w:val="0"/>
                  <w:rPrChange w:date="2022-04-27T21:31:15Z" w:author="Vinícius Russi" w:id="1">
                    <w:rPr>
                      <w:sz w:val="22"/>
                      <w:szCs w:val="22"/>
                    </w:rPr>
                  </w:rPrChange>
                </w:rPr>
                <w:t xml:space="preserve">Figura 8: Gráfico de barra ordenado por peça para o percentual do total de manutenções realizadas…………………………………………………...................25</w:t>
              </w:r>
            </w:sdtContent>
          </w:sdt>
        </w:p>
      </w:sdtContent>
    </w:sdt>
    <w:sdt>
      <w:sdtPr>
        <w:tag w:val="goog_rdk_514"/>
      </w:sdtPr>
      <w:sdtContent>
        <w:p w:rsidRPr="00000000" w:rsidDel="00000000" w:rsidRDefault="00000000" w:rsidR="00000000" w:rsidP="00000000" w14:paraId="00000097">
          <w:pPr>
            <w:spacing w:line="259" w:lineRule="auto"/>
            <w:ind w:firstLine="0"/>
            <w:jc w:val="right"/>
            <w:rPr>
              <w:rPrChange w:date="2022-04-27T21:31:15Z" w:author="Vinícius Russi" w:id="1">
                <w:rPr>
                  <w:sz w:val="22"/>
                  <w:szCs w:val="22"/>
                </w:rPr>
              </w:rPrChange>
            </w:rPr>
          </w:pPr>
          <w:sdt>
            <w:sdtPr>
              <w:tag w:val="goog_rdk_513"/>
            </w:sdtPr>
            <w:sdtContent>
              <w:r w:rsidRPr="00000000" w:rsidDel="00000000" w:rsidR="00000000">
                <w:rPr>
                  <w:rtl w:val="0"/>
                  <w:rPrChange w:date="2022-04-27T21:31:15Z" w:author="Vinícius Russi" w:id="1">
                    <w:rPr>
                      <w:sz w:val="22"/>
                      <w:szCs w:val="22"/>
                    </w:rPr>
                  </w:rPrChange>
                </w:rPr>
                <w:t xml:space="preserve">Figura 9: Gráfico de barra ordenado por estação operacional………...................26</w:t>
              </w:r>
            </w:sdtContent>
          </w:sdt>
        </w:p>
      </w:sdtContent>
    </w:sdt>
    <w:sdt>
      <w:sdtPr>
        <w:tag w:val="goog_rdk_516"/>
      </w:sdtPr>
      <w:sdtContent>
        <w:p w:rsidRPr="00000000" w:rsidDel="00000000" w:rsidRDefault="00000000" w:rsidR="00000000" w:rsidP="00000000" w14:paraId="00000098">
          <w:pPr>
            <w:spacing w:line="259" w:lineRule="auto"/>
            <w:ind w:firstLine="0"/>
            <w:jc w:val="right"/>
            <w:rPr>
              <w:rPrChange w:date="2022-04-27T21:31:15Z" w:author="Vinícius Russi" w:id="1">
                <w:rPr>
                  <w:sz w:val="22"/>
                  <w:szCs w:val="22"/>
                </w:rPr>
              </w:rPrChange>
            </w:rPr>
          </w:pPr>
          <w:sdt>
            <w:sdtPr>
              <w:tag w:val="goog_rdk_515"/>
            </w:sdtPr>
            <w:sdtContent>
              <w:r w:rsidRPr="00000000" w:rsidDel="00000000" w:rsidR="00000000">
                <w:rPr>
                  <w:rtl w:val="0"/>
                  <w:rPrChange w:date="2022-04-27T21:31:15Z" w:author="Vinícius Russi" w:id="1">
                    <w:rPr>
                      <w:sz w:val="22"/>
                      <w:szCs w:val="22"/>
                    </w:rPr>
                  </w:rPrChange>
                </w:rPr>
                <w:t xml:space="preserve">Figura 10: Gráfico de barra ordenado por grupo de operação para a idade média </w:t>
              </w:r>
            </w:sdtContent>
          </w:sdt>
        </w:p>
      </w:sdtContent>
    </w:sdt>
    <w:sdt>
      <w:sdtPr>
        <w:tag w:val="goog_rdk_518"/>
      </w:sdtPr>
      <w:sdtContent>
        <w:p w:rsidRPr="00000000" w:rsidDel="00000000" w:rsidRDefault="00000000" w:rsidR="00000000" w:rsidP="00000000" w14:paraId="00000099">
          <w:pPr>
            <w:spacing w:line="259" w:lineRule="auto"/>
            <w:ind w:firstLine="0"/>
            <w:jc w:val="right"/>
            <w:rPr>
              <w:rPrChange w:date="2022-04-27T21:31:15Z" w:author="Vinícius Russi" w:id="1">
                <w:rPr>
                  <w:sz w:val="22"/>
                  <w:szCs w:val="22"/>
                </w:rPr>
              </w:rPrChange>
            </w:rPr>
          </w:pPr>
          <w:sdt>
            <w:sdtPr>
              <w:tag w:val="goog_rdk_517"/>
            </w:sdtPr>
            <w:sdtContent>
              <w:r w:rsidRPr="00000000" w:rsidDel="00000000" w:rsidR="00000000">
                <w:rPr>
                  <w:rtl w:val="0"/>
                  <w:rPrChange w:date="2022-04-27T21:31:15Z" w:author="Vinícius Russi" w:id="1">
                    <w:rPr>
                      <w:sz w:val="22"/>
                      <w:szCs w:val="22"/>
                    </w:rPr>
                  </w:rPrChange>
                </w:rPr>
                <w:t xml:space="preserve">em meses..............................................................................................................27</w:t>
              </w:r>
            </w:sdtContent>
          </w:sdt>
        </w:p>
      </w:sdtContent>
    </w:sdt>
    <w:sdt>
      <w:sdtPr>
        <w:tag w:val="goog_rdk_520"/>
      </w:sdtPr>
      <w:sdtContent>
        <w:p w:rsidRPr="00000000" w:rsidDel="00000000" w:rsidRDefault="00000000" w:rsidR="00000000" w:rsidP="00000000" w14:paraId="0000009A">
          <w:pPr>
            <w:spacing w:line="259" w:lineRule="auto"/>
            <w:ind w:firstLine="0"/>
            <w:jc w:val="right"/>
            <w:rPr>
              <w:rPrChange w:date="2022-04-27T21:31:15Z" w:author="Vinícius Russi" w:id="1">
                <w:rPr>
                  <w:sz w:val="22"/>
                  <w:szCs w:val="22"/>
                </w:rPr>
              </w:rPrChange>
            </w:rPr>
          </w:pPr>
          <w:sdt>
            <w:sdtPr>
              <w:tag w:val="goog_rdk_519"/>
            </w:sdtPr>
            <w:sdtContent>
              <w:r w:rsidRPr="00000000" w:rsidDel="00000000" w:rsidR="00000000">
                <w:rPr>
                  <w:rtl w:val="0"/>
                  <w:rPrChange w:date="2022-04-27T21:31:15Z" w:author="Vinícius Russi" w:id="1">
                    <w:rPr>
                      <w:sz w:val="22"/>
                      <w:szCs w:val="22"/>
                    </w:rPr>
                  </w:rPrChange>
                </w:rPr>
                <w:t xml:space="preserve">Figura 11: Estatística descritiva das variáveis utilizadas na análise de modelos……………………………………………………………………...................28</w:t>
              </w:r>
            </w:sdtContent>
          </w:sdt>
        </w:p>
      </w:sdtContent>
    </w:sdt>
    <w:sdt>
      <w:sdtPr>
        <w:tag w:val="goog_rdk_524"/>
      </w:sdtPr>
      <w:sdtContent>
        <w:p w:rsidRPr="00000000" w:rsidDel="00000000" w:rsidRDefault="00000000" w:rsidR="00000000" w:rsidP="00000000" w14:paraId="0000009B">
          <w:pPr>
            <w:spacing w:line="259" w:lineRule="auto"/>
            <w:ind w:firstLine="0"/>
            <w:jc w:val="right"/>
            <w:rPr>
              <w:rPrChange w:date="2022-04-27T21:31:15Z" w:author="Vinícius Russi" w:id="1">
                <w:rPr>
                  <w:sz w:val="22"/>
                  <w:szCs w:val="22"/>
                </w:rPr>
              </w:rPrChange>
            </w:rPr>
          </w:pPr>
          <w:sdt>
            <w:sdtPr>
              <w:tag w:val="goog_rdk_521"/>
            </w:sdtPr>
            <w:sdtContent>
              <w:r w:rsidRPr="00000000" w:rsidDel="00000000" w:rsidR="00000000">
                <w:rPr>
                  <w:rtl w:val="0"/>
                  <w:rPrChange w:date="2022-04-27T21:31:15Z" w:author="Vinícius Russi" w:id="1">
                    <w:rPr>
                      <w:sz w:val="22"/>
                      <w:szCs w:val="22"/>
                    </w:rPr>
                  </w:rPrChange>
                </w:rPr>
                <w:t xml:space="preserve">Figura 12: Histograma e “</w:t>
              </w:r>
            </w:sdtContent>
          </w:sdt>
          <w:sdt>
            <w:sdtPr>
              <w:tag w:val="goog_rdk_522"/>
            </w:sdtPr>
            <w:sdtContent>
              <w:r w:rsidRPr="00000000" w:rsidDel="00000000" w:rsidR="00000000">
                <w:rPr>
                  <w:rtl w:val="0"/>
                  <w:rPrChange w:date="2022-04-27T21:31:15Z" w:author="Vinícius Russi" w:id="1">
                    <w:rPr>
                      <w:sz w:val="22"/>
                      <w:szCs w:val="22"/>
                    </w:rPr>
                  </w:rPrChange>
                </w:rPr>
                <w:t xml:space="preserve">Box-Plot</w:t>
              </w:r>
            </w:sdtContent>
          </w:sdt>
          <w:sdt>
            <w:sdtPr>
              <w:tag w:val="goog_rdk_523"/>
            </w:sdtPr>
            <w:sdtContent>
              <w:r w:rsidRPr="00000000" w:rsidDel="00000000" w:rsidR="00000000">
                <w:rPr>
                  <w:rtl w:val="0"/>
                  <w:rPrChange w:date="2022-04-27T21:31:15Z" w:author="Vinícius Russi" w:id="1">
                    <w:rPr>
                      <w:sz w:val="22"/>
                      <w:szCs w:val="22"/>
                    </w:rPr>
                  </w:rPrChange>
                </w:rPr>
                <w:t xml:space="preserve">” das variáveis utilizadas na análise do modelo……………………………………………………………………….................29</w:t>
              </w:r>
            </w:sdtContent>
          </w:sdt>
        </w:p>
      </w:sdtContent>
    </w:sdt>
    <w:sdt>
      <w:sdtPr>
        <w:tag w:val="goog_rdk_526"/>
      </w:sdtPr>
      <w:sdtContent>
        <w:p w:rsidRPr="00000000" w:rsidDel="00000000" w:rsidRDefault="00000000" w:rsidR="00000000" w:rsidP="00000000" w14:paraId="0000009C">
          <w:pPr>
            <w:spacing w:line="259" w:lineRule="auto"/>
            <w:ind w:firstLine="0"/>
            <w:jc w:val="right"/>
            <w:rPr>
              <w:rPrChange w:date="2022-04-27T21:31:15Z" w:author="Vinícius Russi" w:id="1">
                <w:rPr>
                  <w:sz w:val="22"/>
                  <w:szCs w:val="22"/>
                </w:rPr>
              </w:rPrChange>
            </w:rPr>
          </w:pPr>
          <w:sdt>
            <w:sdtPr>
              <w:tag w:val="goog_rdk_525"/>
            </w:sdtPr>
            <w:sdtContent>
              <w:r w:rsidRPr="00000000" w:rsidDel="00000000" w:rsidR="00000000">
                <w:rPr>
                  <w:rtl w:val="0"/>
                  <w:rPrChange w:date="2022-04-27T21:31:15Z" w:author="Vinícius Russi" w:id="1">
                    <w:rPr>
                      <w:sz w:val="22"/>
                      <w:szCs w:val="22"/>
                    </w:rPr>
                  </w:rPrChange>
                </w:rPr>
                <w:t xml:space="preserve">Figura 13: Matriz de correlação entre as variáveis utilizadas na análise de modelos……………………………………………………………………...................30</w:t>
              </w:r>
            </w:sdtContent>
          </w:sdt>
        </w:p>
      </w:sdtContent>
    </w:sdt>
    <w:sdt>
      <w:sdtPr>
        <w:tag w:val="goog_rdk_530"/>
      </w:sdtPr>
      <w:sdtContent>
        <w:p w:rsidRPr="00000000" w:rsidDel="00000000" w:rsidRDefault="00000000" w:rsidR="00000000" w:rsidP="00000000" w14:paraId="0000009D">
          <w:pPr>
            <w:spacing w:line="259" w:lineRule="auto"/>
            <w:ind w:firstLine="0"/>
            <w:jc w:val="right"/>
            <w:rPr>
              <w:rPrChange w:date="2022-04-27T21:31:15Z" w:author="Vinícius Russi" w:id="1">
                <w:rPr>
                  <w:sz w:val="22"/>
                  <w:szCs w:val="22"/>
                </w:rPr>
              </w:rPrChange>
            </w:rPr>
          </w:pPr>
          <w:sdt>
            <w:sdtPr>
              <w:tag w:val="goog_rdk_527"/>
            </w:sdtPr>
            <w:sdtContent>
              <w:r w:rsidRPr="00000000" w:rsidDel="00000000" w:rsidR="00000000">
                <w:rPr>
                  <w:rtl w:val="0"/>
                  <w:rPrChange w:date="2022-04-27T21:31:15Z" w:author="Vinícius Russi" w:id="1">
                    <w:rPr>
                      <w:sz w:val="22"/>
                      <w:szCs w:val="22"/>
                    </w:rPr>
                  </w:rPrChange>
                </w:rPr>
                <w:t xml:space="preserve">Figura 14: Configuração da análise de modelos utilizando </w:t>
              </w:r>
            </w:sdtContent>
          </w:sdt>
          <w:sdt>
            <w:sdtPr>
              <w:tag w:val="goog_rdk_528"/>
            </w:sdtPr>
            <w:sdtContent>
              <w:r w:rsidRPr="00000000" w:rsidDel="00000000" w:rsidR="00000000">
                <w:rPr>
                  <w:rtl w:val="0"/>
                  <w:rPrChange w:date="2022-04-27T21:31:15Z" w:author="Vinícius Russi" w:id="1">
                    <w:rPr>
                      <w:sz w:val="22"/>
                      <w:szCs w:val="22"/>
                    </w:rPr>
                  </w:rPrChange>
                </w:rPr>
                <w:t xml:space="preserve">PyCaret</w:t>
              </w:r>
            </w:sdtContent>
          </w:sdt>
          <w:sdt>
            <w:sdtPr>
              <w:tag w:val="goog_rdk_529"/>
            </w:sdtPr>
            <w:sdtContent>
              <w:r w:rsidRPr="00000000" w:rsidDel="00000000" w:rsidR="00000000">
                <w:rPr>
                  <w:rtl w:val="0"/>
                  <w:rPrChange w:date="2022-04-27T21:31:15Z" w:author="Vinícius Russi" w:id="1">
                    <w:rPr>
                      <w:sz w:val="22"/>
                      <w:szCs w:val="22"/>
                    </w:rPr>
                  </w:rPrChange>
                </w:rPr>
                <w:t xml:space="preserve"> ...................31</w:t>
              </w:r>
            </w:sdtContent>
          </w:sdt>
        </w:p>
      </w:sdtContent>
    </w:sdt>
    <w:sdt>
      <w:sdtPr>
        <w:tag w:val="goog_rdk_532"/>
      </w:sdtPr>
      <w:sdtContent>
        <w:p w:rsidRPr="00000000" w:rsidDel="00000000" w:rsidRDefault="00000000" w:rsidR="00000000" w:rsidP="00000000" w14:paraId="0000009E">
          <w:pPr>
            <w:spacing w:line="259" w:lineRule="auto"/>
            <w:ind w:firstLine="0"/>
            <w:jc w:val="right"/>
            <w:rPr>
              <w:rPrChange w:date="2022-04-27T21:31:15Z" w:author="Vinícius Russi" w:id="1">
                <w:rPr>
                  <w:sz w:val="22"/>
                  <w:szCs w:val="22"/>
                </w:rPr>
              </w:rPrChange>
            </w:rPr>
          </w:pPr>
          <w:sdt>
            <w:sdtPr>
              <w:tag w:val="goog_rdk_531"/>
            </w:sdtPr>
            <w:sdtContent>
              <w:r w:rsidRPr="00000000" w:rsidDel="00000000" w:rsidR="00000000">
                <w:rPr>
                  <w:rtl w:val="0"/>
                  <w:rPrChange w:date="2022-04-27T21:31:15Z" w:author="Vinícius Russi" w:id="1">
                    <w:rPr>
                      <w:sz w:val="22"/>
                      <w:szCs w:val="22"/>
                    </w:rPr>
                  </w:rPrChange>
                </w:rPr>
                <w:t xml:space="preserve">Figura 15: Resultado dos modelos analisados………………………….................31</w:t>
              </w:r>
            </w:sdtContent>
          </w:sdt>
        </w:p>
      </w:sdtContent>
    </w:sdt>
    <w:sdt>
      <w:sdtPr>
        <w:tag w:val="goog_rdk_537"/>
      </w:sdtPr>
      <w:sdtContent>
        <w:p w:rsidRPr="00000000" w:rsidDel="00000000" w:rsidRDefault="00000000" w:rsidR="00000000" w:rsidP="00000000" w14:paraId="0000009F">
          <w:pPr>
            <w:spacing w:line="259" w:lineRule="auto"/>
            <w:ind w:firstLine="0"/>
            <w:jc w:val="right"/>
            <w:rPr>
              <w:rPrChange w:date="2022-04-27T21:31:15Z" w:author="Vinícius Russi" w:id="1">
                <w:rPr>
                  <w:sz w:val="22"/>
                  <w:szCs w:val="22"/>
                </w:rPr>
              </w:rPrChange>
            </w:rPr>
          </w:pPr>
          <w:sdt>
            <w:sdtPr>
              <w:tag w:val="goog_rdk_533"/>
            </w:sdtPr>
            <w:sdtContent>
              <w:r w:rsidRPr="00000000" w:rsidDel="00000000" w:rsidR="00000000">
                <w:rPr>
                  <w:rtl w:val="0"/>
                  <w:rPrChange w:date="2022-04-27T21:31:15Z" w:author="Vinícius Russi" w:id="1">
                    <w:rPr>
                      <w:sz w:val="22"/>
                      <w:szCs w:val="22"/>
                    </w:rPr>
                  </w:rPrChange>
                </w:rPr>
                <w:t xml:space="preserve">Figura 16: Resultado do modelo de</w:t>
              </w:r>
            </w:sdtContent>
          </w:sdt>
          <w:sdt>
            <w:sdtPr>
              <w:tag w:val="goog_rdk_534"/>
            </w:sdtPr>
            <w:sdtContent>
              <w:del w:date="2022-04-27T20:13:48Z" w:author="Vinícius Russi" w:id="52"/>
              <w:sdt>
                <w:sdtPr>
                  <w:tag w:val="goog_rdk_535"/>
                </w:sdtPr>
                <w:sdtContent>
                  <w:del w:date="2022-04-27T20:13:48Z" w:author="Vinícius Russi" w:id="52">
                    <w:r w:rsidRPr="00000000" w:rsidDel="00000000" w:rsidR="00000000">
                      <w:rPr>
                        <w:rtl w:val="0"/>
                        <w:rPrChange w:date="2022-04-27T21:31:15Z" w:author="Vinícius Russi" w:id="1">
                          <w:rPr>
                            <w:sz w:val="22"/>
                            <w:szCs w:val="22"/>
                          </w:rPr>
                        </w:rPrChange>
                      </w:rPr>
                      <w:delText xml:space="preserve"> </w:delText>
                    </w:r>
                  </w:del>
                </w:sdtContent>
              </w:sdt>
              <w:del w:date="2022-04-27T20:13:48Z" w:author="Vinícius Russi" w:id="52"/>
            </w:sdtContent>
          </w:sdt>
          <w:sdt>
            <w:sdtPr>
              <w:tag w:val="goog_rdk_536"/>
            </w:sdtPr>
            <w:sdtContent>
              <w:r w:rsidRPr="00000000" w:rsidDel="00000000" w:rsidR="00000000">
                <w:rPr>
                  <w:rtl w:val="0"/>
                  <w:rPrChange w:date="2022-04-27T21:31:15Z" w:author="Vinícius Russi" w:id="1">
                    <w:rPr>
                      <w:sz w:val="22"/>
                      <w:szCs w:val="22"/>
                    </w:rPr>
                  </w:rPrChange>
                </w:rPr>
                <w:t xml:space="preserve"> floresta aleatória otimizado…… .................32</w:t>
              </w:r>
            </w:sdtContent>
          </w:sdt>
        </w:p>
      </w:sdtContent>
    </w:sdt>
    <w:sdt>
      <w:sdtPr>
        <w:tag w:val="goog_rdk_541"/>
      </w:sdtPr>
      <w:sdtContent>
        <w:p w:rsidRPr="00000000" w:rsidDel="00000000" w:rsidRDefault="00000000" w:rsidR="00000000" w:rsidP="00000000" w14:paraId="000000A0">
          <w:pPr>
            <w:spacing w:line="259" w:lineRule="auto"/>
            <w:ind w:firstLine="0"/>
            <w:jc w:val="right"/>
            <w:rPr>
              <w:rPrChange w:date="2022-04-27T21:31:15Z" w:author="Vinícius Russi" w:id="1">
                <w:rPr>
                  <w:sz w:val="22"/>
                  <w:szCs w:val="22"/>
                </w:rPr>
              </w:rPrChange>
            </w:rPr>
            <w:sectPr>
              <w:type w:val="nextPage"/>
              <w:pgSz w:w="11906" w:orient="portrait" w:h="16838"/>
              <w:pgMar w:bottom="1440" w:left="1440" w:footer="1134" w:top="1440" w:right="1440" w:header="1134"/>
              <w:sectPrChange w:date="2022-04-27T21:31:06Z" w:author="Vinícius Russi" w:id="0">
                <w:sectPr w:rsidRPr="000000" w:rsidDel="000000" w:rsidR="000000" w:rsidSect="000000">
                  <w:pgMar w:bottom="1134" w:left="1701" w:footer="1134" w:top="1701" w:right="1134" w:header="1134"/>
                  <w:pgSz w:w="11906" w:orient="portrait" w:h="16838"/>
                  <w:type w:val="nextPage"/>
                </w:sectPr>
              </w:sectPrChange>
            </w:sectPr>
          </w:pPr>
          <w:sdt>
            <w:sdtPr>
              <w:tag w:val="goog_rdk_538"/>
            </w:sdtPr>
            <w:sdtContent>
              <w:r w:rsidRPr="00000000" w:rsidDel="00000000" w:rsidR="00000000">
                <w:rPr>
                  <w:rtl w:val="0"/>
                  <w:rPrChange w:date="2022-04-27T21:31:15Z" w:author="Vinícius Russi" w:id="1">
                    <w:rPr>
                      <w:sz w:val="22"/>
                      <w:szCs w:val="22"/>
                    </w:rPr>
                  </w:rPrChange>
                </w:rPr>
                <w:t xml:space="preserve">Figura 17: Resultado de importância das variáveis utilizadas no modelo……......33</w:t>
              </w:r>
            </w:sdtContent>
          </w:sdt>
          <w:sdt>
            <w:sdtPr>
              <w:tag w:val="goog_rdk_539"/>
            </w:sdtPr>
            <w:sdtContent>
              <w:r w:rsidRPr="00000000" w:rsidDel="00000000" w:rsidR="00000000">
                <w:rPr>
                  <w:vertAlign w:val="baseline"/>
                  <w:rtl w:val="0"/>
                  <w:rPrChange w:date="2022-04-27T21:31:15Z" w:author="Vinícius Russi" w:id="1">
                    <w:rPr>
                      <w:sz w:val="22"/>
                      <w:szCs w:val="22"/>
                      <w:vertAlign w:val="baseline"/>
                    </w:rPr>
                  </w:rPrChange>
                </w:rPr>
                <w:t xml:space="preserve"> </w:t>
              </w:r>
            </w:sdtContent>
          </w:sdt>
          <w:sdt>
            <w:sdtPr>
              <w:tag w:val="goog_rdk_540"/>
            </w:sdtPr>
            <w:sdtContent>
              <w:r w:rsidRPr="00000000" w:rsidDel="00000000" w:rsidR="00000000">
                <w:rPr>
                  <w:rtl w:val="0"/>
                </w:rPr>
              </w:r>
            </w:sdtContent>
          </w:sdt>
        </w:p>
      </w:sdtContent>
    </w:sdt>
    <w:sdt>
      <w:sdtPr>
        <w:tag w:val="goog_rdk_543"/>
      </w:sdtPr>
      <w:sdtContent>
        <w:p w:rsidRPr="00000000" w:rsidDel="00000000" w:rsidRDefault="00000000" w:rsidR="00000000" w:rsidP="00000000" w14:paraId="000000A1">
          <w:pPr>
            <w:pStyle w:val="Heading2"/>
            <w:widowControl w:val="0"/>
            <w:spacing w:line="276" w:lineRule="auto"/>
            <w:ind w:firstLine="0"/>
            <w:jc w:val="center"/>
            <w:rPr>
              <w:vertAlign w:val="baseline"/>
              <w:rPrChange w:date="2022-04-27T21:31:15Z" w:author="Vinícius Russi" w:id="1">
                <w:rPr>
                  <w:sz w:val="22"/>
                  <w:szCs w:val="22"/>
                  <w:vertAlign w:val="baseline"/>
                </w:rPr>
              </w:rPrChange>
            </w:rPr>
            <w:pPrChange w:date="2022-04-27T21:53:44Z" w:author="Vinícius Russi" w:id="0">
              <w:pPr>
                <w:pStyle w:val="Heading2"/>
                <w:widowControl w:val="0"/>
                <w:spacing w:line="276" w:lineRule="auto"/>
                <w:ind w:firstLine="0"/>
                <w:jc w:val="left"/>
              </w:pPr>
            </w:pPrChange>
          </w:pPr>
          <w:bookmarkStart w:id="5" w:name="_heading=h.bb4kdxvk32" w:colFirst="0" w:colLast="0"/>
          <w:bookmarkEnd w:id="5"/>
          <w:sdt>
            <w:sdtPr>
              <w:tag w:val="goog_rdk_542"/>
            </w:sdtPr>
            <w:sdtContent>
              <w:r w:rsidRPr="00000000" w:rsidDel="00000000" w:rsidR="00000000">
                <w:rPr>
                  <w:vertAlign w:val="baseline"/>
                  <w:rtl w:val="0"/>
                  <w:rPrChange w:date="2022-04-27T21:31:15Z" w:author="Vinícius Russi" w:id="1">
                    <w:rPr>
                      <w:sz w:val="22"/>
                      <w:szCs w:val="22"/>
                      <w:vertAlign w:val="baseline"/>
                    </w:rPr>
                  </w:rPrChange>
                </w:rPr>
                <w:t xml:space="preserve">SUMÁRIO</w:t>
              </w:r>
            </w:sdtContent>
          </w:sdt>
        </w:p>
      </w:sdtContent>
    </w:sdt>
    <w:sdt>
      <w:sdtPr>
        <w:tag w:val="goog_rdk_545"/>
      </w:sdtPr>
      <w:sdtContent>
        <w:p w:rsidRPr="00000000" w:rsidDel="00000000" w:rsidRDefault="00000000" w:rsidR="00000000" w:rsidP="00000000" w14:paraId="000000A2">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vertAlign w:val="baseline"/>
              <w:rPrChange w:date="2022-04-27T21:31:15Z" w:author="Vinícius Russi" w:id="1">
                <w:rPr>
                  <w:sz w:val="22"/>
                  <w:szCs w:val="22"/>
                  <w:vertAlign w:val="baseline"/>
                </w:rPr>
              </w:rPrChange>
            </w:rPr>
          </w:pPr>
          <w:sdt>
            <w:sdtPr>
              <w:tag w:val="goog_rdk_544"/>
            </w:sdtPr>
            <w:sdtContent>
              <w:r w:rsidRPr="00000000" w:rsidDel="00000000" w:rsidR="00000000">
                <w:rPr>
                  <w:rtl w:val="0"/>
                </w:rPr>
              </w:r>
            </w:sdtContent>
          </w:sdt>
        </w:p>
      </w:sdtContent>
    </w:sdt>
    <w:sdt>
      <w:sdtPr>
        <w:docPartObj>
          <w:docPartGallery w:val="Table of Contents"/>
          <w:docPartUnique w:val="1"/>
        </w:docPartObj>
      </w:sdtPr>
      <w:sdtContent>
        <w:sdt>
          <w:sdtPr>
            <w:tag w:val="goog_rdk_550"/>
          </w:sdtPr>
          <w:sdtContent>
            <w:p w:rsidRPr="00000000" w:rsidDel="00000000" w:rsidRDefault="00000000" w:rsidR="00000000" w:rsidP="00000000" w14:paraId="000000A3">
              <w:pPr>
                <w:tabs>
                  <w:tab w:val="right" w:pos="8786.511811023625"/>
                </w:tabs>
                <w:spacing w:line="240" w:before="60" w:lineRule="auto"/>
                <w:ind w:left="0" w:firstLine="0"/>
                <w:rPr>
                  <w:b w:val="1"/>
                  <w:smallCaps w:val="1"/>
                  <w:rPrChange w:date="2022-04-27T21:31:15Z" w:author="Vinícius Russi" w:id="1">
                    <w:rPr>
                      <w:b w:val="1"/>
                      <w:smallCaps w:val="1"/>
                      <w:sz w:val="22"/>
                      <w:szCs w:val="22"/>
                    </w:rPr>
                  </w:rPrChange>
                </w:rPr>
              </w:pPr>
              <w:r w:rsidRPr="00000000" w:rsidDel="00000000" w:rsidR="00000000">
                <w:fldChar w:fldCharType="begin"/>
                <w:instrText xml:space="preserve"> TOC \h \u \z </w:instrText>
                <w:fldChar w:fldCharType="separate"/>
              </w:r>
              <w:hyperlink w:anchor="_heading=h.2tg9syeorxsw">
                <w:sdt>
                  <w:sdtPr>
                    <w:tag w:val="goog_rdk_546"/>
                  </w:sdtPr>
                  <w:sdtContent>
                    <w:r w:rsidRPr="00000000" w:rsidDel="00000000" w:rsidR="00000000">
                      <w:rPr>
                        <w:b w:val="1"/>
                        <w:smallCaps w:val="1"/>
                        <w:rtl w:val="0"/>
                        <w:rPrChange w:date="2022-04-27T21:31:15Z" w:author="Vinícius Russi" w:id="1">
                          <w:rPr>
                            <w:b w:val="1"/>
                            <w:smallCaps w:val="1"/>
                            <w:sz w:val="22"/>
                            <w:szCs w:val="22"/>
                          </w:rPr>
                        </w:rPrChange>
                      </w:rPr>
                      <w:t xml:space="preserve">1 INTRODUÇÃO</w:t>
                    </w:r>
                  </w:sdtContent>
                </w:sdt>
              </w:hyperlink>
              <w:sdt>
                <w:sdtPr>
                  <w:tag w:val="goog_rdk_547"/>
                </w:sdtPr>
                <w:sdtContent>
                  <w:r w:rsidRPr="00000000" w:rsidDel="00000000" w:rsidR="00000000">
                    <w:rPr>
                      <w:b w:val="1"/>
                      <w:smallCaps w:val="1"/>
                      <w:rtl w:val="0"/>
                      <w:rPrChange w:date="2022-04-27T21:31:15Z" w:author="Vinícius Russi" w:id="1">
                        <w:rPr>
                          <w:b w:val="1"/>
                          <w:smallCaps w:val="1"/>
                          <w:sz w:val="22"/>
                          <w:szCs w:val="22"/>
                        </w:rPr>
                      </w:rPrChange>
                    </w:rPr>
                    <w:tab/>
                  </w:r>
                </w:sdtContent>
              </w:sdt>
              <w:r w:rsidRPr="00000000" w:rsidDel="00000000" w:rsidR="00000000">
                <w:fldChar w:fldCharType="begin"/>
                <w:instrText xml:space="preserve"> PAGEREF _heading=h.2tg9syeorxsw \h </w:instrText>
                <w:fldChar w:fldCharType="separate"/>
              </w:r>
              <w:sdt>
                <w:sdtPr>
                  <w:tag w:val="goog_rdk_548"/>
                </w:sdtPr>
                <w:sdtContent>
                  <w:r w:rsidRPr="00000000" w:rsidDel="00000000" w:rsidR="00000000">
                    <w:rPr>
                      <w:b w:val="1"/>
                      <w:smallCaps w:val="1"/>
                      <w:rtl w:val="0"/>
                      <w:rPrChange w:date="2022-04-27T21:31:15Z" w:author="Vinícius Russi" w:id="1">
                        <w:rPr>
                          <w:b w:val="1"/>
                          <w:smallCaps w:val="1"/>
                          <w:sz w:val="22"/>
                          <w:szCs w:val="22"/>
                        </w:rPr>
                      </w:rPrChange>
                    </w:rPr>
                    <w:t xml:space="preserve">8</w:t>
                  </w:r>
                </w:sdtContent>
              </w:sdt>
              <w:r w:rsidRPr="00000000" w:rsidDel="00000000" w:rsidR="00000000">
                <w:fldChar w:fldCharType="end"/>
              </w:r>
              <w:sdt>
                <w:sdtPr>
                  <w:tag w:val="goog_rdk_549"/>
                </w:sdtPr>
                <w:sdtContent>
                  <w:r w:rsidRPr="00000000" w:rsidDel="00000000" w:rsidR="00000000">
                    <w:rPr>
                      <w:rtl w:val="0"/>
                    </w:rPr>
                  </w:r>
                </w:sdtContent>
              </w:sdt>
            </w:p>
          </w:sdtContent>
        </w:sdt>
        <w:sdt>
          <w:sdtPr>
            <w:tag w:val="goog_rdk_555"/>
          </w:sdtPr>
          <w:sdtContent>
            <w:p w:rsidRPr="00000000" w:rsidDel="00000000" w:rsidRDefault="00000000" w:rsidR="00000000" w:rsidP="00000000" w14:paraId="000000A4">
              <w:pPr>
                <w:tabs>
                  <w:tab w:val="right" w:pos="8786.511811023625"/>
                </w:tabs>
                <w:spacing w:line="240" w:before="60" w:lineRule="auto"/>
                <w:ind w:left="36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c88p9l8d5d8">
                <w:sdt>
                  <w:sdtPr>
                    <w:tag w:val="goog_rdk_551"/>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 FUNDAMENTAÇÃO TEÓRICA</w:t>
                    </w:r>
                  </w:sdtContent>
                </w:sdt>
              </w:hyperlink>
              <w:sdt>
                <w:sdtPr>
                  <w:tag w:val="goog_rdk_55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_heading=h.c88p9l8d5d8 \h </w:instrText>
                <w:fldChar w:fldCharType="separate"/>
              </w:r>
              <w:sdt>
                <w:sdtPr>
                  <w:tag w:val="goog_rdk_55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9</w:t>
                  </w:r>
                </w:sdtContent>
              </w:sdt>
              <w:r w:rsidRPr="00000000" w:rsidDel="00000000" w:rsidR="00000000">
                <w:fldChar w:fldCharType="end"/>
              </w:r>
              <w:sdt>
                <w:sdtPr>
                  <w:tag w:val="goog_rdk_554"/>
                </w:sdtPr>
                <w:sdtContent>
                  <w:r w:rsidRPr="00000000" w:rsidDel="00000000" w:rsidR="00000000">
                    <w:rPr>
                      <w:rtl w:val="0"/>
                    </w:rPr>
                  </w:r>
                </w:sdtContent>
              </w:sdt>
            </w:p>
          </w:sdtContent>
        </w:sdt>
        <w:sdt>
          <w:sdtPr>
            <w:tag w:val="goog_rdk_560"/>
          </w:sdtPr>
          <w:sdtContent>
            <w:p w:rsidRPr="00000000" w:rsidDel="00000000" w:rsidRDefault="00000000" w:rsidR="00000000" w:rsidP="00000000" w14:paraId="000000A5">
              <w:pPr>
                <w:tabs>
                  <w:tab w:val="right" w:pos="8786.511811023625"/>
                </w:tabs>
                <w:spacing w:line="240" w:before="60" w:lineRule="auto"/>
                <w:ind w:left="72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rddn0k6ama0f">
                <w:sdt>
                  <w:sdtPr>
                    <w:tag w:val="goog_rdk_556"/>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2.1 FALHA EM EQUIPAMENTOS MÓVEIS</w:t>
                    </w:r>
                  </w:sdtContent>
                </w:sdt>
              </w:hyperlink>
              <w:sdt>
                <w:sdtPr>
                  <w:tag w:val="goog_rdk_55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_heading=h.rddn0k6ama0f \h </w:instrText>
                <w:fldChar w:fldCharType="separate"/>
              </w:r>
              <w:sdt>
                <w:sdtPr>
                  <w:tag w:val="goog_rdk_55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9</w:t>
                  </w:r>
                </w:sdtContent>
              </w:sdt>
              <w:r w:rsidRPr="00000000" w:rsidDel="00000000" w:rsidR="00000000">
                <w:fldChar w:fldCharType="end"/>
              </w:r>
              <w:sdt>
                <w:sdtPr>
                  <w:tag w:val="goog_rdk_559"/>
                </w:sdtPr>
                <w:sdtContent>
                  <w:r w:rsidRPr="00000000" w:rsidDel="00000000" w:rsidR="00000000">
                    <w:rPr>
                      <w:rtl w:val="0"/>
                    </w:rPr>
                  </w:r>
                </w:sdtContent>
              </w:sdt>
            </w:p>
          </w:sdtContent>
        </w:sdt>
        <w:sdt>
          <w:sdtPr>
            <w:tag w:val="goog_rdk_565"/>
          </w:sdtPr>
          <w:sdtContent>
            <w:p w:rsidRPr="00000000" w:rsidDel="00000000" w:rsidRDefault="00000000" w:rsidR="00000000" w:rsidP="00000000" w14:paraId="000000A6">
              <w:pPr>
                <w:tabs>
                  <w:tab w:val="right" w:pos="8786.511811023625"/>
                </w:tabs>
                <w:spacing w:line="240" w:before="60" w:lineRule="auto"/>
                <w:ind w:left="72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tz01esoatuik">
                <w:sdt>
                  <w:sdtPr>
                    <w:tag w:val="goog_rdk_561"/>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2.2 APRENDIZADO DE MÁQUINA</w:t>
                    </w:r>
                  </w:sdtContent>
                </w:sdt>
              </w:hyperlink>
              <w:sdt>
                <w:sdtPr>
                  <w:tag w:val="goog_rdk_56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_heading=h.tz01esoatuik \h </w:instrText>
                <w:fldChar w:fldCharType="separate"/>
              </w:r>
              <w:sdt>
                <w:sdtPr>
                  <w:tag w:val="goog_rdk_56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9</w:t>
                  </w:r>
                </w:sdtContent>
              </w:sdt>
              <w:r w:rsidRPr="00000000" w:rsidDel="00000000" w:rsidR="00000000">
                <w:fldChar w:fldCharType="end"/>
              </w:r>
              <w:sdt>
                <w:sdtPr>
                  <w:tag w:val="goog_rdk_564"/>
                </w:sdtPr>
                <w:sdtContent>
                  <w:r w:rsidRPr="00000000" w:rsidDel="00000000" w:rsidR="00000000">
                    <w:rPr>
                      <w:rtl w:val="0"/>
                    </w:rPr>
                  </w:r>
                </w:sdtContent>
              </w:sdt>
            </w:p>
          </w:sdtContent>
        </w:sdt>
        <w:sdt>
          <w:sdtPr>
            <w:tag w:val="goog_rdk_570"/>
          </w:sdtPr>
          <w:sdtContent>
            <w:p w:rsidRPr="00000000" w:rsidDel="00000000" w:rsidRDefault="00000000" w:rsidR="00000000" w:rsidP="00000000" w14:paraId="000000A7">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vr37daaeew8t">
                <w:sdt>
                  <w:sdtPr>
                    <w:tag w:val="goog_rdk_566"/>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2.2.1 REGRESSÃO LINEAR MÚLTIPLA</w:t>
                    </w:r>
                  </w:sdtContent>
                </w:sdt>
              </w:hyperlink>
              <w:sdt>
                <w:sdtPr>
                  <w:tag w:val="goog_rdk_56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_heading=h.vr37daaeew8t \h </w:instrText>
                <w:fldChar w:fldCharType="separate"/>
              </w:r>
              <w:sdt>
                <w:sdtPr>
                  <w:tag w:val="goog_rdk_56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10</w:t>
                  </w:r>
                </w:sdtContent>
              </w:sdt>
              <w:r w:rsidRPr="00000000" w:rsidDel="00000000" w:rsidR="00000000">
                <w:fldChar w:fldCharType="end"/>
              </w:r>
              <w:sdt>
                <w:sdtPr>
                  <w:tag w:val="goog_rdk_569"/>
                </w:sdtPr>
                <w:sdtContent>
                  <w:r w:rsidRPr="00000000" w:rsidDel="00000000" w:rsidR="00000000">
                    <w:rPr>
                      <w:rtl w:val="0"/>
                    </w:rPr>
                  </w:r>
                </w:sdtContent>
              </w:sdt>
            </w:p>
          </w:sdtContent>
        </w:sdt>
        <w:sdt>
          <w:sdtPr>
            <w:tag w:val="goog_rdk_575"/>
          </w:sdtPr>
          <w:sdtContent>
            <w:p w:rsidRPr="00000000" w:rsidDel="00000000" w:rsidRDefault="00000000" w:rsidR="00000000" w:rsidP="00000000" w14:paraId="000000A8">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39t26v8ybs87">
                <w:sdt>
                  <w:sdtPr>
                    <w:tag w:val="goog_rdk_571"/>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2.2.2 ÁRVORE DE DECISÃO</w:t>
                    </w:r>
                  </w:sdtContent>
                </w:sdt>
              </w:hyperlink>
              <w:sdt>
                <w:sdtPr>
                  <w:tag w:val="goog_rdk_57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_heading=h.39t26v8ybs87 \h </w:instrText>
                <w:fldChar w:fldCharType="separate"/>
              </w:r>
              <w:sdt>
                <w:sdtPr>
                  <w:tag w:val="goog_rdk_57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10</w:t>
                  </w:r>
                </w:sdtContent>
              </w:sdt>
              <w:r w:rsidRPr="00000000" w:rsidDel="00000000" w:rsidR="00000000">
                <w:fldChar w:fldCharType="end"/>
              </w:r>
              <w:sdt>
                <w:sdtPr>
                  <w:tag w:val="goog_rdk_574"/>
                </w:sdtPr>
                <w:sdtContent>
                  <w:r w:rsidRPr="00000000" w:rsidDel="00000000" w:rsidR="00000000">
                    <w:rPr>
                      <w:rtl w:val="0"/>
                    </w:rPr>
                  </w:r>
                </w:sdtContent>
              </w:sdt>
            </w:p>
          </w:sdtContent>
        </w:sdt>
        <w:sdt>
          <w:sdtPr>
            <w:tag w:val="goog_rdk_580"/>
          </w:sdtPr>
          <w:sdtContent>
            <w:p w:rsidRPr="00000000" w:rsidDel="00000000" w:rsidRDefault="00000000" w:rsidR="00000000" w:rsidP="00000000" w14:paraId="000000A9">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c1gjbxinyerx">
                <w:sdt>
                  <w:sdtPr>
                    <w:tag w:val="goog_rdk_576"/>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2.2.3 FLORESTA ALEATÓRIA</w:t>
                    </w:r>
                  </w:sdtContent>
                </w:sdt>
              </w:hyperlink>
              <w:sdt>
                <w:sdtPr>
                  <w:tag w:val="goog_rdk_57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_heading=h.c1gjbxinyerx \h </w:instrText>
                <w:fldChar w:fldCharType="separate"/>
              </w:r>
              <w:sdt>
                <w:sdtPr>
                  <w:tag w:val="goog_rdk_57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11</w:t>
                  </w:r>
                </w:sdtContent>
              </w:sdt>
              <w:r w:rsidRPr="00000000" w:rsidDel="00000000" w:rsidR="00000000">
                <w:fldChar w:fldCharType="end"/>
              </w:r>
              <w:sdt>
                <w:sdtPr>
                  <w:tag w:val="goog_rdk_579"/>
                </w:sdtPr>
                <w:sdtContent>
                  <w:r w:rsidRPr="00000000" w:rsidDel="00000000" w:rsidR="00000000">
                    <w:rPr>
                      <w:rtl w:val="0"/>
                    </w:rPr>
                  </w:r>
                </w:sdtContent>
              </w:sdt>
            </w:p>
          </w:sdtContent>
        </w:sdt>
        <w:sdt>
          <w:sdtPr>
            <w:tag w:val="goog_rdk_585"/>
          </w:sdtPr>
          <w:sdtContent>
            <w:p w:rsidRPr="00000000" w:rsidDel="00000000" w:rsidRDefault="00000000" w:rsidR="00000000" w:rsidP="00000000" w14:paraId="000000AA">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pkg3abtqxh2b">
                <w:sdt>
                  <w:sdtPr>
                    <w:tag w:val="goog_rdk_581"/>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2.2.4 GRADIENT BOOSTING</w:t>
                    </w:r>
                  </w:sdtContent>
                </w:sdt>
              </w:hyperlink>
              <w:sdt>
                <w:sdtPr>
                  <w:tag w:val="goog_rdk_58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_heading=h.pkg3abtqxh2b \h </w:instrText>
                <w:fldChar w:fldCharType="separate"/>
              </w:r>
              <w:sdt>
                <w:sdtPr>
                  <w:tag w:val="goog_rdk_58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12</w:t>
                  </w:r>
                </w:sdtContent>
              </w:sdt>
              <w:r w:rsidRPr="00000000" w:rsidDel="00000000" w:rsidR="00000000">
                <w:fldChar w:fldCharType="end"/>
              </w:r>
              <w:sdt>
                <w:sdtPr>
                  <w:tag w:val="goog_rdk_584"/>
                </w:sdtPr>
                <w:sdtContent>
                  <w:r w:rsidRPr="00000000" w:rsidDel="00000000" w:rsidR="00000000">
                    <w:rPr>
                      <w:rtl w:val="0"/>
                    </w:rPr>
                  </w:r>
                </w:sdtContent>
              </w:sdt>
            </w:p>
          </w:sdtContent>
        </w:sdt>
        <w:sdt>
          <w:sdtPr>
            <w:tag w:val="goog_rdk_590"/>
          </w:sdtPr>
          <w:sdtContent>
            <w:p w:rsidRPr="00000000" w:rsidDel="00000000" w:rsidRDefault="00000000" w:rsidR="00000000" w:rsidP="00000000" w14:paraId="000000AB">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5rway22wcfxe">
                <w:sdt>
                  <w:sdtPr>
                    <w:tag w:val="goog_rdk_586"/>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2.2.5 REGRESSÃO K VIZINHOS</w:t>
                    </w:r>
                  </w:sdtContent>
                </w:sdt>
              </w:hyperlink>
              <w:sdt>
                <w:sdtPr>
                  <w:tag w:val="goog_rdk_58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_heading=h.5rway22wcfxe \h </w:instrText>
                <w:fldChar w:fldCharType="separate"/>
              </w:r>
              <w:sdt>
                <w:sdtPr>
                  <w:tag w:val="goog_rdk_58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12</w:t>
                  </w:r>
                </w:sdtContent>
              </w:sdt>
              <w:r w:rsidRPr="00000000" w:rsidDel="00000000" w:rsidR="00000000">
                <w:fldChar w:fldCharType="end"/>
              </w:r>
              <w:sdt>
                <w:sdtPr>
                  <w:tag w:val="goog_rdk_589"/>
                </w:sdtPr>
                <w:sdtContent>
                  <w:r w:rsidRPr="00000000" w:rsidDel="00000000" w:rsidR="00000000">
                    <w:rPr>
                      <w:rtl w:val="0"/>
                    </w:rPr>
                  </w:r>
                </w:sdtContent>
              </w:sdt>
            </w:p>
          </w:sdtContent>
        </w:sdt>
        <w:sdt>
          <w:sdtPr>
            <w:tag w:val="goog_rdk_595"/>
          </w:sdtPr>
          <w:sdtContent>
            <w:p w:rsidRPr="00000000" w:rsidDel="00000000" w:rsidRDefault="00000000" w:rsidR="00000000" w:rsidP="00000000" w14:paraId="000000AC">
              <w:pPr>
                <w:tabs>
                  <w:tab w:val="right" w:pos="8786.511811023625"/>
                </w:tabs>
                <w:spacing w:line="240" w:before="60" w:lineRule="auto"/>
                <w:ind w:left="72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uklmz2xyfr51">
                <w:sdt>
                  <w:sdtPr>
                    <w:tag w:val="goog_rdk_591"/>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2.3 PYTHON</w:t>
                    </w:r>
                  </w:sdtContent>
                </w:sdt>
              </w:hyperlink>
              <w:sdt>
                <w:sdtPr>
                  <w:tag w:val="goog_rdk_59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_heading=h.uklmz2xyfr51 \h </w:instrText>
                <w:fldChar w:fldCharType="separate"/>
              </w:r>
              <w:sdt>
                <w:sdtPr>
                  <w:tag w:val="goog_rdk_59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13</w:t>
                  </w:r>
                </w:sdtContent>
              </w:sdt>
              <w:r w:rsidRPr="00000000" w:rsidDel="00000000" w:rsidR="00000000">
                <w:fldChar w:fldCharType="end"/>
              </w:r>
              <w:sdt>
                <w:sdtPr>
                  <w:tag w:val="goog_rdk_594"/>
                </w:sdtPr>
                <w:sdtContent>
                  <w:r w:rsidRPr="00000000" w:rsidDel="00000000" w:rsidR="00000000">
                    <w:rPr>
                      <w:rtl w:val="0"/>
                    </w:rPr>
                  </w:r>
                </w:sdtContent>
              </w:sdt>
            </w:p>
          </w:sdtContent>
        </w:sdt>
        <w:sdt>
          <w:sdtPr>
            <w:tag w:val="goog_rdk_601"/>
          </w:sdtPr>
          <w:sdtContent>
            <w:p w:rsidRPr="00000000" w:rsidDel="00000000" w:rsidRDefault="00000000" w:rsidR="00000000" w:rsidP="00000000" w14:paraId="000000AD">
              <w:pPr>
                <w:tabs>
                  <w:tab w:val="right" w:pos="8786.511811023625"/>
                </w:tabs>
                <w:spacing w:line="240" w:before="60" w:lineRule="auto"/>
                <w:ind w:left="72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ln80qxoy2tgp">
                <w:sdt>
                  <w:sdtPr>
                    <w:tag w:val="goog_rdk_596"/>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2.4 </w:t>
                    </w:r>
                  </w:sdtContent>
                </w:sdt>
              </w:hyperlink>
              <w:hyperlink w:anchor="_heading=h.ln80qxoy2tgp">
                <w:sdt>
                  <w:sdtPr>
                    <w:tag w:val="goog_rdk_59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PYCARET</w:t>
                    </w:r>
                  </w:sdtContent>
                </w:sdt>
              </w:hyperlink>
              <w:sdt>
                <w:sdtPr>
                  <w:tag w:val="goog_rdk_59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_heading=h.ln80qxoy2tgp \h </w:instrText>
                <w:fldChar w:fldCharType="separate"/>
              </w:r>
              <w:sdt>
                <w:sdtPr>
                  <w:tag w:val="goog_rdk_59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13</w:t>
                  </w:r>
                </w:sdtContent>
              </w:sdt>
              <w:r w:rsidRPr="00000000" w:rsidDel="00000000" w:rsidR="00000000">
                <w:fldChar w:fldCharType="end"/>
              </w:r>
              <w:sdt>
                <w:sdtPr>
                  <w:tag w:val="goog_rdk_600"/>
                </w:sdtPr>
                <w:sdtContent>
                  <w:r w:rsidRPr="00000000" w:rsidDel="00000000" w:rsidR="00000000">
                    <w:rPr>
                      <w:rtl w:val="0"/>
                    </w:rPr>
                  </w:r>
                </w:sdtContent>
              </w:sdt>
            </w:p>
          </w:sdtContent>
        </w:sdt>
        <w:sdt>
          <w:sdtPr>
            <w:tag w:val="goog_rdk_606"/>
          </w:sdtPr>
          <w:sdtContent>
            <w:p w:rsidRPr="00000000" w:rsidDel="00000000" w:rsidRDefault="00000000" w:rsidR="00000000" w:rsidP="00000000" w14:paraId="000000AE">
              <w:pPr>
                <w:tabs>
                  <w:tab w:val="right" w:pos="8786.511811023625"/>
                </w:tabs>
                <w:spacing w:line="240" w:before="60" w:lineRule="auto"/>
                <w:ind w:left="36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2rd73qv53usr">
                <w:sdt>
                  <w:sdtPr>
                    <w:tag w:val="goog_rdk_60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3 MATERIAIS E MÉTODOS</w:t>
                    </w:r>
                  </w:sdtContent>
                </w:sdt>
              </w:hyperlink>
              <w:sdt>
                <w:sdtPr>
                  <w:tag w:val="goog_rdk_60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_heading=h.2rd73qv53usr \h </w:instrText>
                <w:fldChar w:fldCharType="separate"/>
              </w:r>
              <w:sdt>
                <w:sdtPr>
                  <w:tag w:val="goog_rdk_60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14</w:t>
                  </w:r>
                </w:sdtContent>
              </w:sdt>
              <w:r w:rsidRPr="00000000" w:rsidDel="00000000" w:rsidR="00000000">
                <w:fldChar w:fldCharType="end"/>
              </w:r>
              <w:sdt>
                <w:sdtPr>
                  <w:tag w:val="goog_rdk_605"/>
                </w:sdtPr>
                <w:sdtContent>
                  <w:r w:rsidRPr="00000000" w:rsidDel="00000000" w:rsidR="00000000">
                    <w:rPr>
                      <w:rtl w:val="0"/>
                    </w:rPr>
                  </w:r>
                </w:sdtContent>
              </w:sdt>
            </w:p>
          </w:sdtContent>
        </w:sdt>
        <w:sdt>
          <w:sdtPr>
            <w:tag w:val="goog_rdk_611"/>
          </w:sdtPr>
          <w:sdtContent>
            <w:p w:rsidRPr="00000000" w:rsidDel="00000000" w:rsidRDefault="00000000" w:rsidR="00000000" w:rsidP="00000000" w14:paraId="000000AF">
              <w:pPr>
                <w:tabs>
                  <w:tab w:val="right" w:pos="8786.511811023625"/>
                </w:tabs>
                <w:spacing w:line="240" w:before="60" w:lineRule="auto"/>
                <w:ind w:left="72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ubdkswc7xtkw">
                <w:sdt>
                  <w:sdtPr>
                    <w:tag w:val="goog_rdk_60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3.1 LOCAL E PROCESSOS</w:t>
                    </w:r>
                  </w:sdtContent>
                </w:sdt>
              </w:hyperlink>
              <w:sdt>
                <w:sdtPr>
                  <w:tag w:val="goog_rdk_60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_heading=h.ubdkswc7xtkw \h </w:instrText>
                <w:fldChar w:fldCharType="separate"/>
              </w:r>
              <w:sdt>
                <w:sdtPr>
                  <w:tag w:val="goog_rdk_60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14</w:t>
                  </w:r>
                </w:sdtContent>
              </w:sdt>
              <w:r w:rsidRPr="00000000" w:rsidDel="00000000" w:rsidR="00000000">
                <w:fldChar w:fldCharType="end"/>
              </w:r>
              <w:sdt>
                <w:sdtPr>
                  <w:tag w:val="goog_rdk_610"/>
                </w:sdtPr>
                <w:sdtContent>
                  <w:r w:rsidRPr="00000000" w:rsidDel="00000000" w:rsidR="00000000">
                    <w:rPr>
                      <w:rtl w:val="0"/>
                    </w:rPr>
                  </w:r>
                </w:sdtContent>
              </w:sdt>
            </w:p>
          </w:sdtContent>
        </w:sdt>
        <w:sdt>
          <w:sdtPr>
            <w:tag w:val="goog_rdk_616"/>
          </w:sdtPr>
          <w:sdtContent>
            <w:p w:rsidRPr="00000000" w:rsidDel="00000000" w:rsidRDefault="00000000" w:rsidR="00000000" w:rsidP="00000000" w14:paraId="000000B0">
              <w:pPr>
                <w:tabs>
                  <w:tab w:val="right" w:pos="8786.511811023625"/>
                </w:tabs>
                <w:spacing w:line="240" w:before="60" w:lineRule="auto"/>
                <w:ind w:left="72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f7eb898xz4a7">
                <w:sdt>
                  <w:sdtPr>
                    <w:tag w:val="goog_rdk_61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3.2 BASE DE DADOS</w:t>
                    </w:r>
                  </w:sdtContent>
                </w:sdt>
              </w:hyperlink>
              <w:sdt>
                <w:sdtPr>
                  <w:tag w:val="goog_rdk_61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_heading=h.f7eb898xz4a7 \h </w:instrText>
                <w:fldChar w:fldCharType="separate"/>
              </w:r>
              <w:sdt>
                <w:sdtPr>
                  <w:tag w:val="goog_rdk_61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15</w:t>
                  </w:r>
                </w:sdtContent>
              </w:sdt>
              <w:r w:rsidRPr="00000000" w:rsidDel="00000000" w:rsidR="00000000">
                <w:fldChar w:fldCharType="end"/>
              </w:r>
              <w:sdt>
                <w:sdtPr>
                  <w:tag w:val="goog_rdk_615"/>
                </w:sdtPr>
                <w:sdtContent>
                  <w:r w:rsidRPr="00000000" w:rsidDel="00000000" w:rsidR="00000000">
                    <w:rPr>
                      <w:rtl w:val="0"/>
                    </w:rPr>
                  </w:r>
                </w:sdtContent>
              </w:sdt>
            </w:p>
          </w:sdtContent>
        </w:sdt>
        <w:sdt>
          <w:sdtPr>
            <w:tag w:val="goog_rdk_621"/>
          </w:sdtPr>
          <w:sdtContent>
            <w:p w:rsidRPr="00000000" w:rsidDel="00000000" w:rsidRDefault="00000000" w:rsidR="00000000" w:rsidP="00000000" w14:paraId="000000B1">
              <w:pPr>
                <w:tabs>
                  <w:tab w:val="right" w:pos="8786.511811023625"/>
                </w:tabs>
                <w:spacing w:line="240" w:before="60" w:lineRule="auto"/>
                <w:ind w:left="72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cxf0krhf09us">
                <w:sdt>
                  <w:sdtPr>
                    <w:tag w:val="goog_rdk_61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3.3 PROCESSAMENTO E MODELAGEM DOS DADOS</w:t>
                    </w:r>
                  </w:sdtContent>
                </w:sdt>
              </w:hyperlink>
              <w:sdt>
                <w:sdtPr>
                  <w:tag w:val="goog_rdk_61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_heading=h.cxf0krhf09us \h </w:instrText>
                <w:fldChar w:fldCharType="separate"/>
              </w:r>
              <w:sdt>
                <w:sdtPr>
                  <w:tag w:val="goog_rdk_61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15</w:t>
                  </w:r>
                </w:sdtContent>
              </w:sdt>
              <w:r w:rsidRPr="00000000" w:rsidDel="00000000" w:rsidR="00000000">
                <w:fldChar w:fldCharType="end"/>
              </w:r>
              <w:sdt>
                <w:sdtPr>
                  <w:tag w:val="goog_rdk_620"/>
                </w:sdtPr>
                <w:sdtContent>
                  <w:r w:rsidRPr="00000000" w:rsidDel="00000000" w:rsidR="00000000">
                    <w:rPr>
                      <w:rtl w:val="0"/>
                    </w:rPr>
                  </w:r>
                </w:sdtContent>
              </w:sdt>
            </w:p>
          </w:sdtContent>
        </w:sdt>
        <w:sdt>
          <w:sdtPr>
            <w:tag w:val="goog_rdk_626"/>
          </w:sdtPr>
          <w:sdtContent>
            <w:p w:rsidRPr="00000000" w:rsidDel="00000000" w:rsidRDefault="00000000" w:rsidR="00000000" w:rsidP="00000000" w14:paraId="000000B2">
              <w:pPr>
                <w:tabs>
                  <w:tab w:val="right" w:pos="8786.511811023625"/>
                </w:tabs>
                <w:spacing w:line="240" w:before="60" w:lineRule="auto"/>
                <w:ind w:left="36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89z3g9cq77ci">
                <w:sdt>
                  <w:sdtPr>
                    <w:tag w:val="goog_rdk_62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 RESULTADOS E DISCUSSÃO</w:t>
                    </w:r>
                  </w:sdtContent>
                </w:sdt>
              </w:hyperlink>
              <w:sdt>
                <w:sdtPr>
                  <w:tag w:val="goog_rdk_62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_heading=h.89z3g9cq77ci \h </w:instrText>
                <w:fldChar w:fldCharType="separate"/>
              </w:r>
              <w:sdt>
                <w:sdtPr>
                  <w:tag w:val="goog_rdk_62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17</w:t>
                  </w:r>
                </w:sdtContent>
              </w:sdt>
              <w:r w:rsidRPr="00000000" w:rsidDel="00000000" w:rsidR="00000000">
                <w:fldChar w:fldCharType="end"/>
              </w:r>
              <w:sdt>
                <w:sdtPr>
                  <w:tag w:val="goog_rdk_625"/>
                </w:sdtPr>
                <w:sdtContent>
                  <w:r w:rsidRPr="00000000" w:rsidDel="00000000" w:rsidR="00000000">
                    <w:rPr>
                      <w:rtl w:val="0"/>
                    </w:rPr>
                  </w:r>
                </w:sdtContent>
              </w:sdt>
            </w:p>
          </w:sdtContent>
        </w:sdt>
        <w:sdt>
          <w:sdtPr>
            <w:tag w:val="goog_rdk_631"/>
          </w:sdtPr>
          <w:sdtContent>
            <w:p w:rsidRPr="00000000" w:rsidDel="00000000" w:rsidRDefault="00000000" w:rsidR="00000000" w:rsidP="00000000" w14:paraId="000000B3">
              <w:pPr>
                <w:tabs>
                  <w:tab w:val="right" w:pos="8786.511811023625"/>
                </w:tabs>
                <w:spacing w:line="240" w:before="60" w:lineRule="auto"/>
                <w:ind w:left="72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sk6ki0bt3ggd">
                <w:sdt>
                  <w:sdtPr>
                    <w:tag w:val="goog_rdk_62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4.1 RESULTADOS BASEADOS NA ANÁLISE EXPLORATÓRIA DOS DADOS</w:t>
                    </w:r>
                  </w:sdtContent>
                </w:sdt>
              </w:hyperlink>
              <w:sdt>
                <w:sdtPr>
                  <w:tag w:val="goog_rdk_62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_heading=h.sk6ki0bt3ggd \h </w:instrText>
                <w:fldChar w:fldCharType="separate"/>
              </w:r>
              <w:sdt>
                <w:sdtPr>
                  <w:tag w:val="goog_rdk_62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17</w:t>
                  </w:r>
                </w:sdtContent>
              </w:sdt>
              <w:r w:rsidRPr="00000000" w:rsidDel="00000000" w:rsidR="00000000">
                <w:fldChar w:fldCharType="end"/>
              </w:r>
              <w:sdt>
                <w:sdtPr>
                  <w:tag w:val="goog_rdk_630"/>
                </w:sdtPr>
                <w:sdtContent>
                  <w:r w:rsidRPr="00000000" w:rsidDel="00000000" w:rsidR="00000000">
                    <w:rPr>
                      <w:rtl w:val="0"/>
                    </w:rPr>
                  </w:r>
                </w:sdtContent>
              </w:sdt>
            </w:p>
          </w:sdtContent>
        </w:sdt>
        <w:sdt>
          <w:sdtPr>
            <w:tag w:val="goog_rdk_636"/>
          </w:sdtPr>
          <w:sdtContent>
            <w:p w:rsidRPr="00000000" w:rsidDel="00000000" w:rsidRDefault="00000000" w:rsidR="00000000" w:rsidP="00000000" w14:paraId="000000B4">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nj9582upqb4b">
                <w:sdt>
                  <w:sdtPr>
                    <w:tag w:val="goog_rdk_63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4.1.1 QUAL EQUIPAMENTO E OPERAÇÃO APRESENTOU O MAIOR NÚMERO DE MANUTENÇÕES?</w:t>
                    </w:r>
                  </w:sdtContent>
                </w:sdt>
              </w:hyperlink>
              <w:sdt>
                <w:sdtPr>
                  <w:tag w:val="goog_rdk_63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_heading=h.nj9582upqb4b \h </w:instrText>
                <w:fldChar w:fldCharType="separate"/>
              </w:r>
              <w:sdt>
                <w:sdtPr>
                  <w:tag w:val="goog_rdk_63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17</w:t>
                  </w:r>
                </w:sdtContent>
              </w:sdt>
              <w:r w:rsidRPr="00000000" w:rsidDel="00000000" w:rsidR="00000000">
                <w:fldChar w:fldCharType="end"/>
              </w:r>
              <w:sdt>
                <w:sdtPr>
                  <w:tag w:val="goog_rdk_635"/>
                </w:sdtPr>
                <w:sdtContent>
                  <w:r w:rsidRPr="00000000" w:rsidDel="00000000" w:rsidR="00000000">
                    <w:rPr>
                      <w:rtl w:val="0"/>
                    </w:rPr>
                  </w:r>
                </w:sdtContent>
              </w:sdt>
            </w:p>
          </w:sdtContent>
        </w:sdt>
        <w:sdt>
          <w:sdtPr>
            <w:tag w:val="goog_rdk_641"/>
          </w:sdtPr>
          <w:sdtContent>
            <w:p w:rsidRPr="00000000" w:rsidDel="00000000" w:rsidRDefault="00000000" w:rsidR="00000000" w:rsidP="00000000" w14:paraId="000000B5">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csra551rw8e9">
                <w:sdt>
                  <w:sdtPr>
                    <w:tag w:val="goog_rdk_63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4.1.2 QUAL É O TEMPO MÉDIO PARA MANUTENÇÃO EM HORAS POR MÊS?</w:t>
                    </w:r>
                  </w:sdtContent>
                </w:sdt>
              </w:hyperlink>
              <w:sdt>
                <w:sdtPr>
                  <w:tag w:val="goog_rdk_63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_heading=h.csra551rw8e9 \h </w:instrText>
                <w:fldChar w:fldCharType="separate"/>
              </w:r>
              <w:sdt>
                <w:sdtPr>
                  <w:tag w:val="goog_rdk_63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19</w:t>
                  </w:r>
                </w:sdtContent>
              </w:sdt>
              <w:r w:rsidRPr="00000000" w:rsidDel="00000000" w:rsidR="00000000">
                <w:fldChar w:fldCharType="end"/>
              </w:r>
              <w:sdt>
                <w:sdtPr>
                  <w:tag w:val="goog_rdk_640"/>
                </w:sdtPr>
                <w:sdtContent>
                  <w:r w:rsidRPr="00000000" w:rsidDel="00000000" w:rsidR="00000000">
                    <w:rPr>
                      <w:rtl w:val="0"/>
                    </w:rPr>
                  </w:r>
                </w:sdtContent>
              </w:sdt>
            </w:p>
          </w:sdtContent>
        </w:sdt>
        <w:sdt>
          <w:sdtPr>
            <w:tag w:val="goog_rdk_646"/>
          </w:sdtPr>
          <w:sdtContent>
            <w:p w:rsidRPr="00000000" w:rsidDel="00000000" w:rsidRDefault="00000000" w:rsidR="00000000" w:rsidP="00000000" w14:paraId="000000B6">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8s37fdm2oo4k">
                <w:sdt>
                  <w:sdtPr>
                    <w:tag w:val="goog_rdk_64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4.1.3 QUAL É O TEMPO MÉDIO ENTRE MANUTENÇÕES POR MÁQUINA E GRUPO DE OPERAÇÃO?</w:t>
                    </w:r>
                  </w:sdtContent>
                </w:sdt>
              </w:hyperlink>
              <w:sdt>
                <w:sdtPr>
                  <w:tag w:val="goog_rdk_64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_heading=h.8s37fdm2oo4k \h </w:instrText>
                <w:fldChar w:fldCharType="separate"/>
              </w:r>
              <w:sdt>
                <w:sdtPr>
                  <w:tag w:val="goog_rdk_64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20</w:t>
                  </w:r>
                </w:sdtContent>
              </w:sdt>
              <w:r w:rsidRPr="00000000" w:rsidDel="00000000" w:rsidR="00000000">
                <w:fldChar w:fldCharType="end"/>
              </w:r>
              <w:sdt>
                <w:sdtPr>
                  <w:tag w:val="goog_rdk_645"/>
                </w:sdtPr>
                <w:sdtContent>
                  <w:r w:rsidRPr="00000000" w:rsidDel="00000000" w:rsidR="00000000">
                    <w:rPr>
                      <w:rtl w:val="0"/>
                    </w:rPr>
                  </w:r>
                </w:sdtContent>
              </w:sdt>
            </w:p>
          </w:sdtContent>
        </w:sdt>
        <w:sdt>
          <w:sdtPr>
            <w:tag w:val="goog_rdk_651"/>
          </w:sdtPr>
          <w:sdtContent>
            <w:p w:rsidRPr="00000000" w:rsidDel="00000000" w:rsidRDefault="00000000" w:rsidR="00000000" w:rsidP="00000000" w14:paraId="000000B7">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e5jbm9hgs4e9">
                <w:sdt>
                  <w:sdtPr>
                    <w:tag w:val="goog_rdk_64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4.1.4 ENTRE AS MANUTENÇÕES REALIZADAS, QUANTAS SÃO CORRETIVAS? PREVENTIVAS?</w:t>
                    </w:r>
                  </w:sdtContent>
                </w:sdt>
              </w:hyperlink>
              <w:sdt>
                <w:sdtPr>
                  <w:tag w:val="goog_rdk_64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_heading=h.e5jbm9hgs4e9 \h </w:instrText>
                <w:fldChar w:fldCharType="separate"/>
              </w:r>
              <w:sdt>
                <w:sdtPr>
                  <w:tag w:val="goog_rdk_64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22</w:t>
                  </w:r>
                </w:sdtContent>
              </w:sdt>
              <w:r w:rsidRPr="00000000" w:rsidDel="00000000" w:rsidR="00000000">
                <w:fldChar w:fldCharType="end"/>
              </w:r>
              <w:sdt>
                <w:sdtPr>
                  <w:tag w:val="goog_rdk_650"/>
                </w:sdtPr>
                <w:sdtContent>
                  <w:r w:rsidRPr="00000000" w:rsidDel="00000000" w:rsidR="00000000">
                    <w:rPr>
                      <w:rtl w:val="0"/>
                    </w:rPr>
                  </w:r>
                </w:sdtContent>
              </w:sdt>
            </w:p>
          </w:sdtContent>
        </w:sdt>
        <w:sdt>
          <w:sdtPr>
            <w:tag w:val="goog_rdk_656"/>
          </w:sdtPr>
          <w:sdtContent>
            <w:p w:rsidRPr="00000000" w:rsidDel="00000000" w:rsidRDefault="00000000" w:rsidR="00000000" w:rsidP="00000000" w14:paraId="000000B8">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676sor2vxwr">
                <w:sdt>
                  <w:sdtPr>
                    <w:tag w:val="goog_rdk_65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4.1.5 QUAIS SÃO AS PRINCIPAIS PEÇAS USADAS NAS MANUTENÇÕES?</w:t>
                    </w:r>
                  </w:sdtContent>
                </w:sdt>
              </w:hyperlink>
              <w:sdt>
                <w:sdtPr>
                  <w:tag w:val="goog_rdk_65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_heading=h.676sor2vxwr \h </w:instrText>
                <w:fldChar w:fldCharType="separate"/>
              </w:r>
              <w:sdt>
                <w:sdtPr>
                  <w:tag w:val="goog_rdk_65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23</w:t>
                  </w:r>
                </w:sdtContent>
              </w:sdt>
              <w:r w:rsidRPr="00000000" w:rsidDel="00000000" w:rsidR="00000000">
                <w:fldChar w:fldCharType="end"/>
              </w:r>
              <w:sdt>
                <w:sdtPr>
                  <w:tag w:val="goog_rdk_655"/>
                </w:sdtPr>
                <w:sdtContent>
                  <w:r w:rsidRPr="00000000" w:rsidDel="00000000" w:rsidR="00000000">
                    <w:rPr>
                      <w:rtl w:val="0"/>
                    </w:rPr>
                  </w:r>
                </w:sdtContent>
              </w:sdt>
            </w:p>
          </w:sdtContent>
        </w:sdt>
        <w:sdt>
          <w:sdtPr>
            <w:tag w:val="goog_rdk_661"/>
          </w:sdtPr>
          <w:sdtContent>
            <w:p w:rsidRPr="00000000" w:rsidDel="00000000" w:rsidRDefault="00000000" w:rsidR="00000000" w:rsidP="00000000" w14:paraId="000000B9">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jt8utye46vqx">
                <w:sdt>
                  <w:sdtPr>
                    <w:tag w:val="goog_rdk_65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4.1.6 QUAL A ESTAÇÃO OPERACIONAL COM MAIS MANUTENÇÕES REGISTRADAS?</w:t>
                    </w:r>
                  </w:sdtContent>
                </w:sdt>
              </w:hyperlink>
              <w:sdt>
                <w:sdtPr>
                  <w:tag w:val="goog_rdk_65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_heading=h.jt8utye46vqx \h </w:instrText>
                <w:fldChar w:fldCharType="separate"/>
              </w:r>
              <w:sdt>
                <w:sdtPr>
                  <w:tag w:val="goog_rdk_65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23</w:t>
                  </w:r>
                </w:sdtContent>
              </w:sdt>
              <w:r w:rsidRPr="00000000" w:rsidDel="00000000" w:rsidR="00000000">
                <w:fldChar w:fldCharType="end"/>
              </w:r>
              <w:sdt>
                <w:sdtPr>
                  <w:tag w:val="goog_rdk_660"/>
                </w:sdtPr>
                <w:sdtContent>
                  <w:r w:rsidRPr="00000000" w:rsidDel="00000000" w:rsidR="00000000">
                    <w:rPr>
                      <w:rtl w:val="0"/>
                    </w:rPr>
                  </w:r>
                </w:sdtContent>
              </w:sdt>
            </w:p>
          </w:sdtContent>
        </w:sdt>
        <w:sdt>
          <w:sdtPr>
            <w:tag w:val="goog_rdk_666"/>
          </w:sdtPr>
          <w:sdtContent>
            <w:p w:rsidRPr="00000000" w:rsidDel="00000000" w:rsidRDefault="00000000" w:rsidR="00000000" w:rsidP="00000000" w14:paraId="000000BA">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22ix4rnnjcrq">
                <w:sdt>
                  <w:sdtPr>
                    <w:tag w:val="goog_rdk_66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4.1.7 QUAL É O TEMPO MÉDIO PARA FALHA POR MÁQUINA E GRUPO DE OPERAÇÃO?</w:t>
                    </w:r>
                  </w:sdtContent>
                </w:sdt>
              </w:hyperlink>
              <w:sdt>
                <w:sdtPr>
                  <w:tag w:val="goog_rdk_66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_heading=h.22ix4rnnjcrq \h </w:instrText>
                <w:fldChar w:fldCharType="separate"/>
              </w:r>
              <w:sdt>
                <w:sdtPr>
                  <w:tag w:val="goog_rdk_66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24</w:t>
                  </w:r>
                </w:sdtContent>
              </w:sdt>
              <w:r w:rsidRPr="00000000" w:rsidDel="00000000" w:rsidR="00000000">
                <w:fldChar w:fldCharType="end"/>
              </w:r>
              <w:sdt>
                <w:sdtPr>
                  <w:tag w:val="goog_rdk_665"/>
                </w:sdtPr>
                <w:sdtContent>
                  <w:r w:rsidRPr="00000000" w:rsidDel="00000000" w:rsidR="00000000">
                    <w:rPr>
                      <w:rtl w:val="0"/>
                    </w:rPr>
                  </w:r>
                </w:sdtContent>
              </w:sdt>
            </w:p>
          </w:sdtContent>
        </w:sdt>
        <w:sdt>
          <w:sdtPr>
            <w:tag w:val="goog_rdk_671"/>
          </w:sdtPr>
          <w:sdtContent>
            <w:p w:rsidRPr="00000000" w:rsidDel="00000000" w:rsidRDefault="00000000" w:rsidR="00000000" w:rsidP="00000000" w14:paraId="000000BB">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7k1n6xmgq18x">
                <w:sdt>
                  <w:sdtPr>
                    <w:tag w:val="goog_rdk_66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4.1.8 QUAL É A IDADE MÉDIA DOS EQUIPAMENTOS POR GRUPO DE OPERAÇÃO?</w:t>
                    </w:r>
                  </w:sdtContent>
                </w:sdt>
              </w:hyperlink>
              <w:sdt>
                <w:sdtPr>
                  <w:tag w:val="goog_rdk_66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_heading=h.7k1n6xmgq18x \h </w:instrText>
                <w:fldChar w:fldCharType="separate"/>
              </w:r>
              <w:sdt>
                <w:sdtPr>
                  <w:tag w:val="goog_rdk_66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24</w:t>
                  </w:r>
                </w:sdtContent>
              </w:sdt>
              <w:r w:rsidRPr="00000000" w:rsidDel="00000000" w:rsidR="00000000">
                <w:fldChar w:fldCharType="end"/>
              </w:r>
              <w:sdt>
                <w:sdtPr>
                  <w:tag w:val="goog_rdk_670"/>
                </w:sdtPr>
                <w:sdtContent>
                  <w:r w:rsidRPr="00000000" w:rsidDel="00000000" w:rsidR="00000000">
                    <w:rPr>
                      <w:rtl w:val="0"/>
                    </w:rPr>
                  </w:r>
                </w:sdtContent>
              </w:sdt>
            </w:p>
          </w:sdtContent>
        </w:sdt>
        <w:sdt>
          <w:sdtPr>
            <w:tag w:val="goog_rdk_676"/>
          </w:sdtPr>
          <w:sdtContent>
            <w:p w:rsidRPr="00000000" w:rsidDel="00000000" w:rsidRDefault="00000000" w:rsidR="00000000" w:rsidP="00000000" w14:paraId="000000BC">
              <w:pPr>
                <w:tabs>
                  <w:tab w:val="right" w:pos="8786.511811023625"/>
                </w:tabs>
                <w:spacing w:line="240" w:before="60" w:lineRule="auto"/>
                <w:ind w:left="72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kazyk18cinu7">
                <w:sdt>
                  <w:sdtPr>
                    <w:tag w:val="goog_rdk_67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4.2 MODELAGEM</w:t>
                    </w:r>
                  </w:sdtContent>
                </w:sdt>
              </w:hyperlink>
              <w:sdt>
                <w:sdtPr>
                  <w:tag w:val="goog_rdk_67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_heading=h.kazyk18cinu7 \h </w:instrText>
                <w:fldChar w:fldCharType="separate"/>
              </w:r>
              <w:sdt>
                <w:sdtPr>
                  <w:tag w:val="goog_rdk_67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25</w:t>
                  </w:r>
                </w:sdtContent>
              </w:sdt>
              <w:r w:rsidRPr="00000000" w:rsidDel="00000000" w:rsidR="00000000">
                <w:fldChar w:fldCharType="end"/>
              </w:r>
              <w:sdt>
                <w:sdtPr>
                  <w:tag w:val="goog_rdk_675"/>
                </w:sdtPr>
                <w:sdtContent>
                  <w:r w:rsidRPr="00000000" w:rsidDel="00000000" w:rsidR="00000000">
                    <w:rPr>
                      <w:rtl w:val="0"/>
                    </w:rPr>
                  </w:r>
                </w:sdtContent>
              </w:sdt>
            </w:p>
          </w:sdtContent>
        </w:sdt>
        <w:sdt>
          <w:sdtPr>
            <w:tag w:val="goog_rdk_681"/>
          </w:sdtPr>
          <w:sdtContent>
            <w:p w:rsidRPr="00000000" w:rsidDel="00000000" w:rsidRDefault="00000000" w:rsidR="00000000" w:rsidP="00000000" w14:paraId="000000BD">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8ky5it3nklhe">
                <w:sdt>
                  <w:sdtPr>
                    <w:tag w:val="goog_rdk_67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4.2.1 ESTATÍSTICA DESCRITIVA</w:t>
                    </w:r>
                  </w:sdtContent>
                </w:sdt>
              </w:hyperlink>
              <w:sdt>
                <w:sdtPr>
                  <w:tag w:val="goog_rdk_67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_heading=h.8ky5it3nklhe \h </w:instrText>
                <w:fldChar w:fldCharType="separate"/>
              </w:r>
              <w:sdt>
                <w:sdtPr>
                  <w:tag w:val="goog_rdk_67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25</w:t>
                  </w:r>
                </w:sdtContent>
              </w:sdt>
              <w:r w:rsidRPr="00000000" w:rsidDel="00000000" w:rsidR="00000000">
                <w:fldChar w:fldCharType="end"/>
              </w:r>
              <w:sdt>
                <w:sdtPr>
                  <w:tag w:val="goog_rdk_680"/>
                </w:sdtPr>
                <w:sdtContent>
                  <w:r w:rsidRPr="00000000" w:rsidDel="00000000" w:rsidR="00000000">
                    <w:rPr>
                      <w:rtl w:val="0"/>
                    </w:rPr>
                  </w:r>
                </w:sdtContent>
              </w:sdt>
            </w:p>
          </w:sdtContent>
        </w:sdt>
        <w:sdt>
          <w:sdtPr>
            <w:tag w:val="goog_rdk_686"/>
          </w:sdtPr>
          <w:sdtContent>
            <w:p w:rsidRPr="00000000" w:rsidDel="00000000" w:rsidRDefault="00000000" w:rsidR="00000000" w:rsidP="00000000" w14:paraId="000000BE">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bwohs96pt6q4">
                <w:sdt>
                  <w:sdtPr>
                    <w:tag w:val="goog_rdk_68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4.2.2 DISPERSÃO E HISTOGRAMAS</w:t>
                    </w:r>
                  </w:sdtContent>
                </w:sdt>
              </w:hyperlink>
              <w:sdt>
                <w:sdtPr>
                  <w:tag w:val="goog_rdk_68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_heading=h.bwohs96pt6q4 \h </w:instrText>
                <w:fldChar w:fldCharType="separate"/>
              </w:r>
              <w:sdt>
                <w:sdtPr>
                  <w:tag w:val="goog_rdk_68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26</w:t>
                  </w:r>
                </w:sdtContent>
              </w:sdt>
              <w:r w:rsidRPr="00000000" w:rsidDel="00000000" w:rsidR="00000000">
                <w:fldChar w:fldCharType="end"/>
              </w:r>
              <w:sdt>
                <w:sdtPr>
                  <w:tag w:val="goog_rdk_685"/>
                </w:sdtPr>
                <w:sdtContent>
                  <w:r w:rsidRPr="00000000" w:rsidDel="00000000" w:rsidR="00000000">
                    <w:rPr>
                      <w:rtl w:val="0"/>
                    </w:rPr>
                  </w:r>
                </w:sdtContent>
              </w:sdt>
            </w:p>
          </w:sdtContent>
        </w:sdt>
        <w:sdt>
          <w:sdtPr>
            <w:tag w:val="goog_rdk_691"/>
          </w:sdtPr>
          <w:sdtContent>
            <w:p w:rsidRPr="00000000" w:rsidDel="00000000" w:rsidRDefault="00000000" w:rsidR="00000000" w:rsidP="00000000" w14:paraId="000000BF">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l0qanv2fe6rm">
                <w:sdt>
                  <w:sdtPr>
                    <w:tag w:val="goog_rdk_68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4.2.3 CORRELAÇÃO</w:t>
                    </w:r>
                  </w:sdtContent>
                </w:sdt>
              </w:hyperlink>
              <w:sdt>
                <w:sdtPr>
                  <w:tag w:val="goog_rdk_68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_heading=h.l0qanv2fe6rm \h </w:instrText>
                <w:fldChar w:fldCharType="separate"/>
              </w:r>
              <w:sdt>
                <w:sdtPr>
                  <w:tag w:val="goog_rdk_68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27</w:t>
                  </w:r>
                </w:sdtContent>
              </w:sdt>
              <w:r w:rsidRPr="00000000" w:rsidDel="00000000" w:rsidR="00000000">
                <w:fldChar w:fldCharType="end"/>
              </w:r>
              <w:sdt>
                <w:sdtPr>
                  <w:tag w:val="goog_rdk_690"/>
                </w:sdtPr>
                <w:sdtContent>
                  <w:r w:rsidRPr="00000000" w:rsidDel="00000000" w:rsidR="00000000">
                    <w:rPr>
                      <w:rtl w:val="0"/>
                    </w:rPr>
                  </w:r>
                </w:sdtContent>
              </w:sdt>
            </w:p>
          </w:sdtContent>
        </w:sdt>
        <w:sdt>
          <w:sdtPr>
            <w:tag w:val="goog_rdk_696"/>
          </w:sdtPr>
          <w:sdtContent>
            <w:p w:rsidRPr="00000000" w:rsidDel="00000000" w:rsidRDefault="00000000" w:rsidR="00000000" w:rsidP="00000000" w14:paraId="000000C0">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bz0669qqwb9j">
                <w:sdt>
                  <w:sdtPr>
                    <w:tag w:val="goog_rdk_69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4.2.4. CONFIGURAÇÕES DA ANÁLISE DE MODELOS</w:t>
                    </w:r>
                  </w:sdtContent>
                </w:sdt>
              </w:hyperlink>
              <w:sdt>
                <w:sdtPr>
                  <w:tag w:val="goog_rdk_69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_heading=h.bz0669qqwb9j \h </w:instrText>
                <w:fldChar w:fldCharType="separate"/>
              </w:r>
              <w:sdt>
                <w:sdtPr>
                  <w:tag w:val="goog_rdk_69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27</w:t>
                  </w:r>
                </w:sdtContent>
              </w:sdt>
              <w:r w:rsidRPr="00000000" w:rsidDel="00000000" w:rsidR="00000000">
                <w:fldChar w:fldCharType="end"/>
              </w:r>
              <w:sdt>
                <w:sdtPr>
                  <w:tag w:val="goog_rdk_695"/>
                </w:sdtPr>
                <w:sdtContent>
                  <w:r w:rsidRPr="00000000" w:rsidDel="00000000" w:rsidR="00000000">
                    <w:rPr>
                      <w:rtl w:val="0"/>
                    </w:rPr>
                  </w:r>
                </w:sdtContent>
              </w:sdt>
            </w:p>
          </w:sdtContent>
        </w:sdt>
        <w:sdt>
          <w:sdtPr>
            <w:tag w:val="goog_rdk_701"/>
          </w:sdtPr>
          <w:sdtContent>
            <w:p w:rsidRPr="00000000" w:rsidDel="00000000" w:rsidRDefault="00000000" w:rsidR="00000000" w:rsidP="00000000" w14:paraId="000000C1">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jdsm1fr43c5">
                <w:sdt>
                  <w:sdtPr>
                    <w:tag w:val="goog_rdk_69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4.2.5 RESULTADO DOS MODELOS ANALISADOS</w:t>
                    </w:r>
                  </w:sdtContent>
                </w:sdt>
              </w:hyperlink>
              <w:sdt>
                <w:sdtPr>
                  <w:tag w:val="goog_rdk_69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_heading=h.jdsm1fr43c5 \h </w:instrText>
                <w:fldChar w:fldCharType="separate"/>
              </w:r>
              <w:sdt>
                <w:sdtPr>
                  <w:tag w:val="goog_rdk_69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28</w:t>
                  </w:r>
                </w:sdtContent>
              </w:sdt>
              <w:r w:rsidRPr="00000000" w:rsidDel="00000000" w:rsidR="00000000">
                <w:fldChar w:fldCharType="end"/>
              </w:r>
              <w:sdt>
                <w:sdtPr>
                  <w:tag w:val="goog_rdk_700"/>
                </w:sdtPr>
                <w:sdtContent>
                  <w:r w:rsidRPr="00000000" w:rsidDel="00000000" w:rsidR="00000000">
                    <w:rPr>
                      <w:rtl w:val="0"/>
                    </w:rPr>
                  </w:r>
                </w:sdtContent>
              </w:sdt>
            </w:p>
          </w:sdtContent>
        </w:sdt>
        <w:sdt>
          <w:sdtPr>
            <w:tag w:val="goog_rdk_706"/>
          </w:sdtPr>
          <w:sdtContent>
            <w:p w:rsidRPr="00000000" w:rsidDel="00000000" w:rsidRDefault="00000000" w:rsidR="00000000" w:rsidP="00000000" w14:paraId="000000C2">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eobnatfslybl">
                <w:sdt>
                  <w:sdtPr>
                    <w:tag w:val="goog_rdk_70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4.2.6 OTIMIZAÇÃO DO MELHOR MODELO ANALISADO</w:t>
                    </w:r>
                  </w:sdtContent>
                </w:sdt>
              </w:hyperlink>
              <w:sdt>
                <w:sdtPr>
                  <w:tag w:val="goog_rdk_70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_heading=h.eobnatfslybl \h </w:instrText>
                <w:fldChar w:fldCharType="separate"/>
              </w:r>
              <w:sdt>
                <w:sdtPr>
                  <w:tag w:val="goog_rdk_70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29</w:t>
                  </w:r>
                </w:sdtContent>
              </w:sdt>
              <w:r w:rsidRPr="00000000" w:rsidDel="00000000" w:rsidR="00000000">
                <w:fldChar w:fldCharType="end"/>
              </w:r>
              <w:sdt>
                <w:sdtPr>
                  <w:tag w:val="goog_rdk_705"/>
                </w:sdtPr>
                <w:sdtContent>
                  <w:r w:rsidRPr="00000000" w:rsidDel="00000000" w:rsidR="00000000">
                    <w:rPr>
                      <w:rtl w:val="0"/>
                    </w:rPr>
                  </w:r>
                </w:sdtContent>
              </w:sdt>
            </w:p>
          </w:sdtContent>
        </w:sdt>
        <w:sdt>
          <w:sdtPr>
            <w:tag w:val="goog_rdk_711"/>
          </w:sdtPr>
          <w:sdtContent>
            <w:p w:rsidRPr="00000000" w:rsidDel="00000000" w:rsidRDefault="00000000" w:rsidR="00000000" w:rsidP="00000000" w14:paraId="000000C3">
              <w:pPr>
                <w:tabs>
                  <w:tab w:val="right" w:pos="8786.511811023625"/>
                </w:tabs>
                <w:spacing w:line="240" w:before="60" w:lineRule="auto"/>
                <w:ind w:left="108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42lht2j99f75">
                <w:sdt>
                  <w:sdtPr>
                    <w:tag w:val="goog_rdk_70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4.2.7 NÍVEL DE IMPORTÂNCIA DAS VARIÁVEIS INDEPENDENTES</w:t>
                    </w:r>
                  </w:sdtContent>
                </w:sdt>
              </w:hyperlink>
              <w:sdt>
                <w:sdtPr>
                  <w:tag w:val="goog_rdk_70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_heading=h.42lht2j99f75 \h </w:instrText>
                <w:fldChar w:fldCharType="separate"/>
              </w:r>
              <w:sdt>
                <w:sdtPr>
                  <w:tag w:val="goog_rdk_70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30</w:t>
                  </w:r>
                </w:sdtContent>
              </w:sdt>
              <w:r w:rsidRPr="00000000" w:rsidDel="00000000" w:rsidR="00000000">
                <w:fldChar w:fldCharType="end"/>
              </w:r>
              <w:sdt>
                <w:sdtPr>
                  <w:tag w:val="goog_rdk_710"/>
                </w:sdtPr>
                <w:sdtContent>
                  <w:r w:rsidRPr="00000000" w:rsidDel="00000000" w:rsidR="00000000">
                    <w:rPr>
                      <w:rtl w:val="0"/>
                    </w:rPr>
                  </w:r>
                </w:sdtContent>
              </w:sdt>
            </w:p>
          </w:sdtContent>
        </w:sdt>
        <w:sdt>
          <w:sdtPr>
            <w:tag w:val="goog_rdk_716"/>
          </w:sdtPr>
          <w:sdtContent>
            <w:p w:rsidRPr="00000000" w:rsidDel="00000000" w:rsidRDefault="00000000" w:rsidR="00000000" w:rsidP="00000000" w14:paraId="000000C4">
              <w:pPr>
                <w:tabs>
                  <w:tab w:val="right" w:pos="8786.511811023625"/>
                </w:tabs>
                <w:spacing w:line="240" w:before="60" w:lineRule="auto"/>
                <w:ind w:left="36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an9hyxfb73sw">
                <w:sdt>
                  <w:sdtPr>
                    <w:tag w:val="goog_rdk_712"/>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5 CONCLUSÕES</w:t>
                    </w:r>
                  </w:sdtContent>
                </w:sdt>
              </w:hyperlink>
              <w:sdt>
                <w:sdtPr>
                  <w:tag w:val="goog_rdk_713"/>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_heading=h.an9hyxfb73sw \h </w:instrText>
                <w:fldChar w:fldCharType="separate"/>
              </w:r>
              <w:sdt>
                <w:sdtPr>
                  <w:tag w:val="goog_rdk_714"/>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31</w:t>
                  </w:r>
                </w:sdtContent>
              </w:sdt>
              <w:r w:rsidRPr="00000000" w:rsidDel="00000000" w:rsidR="00000000">
                <w:fldChar w:fldCharType="end"/>
              </w:r>
              <w:sdt>
                <w:sdtPr>
                  <w:tag w:val="goog_rdk_715"/>
                </w:sdtPr>
                <w:sdtContent>
                  <w:r w:rsidRPr="00000000" w:rsidDel="00000000" w:rsidR="00000000">
                    <w:rPr>
                      <w:rtl w:val="0"/>
                    </w:rPr>
                  </w:r>
                </w:sdtContent>
              </w:sdt>
            </w:p>
          </w:sdtContent>
        </w:sdt>
        <w:sdt>
          <w:sdtPr>
            <w:tag w:val="goog_rdk_721"/>
          </w:sdtPr>
          <w:sdtContent>
            <w:p w:rsidRPr="00000000" w:rsidDel="00000000" w:rsidRDefault="00000000" w:rsidR="00000000" w:rsidP="00000000" w14:paraId="000000C5">
              <w:pPr>
                <w:tabs>
                  <w:tab w:val="right" w:pos="8786.511811023625"/>
                </w:tabs>
                <w:spacing w:line="240" w:before="60" w:after="80" w:lineRule="auto"/>
                <w:ind w:left="360" w:firstLine="0"/>
                <w:rPr>
                  <w:rFonts w:hAnsi="Arial" w:cs="Arial" w:eastAsia="Arial" w:ascii="Arial"/>
                  <w:b w:val="0"/>
                  <w:i w:val="0"/>
                  <w:smallCaps w:val="1"/>
                  <w:strike w:val="0"/>
                  <w:color w:val="000000"/>
                  <w:u w:val="none"/>
                  <w:shd w:val="clear" w:fill="auto"/>
                  <w:vertAlign w:val="baseline"/>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pPr>
              <w:hyperlink w:anchor="_heading=h.grfi7xgncy39">
                <w:sdt>
                  <w:sdtPr>
                    <w:tag w:val="goog_rdk_717"/>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6 REFERÊNCIAS</w:t>
                    </w:r>
                  </w:sdtContent>
                </w:sdt>
              </w:hyperlink>
              <w:sdt>
                <w:sdtPr>
                  <w:tag w:val="goog_rdk_718"/>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ab/>
                  </w:r>
                </w:sdtContent>
              </w:sdt>
              <w:r w:rsidRPr="00000000" w:rsidDel="00000000" w:rsidR="00000000">
                <w:fldChar w:fldCharType="begin"/>
                <w:instrText xml:space="preserve"> PAGEREF _heading=h.grfi7xgncy39 \h </w:instrText>
                <w:fldChar w:fldCharType="separate"/>
              </w:r>
              <w:sdt>
                <w:sdtPr>
                  <w:tag w:val="goog_rdk_719"/>
                </w:sdtPr>
                <w:sdtContent>
                  <w:r w:rsidRPr="00000000" w:rsidDel="00000000" w:rsidR="00000000">
                    <w:rPr>
                      <w:rFonts w:hAnsi="Arial" w:cs="Arial" w:eastAsia="Arial" w:ascii="Arial"/>
                      <w:b w:val="0"/>
                      <w:i w:val="0"/>
                      <w:smallCaps w:val="1"/>
                      <w:strike w:val="0"/>
                      <w:color w:val="000000"/>
                      <w:u w:val="none"/>
                      <w:shd w:val="clear" w:fill="auto"/>
                      <w:vertAlign w:val="baseline"/>
                      <w:rtl w:val="0"/>
                      <w:rPrChange w:date="2022-04-27T21:31:15Z" w:author="Vinícius Russi" w:id="1">
                        <w:rPr>
                          <w:rFonts w:hAnsi="Arial" w:cs="Arial" w:eastAsia="Arial" w:ascii="Arial"/>
                          <w:b w:val="0"/>
                          <w:i w:val="0"/>
                          <w:smallCaps w:val="1"/>
                          <w:strike w:val="0"/>
                          <w:color w:val="000000"/>
                          <w:sz w:val="20"/>
                          <w:szCs w:val="20"/>
                          <w:u w:val="none"/>
                          <w:shd w:val="clear" w:fill="auto"/>
                          <w:vertAlign w:val="baseline"/>
                        </w:rPr>
                      </w:rPrChange>
                    </w:rPr>
                    <w:t xml:space="preserve">33</w:t>
                  </w:r>
                </w:sdtContent>
              </w:sdt>
              <w:r w:rsidRPr="00000000" w:rsidDel="00000000" w:rsidR="00000000">
                <w:fldChar w:fldCharType="end"/>
              </w:r>
              <w:sdt>
                <w:sdtPr>
                  <w:tag w:val="goog_rdk_720"/>
                </w:sdtPr>
                <w:sdtContent>
                  <w:r w:rsidRPr="00000000" w:rsidDel="00000000" w:rsidR="00000000">
                    <w:rPr>
                      <w:rtl w:val="0"/>
                    </w:rPr>
                  </w:r>
                </w:sdtContent>
              </w:sdt>
              <w:r w:rsidRPr="00000000" w:rsidDel="00000000" w:rsidR="00000000">
                <w:fldChar w:fldCharType="end"/>
              </w:r>
            </w:p>
          </w:sdtContent>
        </w:sdt>
      </w:sdtContent>
    </w:sdt>
    <w:sdt>
      <w:sdtPr>
        <w:tag w:val="goog_rdk_723"/>
      </w:sdtPr>
      <w:sdtContent>
        <w:p w:rsidRPr="00000000" w:rsidDel="00000000" w:rsidRDefault="00000000" w:rsidR="00000000" w:rsidP="00000000" w14:paraId="000000C6">
          <w:pPr>
            <w:rPr>
              <w:vertAlign w:val="baseline"/>
              <w:rPrChange w:date="2022-04-27T21:31:15Z" w:author="Vinícius Russi" w:id="1">
                <w:rPr>
                  <w:sz w:val="22"/>
                  <w:szCs w:val="22"/>
                  <w:vertAlign w:val="baseline"/>
                </w:rPr>
              </w:rPrChange>
            </w:rPr>
            <w:sectPr>
              <w:type w:val="nextPage"/>
              <w:pgSz w:w="11906" w:orient="portrait" w:h="16838"/>
              <w:pgMar w:bottom="1440" w:left="1440" w:footer="709" w:top="1440" w:right="1440" w:header="709"/>
              <w:pgNumType w:start="1"/>
              <w:sectPrChange w:date="2022-04-27T21:31:06Z" w:author="Vinícius Russi" w:id="0">
                <w:sectPr w:rsidRPr="000000" w:rsidDel="000000" w:rsidR="000000" w:rsidSect="000000">
                  <w:pgMar w:bottom="1701" w:left="1418" w:footer="709" w:top="1418" w:right="1701" w:header="709"/>
                  <w:pgNumType w:start="1"/>
                  <w:pgSz w:w="11906" w:orient="portrait" w:h="16838"/>
                  <w:type w:val="nextPage"/>
                </w:sectPr>
              </w:sectPrChange>
            </w:sectPr>
          </w:pPr>
          <w:sdt>
            <w:sdtPr>
              <w:tag w:val="goog_rdk_722"/>
            </w:sdtPr>
            <w:sdtContent>
              <w:r w:rsidRPr="00000000" w:rsidDel="00000000" w:rsidR="00000000">
                <w:rPr>
                  <w:rtl w:val="0"/>
                </w:rPr>
              </w:r>
            </w:sdtContent>
          </w:sdt>
        </w:p>
      </w:sdtContent>
    </w:sdt>
    <w:sdt>
      <w:sdtPr>
        <w:tag w:val="goog_rdk_725"/>
      </w:sdtPr>
      <w:sdtContent>
        <w:p w:rsidRPr="00000000" w:rsidDel="00000000" w:rsidRDefault="00000000" w:rsidR="00000000" w:rsidP="00000000" w14:paraId="000000C7">
          <w:pPr>
            <w:pStyle w:val="Heading2"/>
            <w:keepNext w:val="1"/>
            <w:keepLines w:val="1"/>
            <w:tabs>
              <w:tab w:val="center" w:pos="1520"/>
            </w:tabs>
            <w:spacing w:before="480" w:lineRule="auto"/>
            <w:ind w:left="-15" w:firstLine="0"/>
            <w:jc w:val="left"/>
            <w:rPr>
              <w:vertAlign w:val="baseline"/>
              <w:rPrChange w:date="2022-04-27T21:31:15Z" w:author="Vinícius Russi" w:id="1">
                <w:rPr>
                  <w:sz w:val="22"/>
                  <w:szCs w:val="22"/>
                  <w:vertAlign w:val="baseline"/>
                </w:rPr>
              </w:rPrChange>
            </w:rPr>
          </w:pPr>
          <w:bookmarkStart w:id="6" w:name="_heading=h.2tg9syeorxsw" w:colFirst="0" w:colLast="0"/>
          <w:bookmarkEnd w:id="6"/>
          <w:sdt>
            <w:sdtPr>
              <w:tag w:val="goog_rdk_724"/>
            </w:sdtPr>
            <w:sdtContent>
              <w:r w:rsidRPr="00000000" w:rsidDel="00000000" w:rsidR="00000000">
                <w:rPr>
                  <w:vertAlign w:val="baseline"/>
                  <w:rtl w:val="0"/>
                  <w:rPrChange w:date="2022-04-27T21:31:15Z" w:author="Vinícius Russi" w:id="1">
                    <w:rPr>
                      <w:sz w:val="22"/>
                      <w:szCs w:val="22"/>
                      <w:vertAlign w:val="baseline"/>
                    </w:rPr>
                  </w:rPrChange>
                </w:rPr>
                <w:t xml:space="preserve">1 INTRODUÇÃO </w:t>
              </w:r>
            </w:sdtContent>
          </w:sdt>
        </w:p>
      </w:sdtContent>
    </w:sdt>
    <w:sdt>
      <w:sdtPr>
        <w:tag w:val="goog_rdk_739"/>
      </w:sdtPr>
      <w:sdtContent>
        <w:p w:rsidRPr="00000000" w:rsidDel="00000000" w:rsidRDefault="00000000" w:rsidR="00000000" w:rsidP="00000000" w14:paraId="000000C8">
          <w:pPr>
            <w:ind w:firstLine="720"/>
            <w:rPr>
              <w:rPrChange w:date="2022-04-27T21:31:15Z" w:author="Vinícius Russi" w:id="1">
                <w:rPr>
                  <w:sz w:val="22"/>
                  <w:szCs w:val="22"/>
                </w:rPr>
              </w:rPrChange>
            </w:rPr>
          </w:pPr>
          <w:sdt>
            <w:sdtPr>
              <w:tag w:val="goog_rdk_726"/>
            </w:sdtPr>
            <w:sdtContent>
              <w:r w:rsidRPr="00000000" w:rsidDel="00000000" w:rsidR="00000000">
                <w:rPr>
                  <w:rtl w:val="0"/>
                  <w:rPrChange w:date="2022-04-27T21:31:15Z" w:author="Vinícius Russi" w:id="1">
                    <w:rPr>
                      <w:sz w:val="22"/>
                      <w:szCs w:val="22"/>
                    </w:rPr>
                  </w:rPrChange>
                </w:rPr>
                <w:t xml:space="preserve">A função Manutenção representa uma importante atividade em qualquer operação mecanizada, independente</w:t>
              </w:r>
            </w:sdtContent>
          </w:sdt>
          <w:sdt>
            <w:sdtPr>
              <w:tag w:val="goog_rdk_727"/>
            </w:sdtPr>
            <w:sdtContent>
              <w:ins w:date="2022-04-25T18:25:33Z" w:author="Ivans Dias" w:id="54"/>
              <w:sdt>
                <w:sdtPr>
                  <w:tag w:val="goog_rdk_728"/>
                </w:sdtPr>
                <w:sdtContent>
                  <w:ins w:date="2022-04-25T18:25:33Z" w:author="Ivans Dias" w:id="54">
                    <w:r w:rsidRPr="00000000" w:rsidDel="00000000" w:rsidR="00000000">
                      <w:rPr>
                        <w:rtl w:val="0"/>
                        <w:rPrChange w:date="2022-04-27T21:31:15Z" w:author="Vinícius Russi" w:id="1">
                          <w:rPr>
                            <w:sz w:val="22"/>
                            <w:szCs w:val="22"/>
                          </w:rPr>
                        </w:rPrChange>
                      </w:rPr>
                      <w:t xml:space="preserve">mente</w:t>
                    </w:r>
                  </w:ins>
                </w:sdtContent>
              </w:sdt>
              <w:ins w:date="2022-04-25T18:25:33Z" w:author="Ivans Dias" w:id="54"/>
            </w:sdtContent>
          </w:sdt>
          <w:sdt>
            <w:sdtPr>
              <w:tag w:val="goog_rdk_729"/>
            </w:sdtPr>
            <w:sdtContent>
              <w:r w:rsidRPr="00000000" w:rsidDel="00000000" w:rsidR="00000000">
                <w:rPr>
                  <w:rtl w:val="0"/>
                  <w:rPrChange w:date="2022-04-27T21:31:15Z" w:author="Vinícius Russi" w:id="1">
                    <w:rPr>
                      <w:sz w:val="22"/>
                      <w:szCs w:val="22"/>
                    </w:rPr>
                  </w:rPrChange>
                </w:rPr>
                <w:t xml:space="preserve"> da posição hierárquica que ocupa na corporação. As máquinas não são eternas</w:t>
              </w:r>
            </w:sdtContent>
          </w:sdt>
          <w:sdt>
            <w:sdtPr>
              <w:tag w:val="goog_rdk_730"/>
            </w:sdtPr>
            <w:sdtContent>
              <w:del w:date="2022-04-25T18:26:00Z" w:author="Ivans Dias" w:id="55"/>
              <w:sdt>
                <w:sdtPr>
                  <w:tag w:val="goog_rdk_731"/>
                </w:sdtPr>
                <w:sdtContent>
                  <w:del w:date="2022-04-25T18:26:00Z" w:author="Ivans Dias" w:id="55">
                    <w:r w:rsidRPr="00000000" w:rsidDel="00000000" w:rsidR="00000000">
                      <w:rPr>
                        <w:rtl w:val="0"/>
                        <w:rPrChange w:date="2022-04-27T21:31:15Z" w:author="Vinícius Russi" w:id="1">
                          <w:rPr>
                            <w:sz w:val="22"/>
                            <w:szCs w:val="22"/>
                          </w:rPr>
                        </w:rPrChange>
                      </w:rPr>
                      <w:delText xml:space="preserve">,</w:delText>
                    </w:r>
                  </w:del>
                </w:sdtContent>
              </w:sdt>
              <w:del w:date="2022-04-25T18:26:00Z" w:author="Ivans Dias" w:id="55"/>
            </w:sdtContent>
          </w:sdt>
          <w:sdt>
            <w:sdtPr>
              <w:tag w:val="goog_rdk_732"/>
            </w:sdtPr>
            <w:sdtContent>
              <w:r w:rsidRPr="00000000" w:rsidDel="00000000" w:rsidR="00000000">
                <w:rPr>
                  <w:rtl w:val="0"/>
                  <w:rPrChange w:date="2022-04-27T21:31:15Z" w:author="Vinícius Russi" w:id="1">
                    <w:rPr>
                      <w:sz w:val="22"/>
                      <w:szCs w:val="22"/>
                    </w:rPr>
                  </w:rPrChange>
                </w:rPr>
                <w:t xml:space="preserve"> e</w:t>
              </w:r>
            </w:sdtContent>
          </w:sdt>
          <w:sdt>
            <w:sdtPr>
              <w:tag w:val="goog_rdk_733"/>
            </w:sdtPr>
            <w:sdtContent>
              <w:ins w:date="2022-04-25T18:26:02Z" w:author="Ivans Dias" w:id="56"/>
              <w:sdt>
                <w:sdtPr>
                  <w:tag w:val="goog_rdk_734"/>
                </w:sdtPr>
                <w:sdtContent>
                  <w:ins w:date="2022-04-25T18:26:02Z" w:author="Ivans Dias" w:id="56">
                    <w:r w:rsidRPr="00000000" w:rsidDel="00000000" w:rsidR="00000000">
                      <w:rPr>
                        <w:rtl w:val="0"/>
                        <w:rPrChange w:date="2022-04-27T21:31:15Z" w:author="Vinícius Russi" w:id="1">
                          <w:rPr>
                            <w:sz w:val="22"/>
                            <w:szCs w:val="22"/>
                          </w:rPr>
                        </w:rPrChange>
                      </w:rPr>
                      <w:t xml:space="preserve">,</w:t>
                    </w:r>
                  </w:ins>
                </w:sdtContent>
              </w:sdt>
              <w:ins w:date="2022-04-25T18:26:02Z" w:author="Ivans Dias" w:id="56"/>
            </w:sdtContent>
          </w:sdt>
          <w:sdt>
            <w:sdtPr>
              <w:tag w:val="goog_rdk_735"/>
            </w:sdtPr>
            <w:sdtContent>
              <w:r w:rsidRPr="00000000" w:rsidDel="00000000" w:rsidR="00000000">
                <w:rPr>
                  <w:rtl w:val="0"/>
                  <w:rPrChange w:date="2022-04-27T21:31:15Z" w:author="Vinícius Russi" w:id="1">
                    <w:rPr>
                      <w:sz w:val="22"/>
                      <w:szCs w:val="22"/>
                    </w:rPr>
                  </w:rPrChange>
                </w:rPr>
                <w:t xml:space="preserve"> durante a sua vida útil</w:t>
              </w:r>
            </w:sdtContent>
          </w:sdt>
          <w:sdt>
            <w:sdtPr>
              <w:tag w:val="goog_rdk_736"/>
            </w:sdtPr>
            <w:sdtContent>
              <w:ins w:date="2022-04-25T18:26:06Z" w:author="Ivans Dias" w:id="57"/>
              <w:sdt>
                <w:sdtPr>
                  <w:tag w:val="goog_rdk_737"/>
                </w:sdtPr>
                <w:sdtContent>
                  <w:ins w:date="2022-04-25T18:26:06Z" w:author="Ivans Dias" w:id="57">
                    <w:r w:rsidRPr="00000000" w:rsidDel="00000000" w:rsidR="00000000">
                      <w:rPr>
                        <w:rtl w:val="0"/>
                        <w:rPrChange w:date="2022-04-27T21:31:15Z" w:author="Vinícius Russi" w:id="1">
                          <w:rPr>
                            <w:sz w:val="22"/>
                            <w:szCs w:val="22"/>
                          </w:rPr>
                        </w:rPrChange>
                      </w:rPr>
                      <w:t xml:space="preserve">,</w:t>
                    </w:r>
                  </w:ins>
                </w:sdtContent>
              </w:sdt>
              <w:ins w:date="2022-04-25T18:26:06Z" w:author="Ivans Dias" w:id="57"/>
            </w:sdtContent>
          </w:sdt>
          <w:sdt>
            <w:sdtPr>
              <w:tag w:val="goog_rdk_738"/>
            </w:sdtPr>
            <w:sdtContent>
              <w:r w:rsidRPr="00000000" w:rsidDel="00000000" w:rsidR="00000000">
                <w:rPr>
                  <w:rtl w:val="0"/>
                  <w:rPrChange w:date="2022-04-27T21:31:15Z" w:author="Vinícius Russi" w:id="1">
                    <w:rPr>
                      <w:sz w:val="22"/>
                      <w:szCs w:val="22"/>
                    </w:rPr>
                  </w:rPrChange>
                </w:rPr>
                <w:t xml:space="preserve"> precisam de um acompanhamento minucioso para que possam apresentar bom desempenho, com disponibilidade e confiabilidade favoráveis. Uma máquina, quando está em operação, custa caro. Parada, então, custa mais caro ainda, além de nada produzir (PACCOLA, 2017).</w:t>
              </w:r>
            </w:sdtContent>
          </w:sdt>
        </w:p>
      </w:sdtContent>
    </w:sdt>
    <w:sdt>
      <w:sdtPr>
        <w:tag w:val="goog_rdk_744"/>
      </w:sdtPr>
      <w:sdtContent>
        <w:p w:rsidRPr="00000000" w:rsidDel="00000000" w:rsidRDefault="00000000" w:rsidR="00000000" w:rsidP="00000000" w14:paraId="000000C9">
          <w:pPr>
            <w:ind w:firstLine="720"/>
            <w:rPr>
              <w:rPrChange w:date="2022-04-27T21:31:15Z" w:author="Vinícius Russi" w:id="1">
                <w:rPr>
                  <w:sz w:val="22"/>
                  <w:szCs w:val="22"/>
                </w:rPr>
              </w:rPrChange>
            </w:rPr>
          </w:pPr>
          <w:sdt>
            <w:sdtPr>
              <w:tag w:val="goog_rdk_740"/>
            </w:sdtPr>
            <w:sdtContent>
              <w:r w:rsidRPr="00000000" w:rsidDel="00000000" w:rsidR="00000000">
                <w:rPr>
                  <w:rtl w:val="0"/>
                  <w:rPrChange w:date="2022-04-27T21:31:15Z" w:author="Vinícius Russi" w:id="1">
                    <w:rPr>
                      <w:sz w:val="22"/>
                      <w:szCs w:val="22"/>
                    </w:rPr>
                  </w:rPrChange>
                </w:rPr>
                <w:t xml:space="preserve">Nesse contexto, sem estratégias visando a redução das manutenções corretivas, ou seja, aquelas que acontecem quando o equipamento efetivamente falha, não é possível cumprir os cronogramas de produção, ter um portfólio de produtos de qualidade e controlar (e tentar minimizar) os custos de produção. Esses fatores interferem diretamente na competitividade da indústria no mercado e</w:t>
              </w:r>
            </w:sdtContent>
          </w:sdt>
          <w:sdt>
            <w:sdtPr>
              <w:tag w:val="goog_rdk_741"/>
            </w:sdtPr>
            <w:sdtContent>
              <w:ins w:date="2022-04-25T18:27:13Z" w:author="Ivans Dias" w:id="58"/>
              <w:sdt>
                <w:sdtPr>
                  <w:tag w:val="goog_rdk_742"/>
                </w:sdtPr>
                <w:sdtContent>
                  <w:ins w:date="2022-04-25T18:27:13Z" w:author="Ivans Dias" w:id="58">
                    <w:r w:rsidRPr="00000000" w:rsidDel="00000000" w:rsidR="00000000">
                      <w:rPr>
                        <w:rtl w:val="0"/>
                        <w:rPrChange w:date="2022-04-27T21:31:15Z" w:author="Vinícius Russi" w:id="1">
                          <w:rPr>
                            <w:sz w:val="22"/>
                            <w:szCs w:val="22"/>
                          </w:rPr>
                        </w:rPrChange>
                      </w:rPr>
                      <w:t xml:space="preserve"> na</w:t>
                    </w:r>
                  </w:ins>
                </w:sdtContent>
              </w:sdt>
              <w:ins w:date="2022-04-25T18:27:13Z" w:author="Ivans Dias" w:id="58"/>
            </w:sdtContent>
          </w:sdt>
          <w:sdt>
            <w:sdtPr>
              <w:tag w:val="goog_rdk_743"/>
            </w:sdtPr>
            <w:sdtContent>
              <w:r w:rsidRPr="00000000" w:rsidDel="00000000" w:rsidR="00000000">
                <w:rPr>
                  <w:rtl w:val="0"/>
                  <w:rPrChange w:date="2022-04-27T21:31:15Z" w:author="Vinícius Russi" w:id="1">
                    <w:rPr>
                      <w:sz w:val="22"/>
                      <w:szCs w:val="22"/>
                    </w:rPr>
                  </w:rPrChange>
                </w:rPr>
                <w:t xml:space="preserve"> fidelidade dos clientes, que buscam produtos de qualidade e custo justo.</w:t>
              </w:r>
            </w:sdtContent>
          </w:sdt>
        </w:p>
      </w:sdtContent>
    </w:sdt>
    <w:sdt>
      <w:sdtPr>
        <w:tag w:val="goog_rdk_756"/>
      </w:sdtPr>
      <w:sdtContent>
        <w:p w:rsidRPr="00000000" w:rsidDel="00000000" w:rsidRDefault="00000000" w:rsidR="00000000" w:rsidP="00000000" w14:paraId="000000CA">
          <w:pPr>
            <w:ind w:firstLine="720"/>
            <w:rPr>
              <w:rPrChange w:date="2022-04-27T21:31:15Z" w:author="Vinícius Russi" w:id="1">
                <w:rPr>
                  <w:sz w:val="22"/>
                  <w:szCs w:val="22"/>
                </w:rPr>
              </w:rPrChange>
            </w:rPr>
          </w:pPr>
          <w:sdt>
            <w:sdtPr>
              <w:tag w:val="goog_rdk_745"/>
            </w:sdtPr>
            <w:sdtContent>
              <w:r w:rsidRPr="00000000" w:rsidDel="00000000" w:rsidR="00000000">
                <w:rPr>
                  <w:rtl w:val="0"/>
                  <w:rPrChange w:date="2022-04-27T21:31:15Z" w:author="Vinícius Russi" w:id="1">
                    <w:rPr>
                      <w:sz w:val="22"/>
                      <w:szCs w:val="22"/>
                    </w:rPr>
                  </w:rPrChange>
                </w:rPr>
                <w:t xml:space="preserve">Portanto, não é uma surpresa que a </w:t>
              </w:r>
            </w:sdtContent>
          </w:sdt>
          <w:sdt>
            <w:sdtPr>
              <w:tag w:val="goog_rdk_746"/>
            </w:sdtPr>
            <w:sdtContent>
              <w:ins w:date="2022-04-25T18:28:03Z" w:author="Ivans Dias" w:id="59"/>
              <w:sdt>
                <w:sdtPr>
                  <w:tag w:val="goog_rdk_747"/>
                </w:sdtPr>
                <w:sdtContent>
                  <w:ins w:date="2022-04-25T18:28:03Z" w:author="Ivans Dias" w:id="59">
                    <w:r w:rsidRPr="00000000" w:rsidDel="00000000" w:rsidR="00000000">
                      <w:rPr>
                        <w:rtl w:val="0"/>
                        <w:rPrChange w:date="2022-04-27T21:31:15Z" w:author="Vinícius Russi" w:id="1">
                          <w:rPr>
                            <w:sz w:val="22"/>
                            <w:szCs w:val="22"/>
                          </w:rPr>
                        </w:rPrChange>
                      </w:rPr>
                      <w:t xml:space="preserve">m</w:t>
                    </w:r>
                  </w:ins>
                </w:sdtContent>
              </w:sdt>
              <w:ins w:date="2022-04-25T18:28:03Z" w:author="Ivans Dias" w:id="59"/>
            </w:sdtContent>
          </w:sdt>
          <w:sdt>
            <w:sdtPr>
              <w:tag w:val="goog_rdk_748"/>
            </w:sdtPr>
            <w:sdtContent>
              <w:del w:date="2022-04-25T18:28:03Z" w:author="Ivans Dias" w:id="59"/>
              <w:sdt>
                <w:sdtPr>
                  <w:tag w:val="goog_rdk_749"/>
                </w:sdtPr>
                <w:sdtContent>
                  <w:del w:date="2022-04-25T18:28:03Z" w:author="Ivans Dias" w:id="59">
                    <w:r w:rsidRPr="00000000" w:rsidDel="00000000" w:rsidR="00000000">
                      <w:rPr>
                        <w:rtl w:val="0"/>
                        <w:rPrChange w:date="2022-04-27T21:31:15Z" w:author="Vinícius Russi" w:id="1">
                          <w:rPr>
                            <w:sz w:val="22"/>
                            <w:szCs w:val="22"/>
                          </w:rPr>
                        </w:rPrChange>
                      </w:rPr>
                      <w:delText xml:space="preserve">M</w:delText>
                    </w:r>
                  </w:del>
                </w:sdtContent>
              </w:sdt>
              <w:del w:date="2022-04-25T18:28:03Z" w:author="Ivans Dias" w:id="59"/>
            </w:sdtContent>
          </w:sdt>
          <w:sdt>
            <w:sdtPr>
              <w:tag w:val="goog_rdk_750"/>
            </w:sdtPr>
            <w:sdtContent>
              <w:r w:rsidRPr="00000000" w:rsidDel="00000000" w:rsidR="00000000">
                <w:rPr>
                  <w:rtl w:val="0"/>
                  <w:rPrChange w:date="2022-04-27T21:31:15Z" w:author="Vinícius Russi" w:id="1">
                    <w:rPr>
                      <w:sz w:val="22"/>
                      <w:szCs w:val="22"/>
                    </w:rPr>
                  </w:rPrChange>
                </w:rPr>
                <w:t xml:space="preserve">anutenção </w:t>
              </w:r>
            </w:sdtContent>
          </w:sdt>
          <w:sdt>
            <w:sdtPr>
              <w:tag w:val="goog_rdk_751"/>
            </w:sdtPr>
            <w:sdtContent>
              <w:ins w:date="2022-04-25T18:28:06Z" w:author="Ivans Dias" w:id="60"/>
              <w:sdt>
                <w:sdtPr>
                  <w:tag w:val="goog_rdk_752"/>
                </w:sdtPr>
                <w:sdtContent>
                  <w:ins w:date="2022-04-25T18:28:06Z" w:author="Ivans Dias" w:id="60">
                    <w:r w:rsidRPr="00000000" w:rsidDel="00000000" w:rsidR="00000000">
                      <w:rPr>
                        <w:rtl w:val="0"/>
                        <w:rPrChange w:date="2022-04-27T21:31:15Z" w:author="Vinícius Russi" w:id="1">
                          <w:rPr>
                            <w:sz w:val="22"/>
                            <w:szCs w:val="22"/>
                          </w:rPr>
                        </w:rPrChange>
                      </w:rPr>
                      <w:t xml:space="preserve">p</w:t>
                    </w:r>
                  </w:ins>
                </w:sdtContent>
              </w:sdt>
              <w:ins w:date="2022-04-25T18:28:06Z" w:author="Ivans Dias" w:id="60"/>
            </w:sdtContent>
          </w:sdt>
          <w:sdt>
            <w:sdtPr>
              <w:tag w:val="goog_rdk_753"/>
            </w:sdtPr>
            <w:sdtContent>
              <w:del w:date="2022-04-25T18:28:06Z" w:author="Ivans Dias" w:id="60"/>
              <w:sdt>
                <w:sdtPr>
                  <w:tag w:val="goog_rdk_754"/>
                </w:sdtPr>
                <w:sdtContent>
                  <w:del w:date="2022-04-25T18:28:06Z" w:author="Ivans Dias" w:id="60">
                    <w:r w:rsidRPr="00000000" w:rsidDel="00000000" w:rsidR="00000000">
                      <w:rPr>
                        <w:rtl w:val="0"/>
                        <w:rPrChange w:date="2022-04-27T21:31:15Z" w:author="Vinícius Russi" w:id="1">
                          <w:rPr>
                            <w:sz w:val="22"/>
                            <w:szCs w:val="22"/>
                          </w:rPr>
                        </w:rPrChange>
                      </w:rPr>
                      <w:delText xml:space="preserve">P</w:delText>
                    </w:r>
                  </w:del>
                </w:sdtContent>
              </w:sdt>
              <w:del w:date="2022-04-25T18:28:06Z" w:author="Ivans Dias" w:id="60"/>
            </w:sdtContent>
          </w:sdt>
          <w:sdt>
            <w:sdtPr>
              <w:tag w:val="goog_rdk_755"/>
            </w:sdtPr>
            <w:sdtContent>
              <w:r w:rsidRPr="00000000" w:rsidDel="00000000" w:rsidR="00000000">
                <w:rPr>
                  <w:rtl w:val="0"/>
                  <w:rPrChange w:date="2022-04-27T21:31:15Z" w:author="Vinícius Russi" w:id="1">
                    <w:rPr>
                      <w:sz w:val="22"/>
                      <w:szCs w:val="22"/>
                    </w:rPr>
                  </w:rPrChange>
                </w:rPr>
                <w:t xml:space="preserve">reventiva tenha emergido rapidamente como um dos principais casos de uso da Indústria 4.0. Sua implementação possibilita monitorar a integridade dos ativos, otimizar os cronogramas de manutenção e obter alertas em tempo real dos riscos operacionais, benefícios estes que vão de encontro com as necessidades atuais das organizações (EZRA, 2018).</w:t>
              </w:r>
            </w:sdtContent>
          </w:sdt>
        </w:p>
      </w:sdtContent>
    </w:sdt>
    <w:sdt>
      <w:sdtPr>
        <w:tag w:val="goog_rdk_763"/>
      </w:sdtPr>
      <w:sdtContent>
        <w:p w:rsidRPr="00000000" w:rsidDel="00000000" w:rsidRDefault="00000000" w:rsidR="00000000" w:rsidP="00000000" w14:paraId="000000CB">
          <w:pPr>
            <w:ind w:firstLine="720"/>
            <w:rPr>
              <w:rPrChange w:date="2022-04-27T21:31:15Z" w:author="Vinícius Russi" w:id="1">
                <w:rPr>
                  <w:sz w:val="22"/>
                  <w:szCs w:val="22"/>
                </w:rPr>
              </w:rPrChange>
            </w:rPr>
          </w:pPr>
          <w:sdt>
            <w:sdtPr>
              <w:tag w:val="goog_rdk_757"/>
            </w:sdtPr>
            <w:sdtContent>
              <w:r w:rsidRPr="00000000" w:rsidDel="00000000" w:rsidR="00000000">
                <w:rPr>
                  <w:rtl w:val="0"/>
                  <w:rPrChange w:date="2022-04-27T21:31:15Z" w:author="Vinícius Russi" w:id="1">
                    <w:rPr>
                      <w:sz w:val="22"/>
                      <w:szCs w:val="22"/>
                    </w:rPr>
                  </w:rPrChange>
                </w:rPr>
                <w:t xml:space="preserve">Dentre as técnicas utilizadas visando o aumento da manutenção preventiva, podemos citar as técnicas de </w:t>
              </w:r>
            </w:sdtContent>
          </w:sdt>
          <w:sdt>
            <w:sdtPr>
              <w:tag w:val="goog_rdk_758"/>
            </w:sdtPr>
            <w:sdtContent>
              <w:r w:rsidRPr="00000000" w:rsidDel="00000000" w:rsidR="00000000">
                <w:rPr>
                  <w:i w:val="1"/>
                  <w:rtl w:val="0"/>
                  <w:rPrChange w:date="2022-04-27T21:31:15Z" w:author="Vinícius Russi" w:id="1">
                    <w:rPr>
                      <w:i w:val="1"/>
                      <w:sz w:val="22"/>
                      <w:szCs w:val="22"/>
                    </w:rPr>
                  </w:rPrChange>
                </w:rPr>
                <w:t xml:space="preserve">Machine Learning ou ML</w:t>
              </w:r>
            </w:sdtContent>
          </w:sdt>
          <w:sdt>
            <w:sdtPr>
              <w:tag w:val="goog_rdk_759"/>
            </w:sdtPr>
            <w:sdtContent>
              <w:r w:rsidRPr="00000000" w:rsidDel="00000000" w:rsidR="00000000">
                <w:rPr>
                  <w:rtl w:val="0"/>
                  <w:rPrChange w:date="2022-04-27T21:31:15Z" w:author="Vinícius Russi" w:id="1">
                    <w:rPr>
                      <w:sz w:val="22"/>
                      <w:szCs w:val="22"/>
                    </w:rPr>
                  </w:rPrChange>
                </w:rPr>
                <w:t xml:space="preserve"> (em português Aprendizagem de Máquina), que é um método de auto aprendizado computadorizado que reside no centro da maioria dos aplicativos de Inteligência Artificial. Os modelos de ML combinam habilidades avançadas de aprendizado de padrões, com a capacidade de se adaptar à medida que as mudanças ocorrem nos dados de entrada (EZRA, 2018). Ou seja, seus algoritmos aprendem a partir dos dados a eles submetidos</w:t>
              </w:r>
            </w:sdtContent>
          </w:sdt>
          <w:sdt>
            <w:sdtPr>
              <w:tag w:val="goog_rdk_760"/>
            </w:sdtPr>
            <w:sdtContent>
              <w:ins w:date="2022-04-25T18:30:13Z" w:author="Ivans Dias" w:id="61"/>
              <w:sdt>
                <w:sdtPr>
                  <w:tag w:val="goog_rdk_761"/>
                </w:sdtPr>
                <w:sdtContent>
                  <w:ins w:date="2022-04-25T18:30:13Z" w:author="Ivans Dias" w:id="61">
                    <w:r w:rsidRPr="00000000" w:rsidDel="00000000" w:rsidR="00000000">
                      <w:rPr>
                        <w:rtl w:val="0"/>
                        <w:rPrChange w:date="2022-04-27T21:31:15Z" w:author="Vinícius Russi" w:id="1">
                          <w:rPr>
                            <w:sz w:val="22"/>
                            <w:szCs w:val="22"/>
                          </w:rPr>
                        </w:rPrChange>
                      </w:rPr>
                      <w:t xml:space="preserve">,</w:t>
                    </w:r>
                  </w:ins>
                </w:sdtContent>
              </w:sdt>
              <w:ins w:date="2022-04-25T18:30:13Z" w:author="Ivans Dias" w:id="61"/>
            </w:sdtContent>
          </w:sdt>
          <w:sdt>
            <w:sdtPr>
              <w:tag w:val="goog_rdk_762"/>
            </w:sdtPr>
            <w:sdtContent>
              <w:r w:rsidRPr="00000000" w:rsidDel="00000000" w:rsidR="00000000">
                <w:rPr>
                  <w:rtl w:val="0"/>
                  <w:rPrChange w:date="2022-04-27T21:31:15Z" w:author="Vinícius Russi" w:id="1">
                    <w:rPr>
                      <w:sz w:val="22"/>
                      <w:szCs w:val="22"/>
                    </w:rPr>
                  </w:rPrChange>
                </w:rPr>
                <w:t xml:space="preserve"> e, assim, as máquinas são treinadas para aprender a executar diferentes tarefas de forma autônoma. Logo, ao serem expostas a novos dados, elas se adaptam, a partir dos cálculos anteriores, e os padrões se moldam para oferecer respostas confiáveis (RICHTER, 2019).</w:t>
              </w:r>
            </w:sdtContent>
          </w:sdt>
        </w:p>
      </w:sdtContent>
    </w:sdt>
    <w:sdt>
      <w:sdtPr>
        <w:tag w:val="goog_rdk_786"/>
      </w:sdtPr>
      <w:sdtContent>
        <w:p w:rsidRPr="00000000" w:rsidDel="00000000" w:rsidRDefault="00000000" w:rsidR="00000000" w:rsidP="00000000" w14:paraId="000000CC">
          <w:pPr>
            <w:ind w:firstLine="720"/>
            <w:rPr>
              <w:rPrChange w:date="2022-04-27T21:31:15Z" w:author="Vinícius Russi" w:id="1">
                <w:rPr>
                  <w:sz w:val="22"/>
                  <w:szCs w:val="22"/>
                </w:rPr>
              </w:rPrChange>
            </w:rPr>
          </w:pPr>
          <w:sdt>
            <w:sdtPr>
              <w:tag w:val="goog_rdk_764"/>
            </w:sdtPr>
            <w:sdtContent>
              <w:r w:rsidRPr="00000000" w:rsidDel="00000000" w:rsidR="00000000">
                <w:rPr>
                  <w:rtl w:val="0"/>
                  <w:rPrChange w:date="2022-04-27T21:31:15Z" w:author="Vinícius Russi" w:id="1">
                    <w:rPr>
                      <w:sz w:val="22"/>
                      <w:szCs w:val="22"/>
                    </w:rPr>
                  </w:rPrChange>
                </w:rPr>
                <w:t xml:space="preserve">Sendo assim, es</w:t>
              </w:r>
            </w:sdtContent>
          </w:sdt>
          <w:sdt>
            <w:sdtPr>
              <w:tag w:val="goog_rdk_765"/>
            </w:sdtPr>
            <w:sdtContent>
              <w:del w:date="2022-04-25T18:34:36Z" w:author="Ivans Dias" w:id="62"/>
              <w:sdt>
                <w:sdtPr>
                  <w:tag w:val="goog_rdk_766"/>
                </w:sdtPr>
                <w:sdtContent>
                  <w:del w:date="2022-04-25T18:34:36Z" w:author="Ivans Dias" w:id="62">
                    <w:r w:rsidRPr="00000000" w:rsidDel="00000000" w:rsidR="00000000">
                      <w:rPr>
                        <w:rtl w:val="0"/>
                        <w:rPrChange w:date="2022-04-27T21:31:15Z" w:author="Vinícius Russi" w:id="1">
                          <w:rPr>
                            <w:sz w:val="22"/>
                            <w:szCs w:val="22"/>
                          </w:rPr>
                        </w:rPrChange>
                      </w:rPr>
                      <w:delText xml:space="preserve">s</w:delText>
                    </w:r>
                  </w:del>
                </w:sdtContent>
              </w:sdt>
              <w:del w:date="2022-04-25T18:34:36Z" w:author="Ivans Dias" w:id="62"/>
            </w:sdtContent>
          </w:sdt>
          <w:sdt>
            <w:sdtPr>
              <w:tag w:val="goog_rdk_767"/>
            </w:sdtPr>
            <w:sdtContent>
              <w:ins w:date="2022-04-25T18:34:36Z" w:author="Ivans Dias" w:id="62"/>
              <w:sdt>
                <w:sdtPr>
                  <w:tag w:val="goog_rdk_768"/>
                </w:sdtPr>
                <w:sdtContent>
                  <w:ins w:date="2022-04-25T18:34:36Z" w:author="Ivans Dias" w:id="62">
                    <w:r w:rsidRPr="00000000" w:rsidDel="00000000" w:rsidR="00000000">
                      <w:rPr>
                        <w:rtl w:val="0"/>
                        <w:rPrChange w:date="2022-04-27T21:31:15Z" w:author="Vinícius Russi" w:id="1">
                          <w:rPr>
                            <w:sz w:val="22"/>
                            <w:szCs w:val="22"/>
                          </w:rPr>
                        </w:rPrChange>
                      </w:rPr>
                      <w:t xml:space="preserve">t</w:t>
                    </w:r>
                  </w:ins>
                </w:sdtContent>
              </w:sdt>
              <w:ins w:date="2022-04-25T18:34:36Z" w:author="Ivans Dias" w:id="62"/>
            </w:sdtContent>
          </w:sdt>
          <w:sdt>
            <w:sdtPr>
              <w:tag w:val="goog_rdk_769"/>
            </w:sdtPr>
            <w:sdtContent>
              <w:r w:rsidRPr="00000000" w:rsidDel="00000000" w:rsidR="00000000">
                <w:rPr>
                  <w:rtl w:val="0"/>
                  <w:rPrChange w:date="2022-04-27T21:31:15Z" w:author="Vinícius Russi" w:id="1">
                    <w:rPr>
                      <w:sz w:val="22"/>
                      <w:szCs w:val="22"/>
                    </w:rPr>
                  </w:rPrChange>
                </w:rPr>
                <w:t xml:space="preserve">e projeto </w:t>
              </w:r>
            </w:sdtContent>
          </w:sdt>
          <w:sdt>
            <w:sdtPr>
              <w:tag w:val="goog_rdk_770"/>
            </w:sdtPr>
            <w:sdtContent>
              <w:del w:date="2022-04-25T18:34:41Z" w:author="Ivans Dias" w:id="63"/>
              <w:sdt>
                <w:sdtPr>
                  <w:tag w:val="goog_rdk_771"/>
                </w:sdtPr>
                <w:sdtContent>
                  <w:del w:date="2022-04-25T18:34:41Z" w:author="Ivans Dias" w:id="63">
                    <w:r w:rsidRPr="00000000" w:rsidDel="00000000" w:rsidR="00000000">
                      <w:rPr>
                        <w:rtl w:val="0"/>
                        <w:rPrChange w:date="2022-04-27T21:31:15Z" w:author="Vinícius Russi" w:id="1">
                          <w:rPr>
                            <w:sz w:val="22"/>
                            <w:szCs w:val="22"/>
                          </w:rPr>
                        </w:rPrChange>
                      </w:rPr>
                      <w:delText xml:space="preserve">teve por objetivo</w:delText>
                    </w:r>
                  </w:del>
                </w:sdtContent>
              </w:sdt>
              <w:del w:date="2022-04-25T18:34:41Z" w:author="Ivans Dias" w:id="63"/>
            </w:sdtContent>
          </w:sdt>
          <w:sdt>
            <w:sdtPr>
              <w:tag w:val="goog_rdk_772"/>
            </w:sdtPr>
            <w:sdtContent>
              <w:ins w:date="2022-04-25T18:34:41Z" w:author="Ivans Dias" w:id="63"/>
              <w:sdt>
                <w:sdtPr>
                  <w:tag w:val="goog_rdk_773"/>
                </w:sdtPr>
                <w:sdtContent>
                  <w:ins w:date="2022-04-25T18:34:41Z" w:author="Ivans Dias" w:id="63">
                    <w:r w:rsidRPr="00000000" w:rsidDel="00000000" w:rsidR="00000000">
                      <w:rPr>
                        <w:rtl w:val="0"/>
                        <w:rPrChange w:date="2022-04-27T21:31:15Z" w:author="Vinícius Russi" w:id="1">
                          <w:rPr>
                            <w:sz w:val="22"/>
                            <w:szCs w:val="22"/>
                          </w:rPr>
                        </w:rPrChange>
                      </w:rPr>
                      <w:t xml:space="preserve">se propõe a</w:t>
                    </w:r>
                  </w:ins>
                </w:sdtContent>
              </w:sdt>
              <w:ins w:date="2022-04-25T18:34:41Z" w:author="Ivans Dias" w:id="63"/>
            </w:sdtContent>
          </w:sdt>
          <w:sdt>
            <w:sdtPr>
              <w:tag w:val="goog_rdk_774"/>
            </w:sdtPr>
            <w:sdtContent>
              <w:r w:rsidRPr="00000000" w:rsidDel="00000000" w:rsidR="00000000">
                <w:rPr>
                  <w:rtl w:val="0"/>
                  <w:rPrChange w:date="2022-04-27T21:31:15Z" w:author="Vinícius Russi" w:id="1">
                    <w:rPr>
                      <w:sz w:val="22"/>
                      <w:szCs w:val="22"/>
                    </w:rPr>
                  </w:rPrChange>
                </w:rPr>
                <w:t xml:space="preserve"> analisar modelos de aprendizado de máquina aplicados </w:t>
              </w:r>
            </w:sdtContent>
          </w:sdt>
          <w:sdt>
            <w:sdtPr>
              <w:tag w:val="goog_rdk_775"/>
            </w:sdtPr>
            <w:sdtContent>
              <w:del w:date="2022-04-25T18:35:19Z" w:author="Ivans Dias" w:id="64"/>
              <w:sdt>
                <w:sdtPr>
                  <w:tag w:val="goog_rdk_776"/>
                </w:sdtPr>
                <w:sdtContent>
                  <w:del w:date="2022-04-25T18:35:19Z" w:author="Ivans Dias" w:id="64">
                    <w:r w:rsidRPr="00000000" w:rsidDel="00000000" w:rsidR="00000000">
                      <w:rPr>
                        <w:rtl w:val="0"/>
                        <w:rPrChange w:date="2022-04-27T21:31:15Z" w:author="Vinícius Russi" w:id="1">
                          <w:rPr>
                            <w:sz w:val="22"/>
                            <w:szCs w:val="22"/>
                          </w:rPr>
                        </w:rPrChange>
                      </w:rPr>
                      <w:delText xml:space="preserve">a</w:delText>
                    </w:r>
                  </w:del>
                </w:sdtContent>
              </w:sdt>
              <w:del w:date="2022-04-25T18:35:19Z" w:author="Ivans Dias" w:id="64"/>
            </w:sdtContent>
          </w:sdt>
          <w:sdt>
            <w:sdtPr>
              <w:tag w:val="goog_rdk_777"/>
            </w:sdtPr>
            <w:sdtContent>
              <w:ins w:date="2022-04-25T18:35:19Z" w:author="Ivans Dias" w:id="64"/>
              <w:sdt>
                <w:sdtPr>
                  <w:tag w:val="goog_rdk_778"/>
                </w:sdtPr>
                <w:sdtContent>
                  <w:ins w:date="2022-04-25T18:35:19Z" w:author="Ivans Dias" w:id="64">
                    <w:r w:rsidRPr="00000000" w:rsidDel="00000000" w:rsidR="00000000">
                      <w:rPr>
                        <w:rtl w:val="0"/>
                        <w:rPrChange w:date="2022-04-27T21:31:15Z" w:author="Vinícius Russi" w:id="1">
                          <w:rPr>
                            <w:sz w:val="22"/>
                            <w:szCs w:val="22"/>
                          </w:rPr>
                        </w:rPrChange>
                      </w:rPr>
                      <w:t xml:space="preserve">à</w:t>
                    </w:r>
                  </w:ins>
                </w:sdtContent>
              </w:sdt>
              <w:ins w:date="2022-04-25T18:35:19Z" w:author="Ivans Dias" w:id="64"/>
            </w:sdtContent>
          </w:sdt>
          <w:sdt>
            <w:sdtPr>
              <w:tag w:val="goog_rdk_779"/>
            </w:sdtPr>
            <w:sdtContent>
              <w:r w:rsidRPr="00000000" w:rsidDel="00000000" w:rsidR="00000000">
                <w:rPr>
                  <w:rtl w:val="0"/>
                  <w:rPrChange w:date="2022-04-27T21:31:15Z" w:author="Vinícius Russi" w:id="1">
                    <w:rPr>
                      <w:sz w:val="22"/>
                      <w:szCs w:val="22"/>
                    </w:rPr>
                  </w:rPrChange>
                </w:rPr>
                <w:t xml:space="preserve"> base de dados histórica de manutenção de empresas florestais</w:t>
              </w:r>
            </w:sdtContent>
          </w:sdt>
          <w:sdt>
            <w:sdtPr>
              <w:tag w:val="goog_rdk_780"/>
            </w:sdtPr>
            <w:sdtContent>
              <w:ins w:date="2022-04-25T18:35:26Z" w:author="Ivans Dias" w:id="65"/>
              <w:sdt>
                <w:sdtPr>
                  <w:tag w:val="goog_rdk_781"/>
                </w:sdtPr>
                <w:sdtContent>
                  <w:ins w:date="2022-04-25T18:35:26Z" w:author="Ivans Dias" w:id="65">
                    <w:r w:rsidRPr="00000000" w:rsidDel="00000000" w:rsidR="00000000">
                      <w:rPr>
                        <w:rtl w:val="0"/>
                        <w:rPrChange w:date="2022-04-27T21:31:15Z" w:author="Vinícius Russi" w:id="1">
                          <w:rPr>
                            <w:sz w:val="22"/>
                            <w:szCs w:val="22"/>
                          </w:rPr>
                        </w:rPrChange>
                      </w:rPr>
                      <w:t xml:space="preserve">,</w:t>
                    </w:r>
                  </w:ins>
                </w:sdtContent>
              </w:sdt>
              <w:ins w:date="2022-04-25T18:35:26Z" w:author="Ivans Dias" w:id="65"/>
            </w:sdtContent>
          </w:sdt>
          <w:sdt>
            <w:sdtPr>
              <w:tag w:val="goog_rdk_782"/>
            </w:sdtPr>
            <w:sdtContent>
              <w:r w:rsidRPr="00000000" w:rsidDel="00000000" w:rsidR="00000000">
                <w:rPr>
                  <w:rtl w:val="0"/>
                  <w:rPrChange w:date="2022-04-27T21:31:15Z" w:author="Vinícius Russi" w:id="1">
                    <w:rPr>
                      <w:sz w:val="22"/>
                      <w:szCs w:val="22"/>
                    </w:rPr>
                  </w:rPrChange>
                </w:rPr>
                <w:t xml:space="preserve"> com o objetivo de predizer potencial momento de falha dos equipamentos, aumentando potencialmente a precisão das manutenções preventivas realizadas nos equipamentos.</w:t>
              </w:r>
            </w:sdtContent>
          </w:sdt>
          <w:sdt>
            <w:sdtPr>
              <w:tag w:val="goog_rdk_783"/>
            </w:sdtPr>
            <w:sdtContent>
              <w:del w:date="2022-04-27T20:13:08Z" w:author="Vinícius Russi" w:id="66"/>
              <w:sdt>
                <w:sdtPr>
                  <w:tag w:val="goog_rdk_784"/>
                </w:sdtPr>
                <w:sdtContent>
                  <w:del w:date="2022-04-27T20:13:08Z" w:author="Vinícius Russi" w:id="66">
                    <w:r w:rsidRPr="00000000" w:rsidDel="00000000" w:rsidR="00000000">
                      <w:rPr>
                        <w:rtl w:val="0"/>
                        <w:rPrChange w:date="2022-04-27T21:31:15Z" w:author="Vinícius Russi" w:id="1">
                          <w:rPr>
                            <w:sz w:val="22"/>
                            <w:szCs w:val="22"/>
                          </w:rPr>
                        </w:rPrChange>
                      </w:rPr>
                      <w:delText xml:space="preserve">  </w:delText>
                    </w:r>
                  </w:del>
                </w:sdtContent>
              </w:sdt>
              <w:del w:date="2022-04-27T20:13:08Z" w:author="Vinícius Russi" w:id="66"/>
            </w:sdtContent>
          </w:sdt>
          <w:sdt>
            <w:sdtPr>
              <w:tag w:val="goog_rdk_785"/>
            </w:sdtPr>
            <w:sdtContent>
              <w:r w:rsidRPr="00000000" w:rsidDel="00000000" w:rsidR="00000000">
                <w:rPr>
                  <w:rtl w:val="0"/>
                </w:rPr>
              </w:r>
            </w:sdtContent>
          </w:sdt>
        </w:p>
      </w:sdtContent>
    </w:sdt>
    <w:sdt>
      <w:sdtPr>
        <w:tag w:val="goog_rdk_789"/>
      </w:sdtPr>
      <w:sdtContent>
        <w:p w:rsidRPr="00000000" w:rsidDel="00000000" w:rsidRDefault="00000000" w:rsidR="00000000" w:rsidP="00000000" w14:paraId="000000CD">
          <w:pPr>
            <w:pStyle w:val="Heading2"/>
            <w:ind w:firstLine="0"/>
            <w:rPr>
              <w:rPrChange w:date="2022-04-27T21:31:15Z" w:author="Vinícius Russi" w:id="1">
                <w:rPr/>
              </w:rPrChange>
            </w:rPr>
          </w:pPr>
          <w:bookmarkStart w:id="7" w:name="_heading=h.c88p9l8d5d8" w:colFirst="0" w:colLast="0"/>
          <w:bookmarkEnd w:id="7"/>
          <w:sdt>
            <w:sdtPr>
              <w:tag w:val="goog_rdk_787"/>
            </w:sdtPr>
            <w:sdtContent>
              <w:r w:rsidRPr="00000000" w:rsidDel="00000000" w:rsidR="00000000">
                <w:rPr>
                  <w:vertAlign w:val="baseline"/>
                  <w:rtl w:val="0"/>
                  <w:rPrChange w:date="2022-04-27T21:31:15Z" w:author="Vinícius Russi" w:id="1">
                    <w:rPr>
                      <w:vertAlign w:val="baseline"/>
                    </w:rPr>
                  </w:rPrChange>
                </w:rPr>
                <w:t xml:space="preserve">2</w:t>
              </w:r>
            </w:sdtContent>
          </w:sdt>
          <w:sdt>
            <w:sdtPr>
              <w:tag w:val="goog_rdk_788"/>
            </w:sdtPr>
            <w:sdtContent>
              <w:r w:rsidRPr="00000000" w:rsidDel="00000000" w:rsidR="00000000">
                <w:rPr>
                  <w:rtl w:val="0"/>
                  <w:rPrChange w:date="2022-04-27T21:31:15Z" w:author="Vinícius Russi" w:id="1">
                    <w:rPr/>
                  </w:rPrChange>
                </w:rPr>
                <w:t xml:space="preserve"> FUNDAMENTAÇÃO TEÓRICA</w:t>
              </w:r>
            </w:sdtContent>
          </w:sdt>
        </w:p>
      </w:sdtContent>
    </w:sdt>
    <w:sdt>
      <w:sdtPr>
        <w:tag w:val="goog_rdk_791"/>
      </w:sdtPr>
      <w:sdtContent>
        <w:p w:rsidRPr="00000000" w:rsidDel="00000000" w:rsidRDefault="00000000" w:rsidR="00000000" w:rsidP="00000000" w14:paraId="000000CE">
          <w:pPr>
            <w:pStyle w:val="Heading3"/>
            <w:ind w:firstLine="0"/>
            <w:rPr>
              <w:rPrChange w:date="2022-04-27T21:31:15Z" w:author="Vinícius Russi" w:id="1">
                <w:rPr>
                  <w:sz w:val="22"/>
                  <w:szCs w:val="22"/>
                </w:rPr>
              </w:rPrChange>
            </w:rPr>
          </w:pPr>
          <w:bookmarkStart w:id="8" w:name="_heading=h.rddn0k6ama0f" w:colFirst="0" w:colLast="0"/>
          <w:bookmarkEnd w:id="8"/>
          <w:sdt>
            <w:sdtPr>
              <w:tag w:val="goog_rdk_790"/>
            </w:sdtPr>
            <w:sdtContent>
              <w:r w:rsidRPr="00000000" w:rsidDel="00000000" w:rsidR="00000000">
                <w:rPr>
                  <w:rtl w:val="0"/>
                  <w:rPrChange w:date="2022-04-27T21:31:15Z" w:author="Vinícius Russi" w:id="1">
                    <w:rPr>
                      <w:sz w:val="22"/>
                      <w:szCs w:val="22"/>
                    </w:rPr>
                  </w:rPrChange>
                </w:rPr>
                <w:t xml:space="preserve">2.1 FALHA EM EQUIPAMENTOS MÓVEIS</w:t>
              </w:r>
            </w:sdtContent>
          </w:sdt>
        </w:p>
      </w:sdtContent>
    </w:sdt>
    <w:sdt>
      <w:sdtPr>
        <w:tag w:val="goog_rdk_806"/>
      </w:sdtPr>
      <w:sdtContent>
        <w:p w:rsidRPr="00000000" w:rsidDel="00000000" w:rsidRDefault="00000000" w:rsidR="00000000" w:rsidP="00000000" w14:paraId="000000CF">
          <w:pPr>
            <w:ind w:firstLine="720"/>
            <w:rPr>
              <w:rPrChange w:date="2022-04-27T21:31:15Z" w:author="Vinícius Russi" w:id="1">
                <w:rPr>
                  <w:sz w:val="22"/>
                  <w:szCs w:val="22"/>
                </w:rPr>
              </w:rPrChange>
            </w:rPr>
          </w:pPr>
          <w:sdt>
            <w:sdtPr>
              <w:tag w:val="goog_rdk_792"/>
            </w:sdtPr>
            <w:sdtContent>
              <w:r w:rsidRPr="00000000" w:rsidDel="00000000" w:rsidR="00000000">
                <w:rPr>
                  <w:rtl w:val="0"/>
                  <w:rPrChange w:date="2022-04-27T21:31:15Z" w:author="Vinícius Russi" w:id="1">
                    <w:rPr>
                      <w:sz w:val="22"/>
                      <w:szCs w:val="22"/>
                    </w:rPr>
                  </w:rPrChange>
                </w:rPr>
                <w:t xml:space="preserve">Diante da intensificação de uma economia globalizada, houve um crescimento na demanda por equipamentos e sistemas com melhor desempenho aliado ao baixo custo. Também surgiu a necessidade de redução na probabilidade de ocorrência de falhas nos produtos, considerando que essas falhas podem levar a um aumento dos custos dos produtos </w:t>
              </w:r>
            </w:sdtContent>
          </w:sdt>
          <w:sdt>
            <w:sdtPr>
              <w:tag w:val="goog_rdk_793"/>
            </w:sdtPr>
            <w:sdtContent>
              <w:del w:date="2022-04-25T18:36:10Z" w:author="Ivans Dias" w:id="67"/>
              <w:sdt>
                <w:sdtPr>
                  <w:tag w:val="goog_rdk_794"/>
                </w:sdtPr>
                <w:sdtContent>
                  <w:del w:date="2022-04-25T18:36:10Z" w:author="Ivans Dias" w:id="67">
                    <w:r w:rsidRPr="00000000" w:rsidDel="00000000" w:rsidR="00000000">
                      <w:rPr>
                        <w:rtl w:val="0"/>
                        <w:rPrChange w:date="2022-04-27T21:31:15Z" w:author="Vinícius Russi" w:id="1">
                          <w:rPr>
                            <w:sz w:val="22"/>
                            <w:szCs w:val="22"/>
                          </w:rPr>
                        </w:rPrChange>
                      </w:rPr>
                      <w:delText xml:space="preserve">ou</w:delText>
                    </w:r>
                  </w:del>
                </w:sdtContent>
              </w:sdt>
              <w:del w:date="2022-04-25T18:36:10Z" w:author="Ivans Dias" w:id="67"/>
            </w:sdtContent>
          </w:sdt>
          <w:sdt>
            <w:sdtPr>
              <w:tag w:val="goog_rdk_795"/>
            </w:sdtPr>
            <w:sdtContent>
              <w:ins w:date="2022-04-25T18:36:10Z" w:author="Ivans Dias" w:id="67"/>
              <w:sdt>
                <w:sdtPr>
                  <w:tag w:val="goog_rdk_796"/>
                </w:sdtPr>
                <w:sdtContent>
                  <w:ins w:date="2022-04-25T18:36:10Z" w:author="Ivans Dias" w:id="67">
                    <w:r w:rsidRPr="00000000" w:rsidDel="00000000" w:rsidR="00000000">
                      <w:rPr>
                        <w:rtl w:val="0"/>
                        <w:rPrChange w:date="2022-04-27T21:31:15Z" w:author="Vinícius Russi" w:id="1">
                          <w:rPr>
                            <w:sz w:val="22"/>
                            <w:szCs w:val="22"/>
                          </w:rPr>
                        </w:rPrChange>
                      </w:rPr>
                      <w:t xml:space="preserve">e</w:t>
                    </w:r>
                  </w:ins>
                </w:sdtContent>
              </w:sdt>
              <w:ins w:date="2022-04-25T18:36:10Z" w:author="Ivans Dias" w:id="67"/>
            </w:sdtContent>
          </w:sdt>
          <w:sdt>
            <w:sdtPr>
              <w:tag w:val="goog_rdk_797"/>
            </w:sdtPr>
            <w:sdtContent>
              <w:r w:rsidRPr="00000000" w:rsidDel="00000000" w:rsidR="00000000">
                <w:rPr>
                  <w:rtl w:val="0"/>
                  <w:rPrChange w:date="2022-04-27T21:31:15Z" w:author="Vinícius Russi" w:id="1">
                    <w:rPr>
                      <w:sz w:val="22"/>
                      <w:szCs w:val="22"/>
                    </w:rPr>
                  </w:rPrChange>
                </w:rPr>
                <w:t xml:space="preserve"> até</w:t>
              </w:r>
            </w:sdtContent>
          </w:sdt>
          <w:sdt>
            <w:sdtPr>
              <w:tag w:val="goog_rdk_798"/>
            </w:sdtPr>
            <w:sdtContent>
              <w:ins w:date="2022-04-25T18:36:16Z" w:author="Ivans Dias" w:id="68"/>
              <w:sdt>
                <w:sdtPr>
                  <w:tag w:val="goog_rdk_799"/>
                </w:sdtPr>
                <w:sdtContent>
                  <w:ins w:date="2022-04-25T18:36:16Z" w:author="Ivans Dias" w:id="68">
                    <w:r w:rsidRPr="00000000" w:rsidDel="00000000" w:rsidR="00000000">
                      <w:rPr>
                        <w:rtl w:val="0"/>
                        <w:rPrChange w:date="2022-04-27T21:31:15Z" w:author="Vinícius Russi" w:id="1">
                          <w:rPr>
                            <w:sz w:val="22"/>
                            <w:szCs w:val="22"/>
                          </w:rPr>
                        </w:rPrChange>
                      </w:rPr>
                      <w:t xml:space="preserve"> a</w:t>
                    </w:r>
                  </w:ins>
                </w:sdtContent>
              </w:sdt>
              <w:ins w:date="2022-04-25T18:36:16Z" w:author="Ivans Dias" w:id="68"/>
            </w:sdtContent>
          </w:sdt>
          <w:sdt>
            <w:sdtPr>
              <w:tag w:val="goog_rdk_800"/>
            </w:sdtPr>
            <w:sdtContent>
              <w:r w:rsidRPr="00000000" w:rsidDel="00000000" w:rsidR="00000000">
                <w:rPr>
                  <w:rtl w:val="0"/>
                  <w:rPrChange w:date="2022-04-27T21:31:15Z" w:author="Vinícius Russi" w:id="1">
                    <w:rPr>
                      <w:sz w:val="22"/>
                      <w:szCs w:val="22"/>
                    </w:rPr>
                  </w:rPrChange>
                </w:rPr>
                <w:t xml:space="preserve"> acidentes. Com a análise e minimização dos diversos tipos de falhas, busca-se o aumento da confiabilidade dos equipamentos (FOGLIATTO</w:t>
              </w:r>
            </w:sdtContent>
          </w:sdt>
          <w:sdt>
            <w:sdtPr>
              <w:tag w:val="goog_rdk_801"/>
            </w:sdtPr>
            <w:sdtContent>
              <w:ins w:date="2022-04-27T21:34:05Z" w:author="Vinícius Russi" w:id="69"/>
              <w:sdt>
                <w:sdtPr>
                  <w:tag w:val="goog_rdk_802"/>
                </w:sdtPr>
                <w:sdtContent>
                  <w:ins w:date="2022-04-27T21:34:05Z" w:author="Vinícius Russi" w:id="69">
                    <w:r w:rsidRPr="00000000" w:rsidDel="00000000" w:rsidR="00000000">
                      <w:rPr>
                        <w:rtl w:val="0"/>
                        <w:rPrChange w:date="2022-04-27T21:31:15Z" w:author="Vinícius Russi" w:id="1">
                          <w:rPr>
                            <w:sz w:val="22"/>
                            <w:szCs w:val="22"/>
                          </w:rPr>
                        </w:rPrChange>
                      </w:rPr>
                      <w:t xml:space="preserve">;</w:t>
                    </w:r>
                  </w:ins>
                </w:sdtContent>
              </w:sdt>
              <w:ins w:date="2022-04-27T21:34:05Z" w:author="Vinícius Russi" w:id="69"/>
            </w:sdtContent>
          </w:sdt>
          <w:sdt>
            <w:sdtPr>
              <w:tag w:val="goog_rdk_803"/>
            </w:sdtPr>
            <w:sdtContent>
              <w:del w:date="2022-04-27T21:34:05Z" w:author="Vinícius Russi" w:id="69"/>
              <w:sdt>
                <w:sdtPr>
                  <w:tag w:val="goog_rdk_804"/>
                </w:sdtPr>
                <w:sdtContent>
                  <w:del w:date="2022-04-27T21:34:05Z" w:author="Vinícius Russi" w:id="69">
                    <w:r w:rsidRPr="00000000" w:rsidDel="00000000" w:rsidR="00000000">
                      <w:rPr>
                        <w:rtl w:val="0"/>
                        <w:rPrChange w:date="2022-04-27T21:31:15Z" w:author="Vinícius Russi" w:id="1">
                          <w:rPr>
                            <w:sz w:val="22"/>
                            <w:szCs w:val="22"/>
                          </w:rPr>
                        </w:rPrChange>
                      </w:rPr>
                      <w:delText xml:space="preserve"> e</w:delText>
                    </w:r>
                  </w:del>
                </w:sdtContent>
              </w:sdt>
              <w:del w:date="2022-04-27T21:34:05Z" w:author="Vinícius Russi" w:id="69"/>
            </w:sdtContent>
          </w:sdt>
          <w:sdt>
            <w:sdtPr>
              <w:tag w:val="goog_rdk_805"/>
            </w:sdtPr>
            <w:sdtContent>
              <w:r w:rsidRPr="00000000" w:rsidDel="00000000" w:rsidR="00000000">
                <w:rPr>
                  <w:rtl w:val="0"/>
                  <w:rPrChange w:date="2022-04-27T21:31:15Z" w:author="Vinícius Russi" w:id="1">
                    <w:rPr>
                      <w:sz w:val="22"/>
                      <w:szCs w:val="22"/>
                    </w:rPr>
                  </w:rPrChange>
                </w:rPr>
                <w:t xml:space="preserve"> RIBEIRO, 2009).</w:t>
              </w:r>
            </w:sdtContent>
          </w:sdt>
        </w:p>
      </w:sdtContent>
    </w:sdt>
    <w:sdt>
      <w:sdtPr>
        <w:tag w:val="goog_rdk_821"/>
      </w:sdtPr>
      <w:sdtContent>
        <w:p w:rsidRPr="00000000" w:rsidDel="00000000" w:rsidRDefault="00000000" w:rsidR="00000000" w:rsidP="00000000" w14:paraId="000000D0">
          <w:pPr>
            <w:ind w:firstLine="720"/>
            <w:rPr>
              <w:rPrChange w:date="2022-04-27T21:31:15Z" w:author="Vinícius Russi" w:id="1">
                <w:rPr>
                  <w:sz w:val="22"/>
                  <w:szCs w:val="22"/>
                </w:rPr>
              </w:rPrChange>
            </w:rPr>
          </w:pPr>
          <w:sdt>
            <w:sdtPr>
              <w:tag w:val="goog_rdk_807"/>
            </w:sdtPr>
            <w:sdtContent>
              <w:r w:rsidRPr="00000000" w:rsidDel="00000000" w:rsidR="00000000">
                <w:rPr>
                  <w:rtl w:val="0"/>
                  <w:rPrChange w:date="2022-04-27T21:31:15Z" w:author="Vinícius Russi" w:id="1">
                    <w:rPr>
                      <w:sz w:val="22"/>
                      <w:szCs w:val="22"/>
                    </w:rPr>
                  </w:rPrChange>
                </w:rPr>
                <w:t xml:space="preserve">De acordo com Anzanello </w:t>
              </w:r>
            </w:sdtContent>
          </w:sdt>
          <w:sdt>
            <w:sdtPr>
              <w:tag w:val="goog_rdk_808"/>
            </w:sdtPr>
            <w:sdtContent>
              <w:r w:rsidRPr="00000000" w:rsidDel="00000000" w:rsidR="00000000">
                <w:rPr>
                  <w:rtl w:val="0"/>
                  <w:rPrChange w:date="2022-04-27T21:31:15Z" w:author="Vinícius Russi" w:id="1">
                    <w:rPr>
                      <w:sz w:val="22"/>
                      <w:szCs w:val="22"/>
                    </w:rPr>
                  </w:rPrChange>
                </w:rPr>
                <w:t xml:space="preserve">et al</w:t>
              </w:r>
            </w:sdtContent>
          </w:sdt>
          <w:sdt>
            <w:sdtPr>
              <w:tag w:val="goog_rdk_809"/>
            </w:sdtPr>
            <w:sdtContent>
              <w:r w:rsidRPr="00000000" w:rsidDel="00000000" w:rsidR="00000000">
                <w:rPr>
                  <w:rtl w:val="0"/>
                  <w:rPrChange w:date="2022-04-27T21:31:15Z" w:author="Vinícius Russi" w:id="1">
                    <w:rPr>
                      <w:sz w:val="22"/>
                      <w:szCs w:val="22"/>
                    </w:rPr>
                  </w:rPrChange>
                </w:rPr>
                <w:t xml:space="preserve">. (2003), a confiabilidade pode ser definida como a probabilidade de um sistema operar de maneira satisfatória (sem falhas) em um período de tempo conhecido e </w:t>
              </w:r>
            </w:sdtContent>
          </w:sdt>
          <w:sdt>
            <w:sdtPr>
              <w:tag w:val="goog_rdk_810"/>
            </w:sdtPr>
            <w:sdtContent>
              <w:ins w:date="2022-04-25T18:36:53Z" w:author="Ivans Dias" w:id="70"/>
              <w:sdt>
                <w:sdtPr>
                  <w:tag w:val="goog_rdk_811"/>
                </w:sdtPr>
                <w:sdtContent>
                  <w:ins w:date="2022-04-25T18:36:53Z" w:author="Ivans Dias" w:id="70">
                    <w:r w:rsidRPr="00000000" w:rsidDel="00000000" w:rsidR="00000000">
                      <w:rPr>
                        <w:rtl w:val="0"/>
                        <w:rPrChange w:date="2022-04-27T21:31:15Z" w:author="Vinícius Russi" w:id="1">
                          <w:rPr>
                            <w:sz w:val="22"/>
                            <w:szCs w:val="22"/>
                          </w:rPr>
                        </w:rPrChange>
                      </w:rPr>
                      <w:t xml:space="preserve">em </w:t>
                    </w:r>
                  </w:ins>
                </w:sdtContent>
              </w:sdt>
              <w:ins w:date="2022-04-25T18:36:53Z" w:author="Ivans Dias" w:id="70"/>
            </w:sdtContent>
          </w:sdt>
          <w:sdt>
            <w:sdtPr>
              <w:tag w:val="goog_rdk_812"/>
            </w:sdtPr>
            <w:sdtContent>
              <w:r w:rsidRPr="00000000" w:rsidDel="00000000" w:rsidR="00000000">
                <w:rPr>
                  <w:rtl w:val="0"/>
                  <w:rPrChange w:date="2022-04-27T21:31:15Z" w:author="Vinícius Russi" w:id="1">
                    <w:rPr>
                      <w:sz w:val="22"/>
                      <w:szCs w:val="22"/>
                    </w:rPr>
                  </w:rPrChange>
                </w:rPr>
                <w:t xml:space="preserve">condições definidas no projeto. Em algumas situações, a confiabilidade deve ter um nível extremamente alto, </w:t>
              </w:r>
            </w:sdtContent>
          </w:sdt>
          <w:sdt>
            <w:sdtPr>
              <w:tag w:val="goog_rdk_813"/>
            </w:sdtPr>
            <w:sdtContent>
              <w:del w:date="2022-04-25T18:37:04Z" w:author="Ivans Dias" w:id="71"/>
              <w:sdt>
                <w:sdtPr>
                  <w:tag w:val="goog_rdk_814"/>
                </w:sdtPr>
                <w:sdtContent>
                  <w:del w:date="2022-04-25T18:37:04Z" w:author="Ivans Dias" w:id="71">
                    <w:r w:rsidRPr="00000000" w:rsidDel="00000000" w:rsidR="00000000">
                      <w:rPr>
                        <w:rtl w:val="0"/>
                        <w:rPrChange w:date="2022-04-27T21:31:15Z" w:author="Vinícius Russi" w:id="1">
                          <w:rPr>
                            <w:sz w:val="22"/>
                            <w:szCs w:val="22"/>
                          </w:rPr>
                        </w:rPrChange>
                      </w:rPr>
                      <w:delText xml:space="preserve">pela</w:delText>
                    </w:r>
                  </w:del>
                </w:sdtContent>
              </w:sdt>
              <w:del w:date="2022-04-25T18:37:04Z" w:author="Ivans Dias" w:id="71"/>
            </w:sdtContent>
          </w:sdt>
          <w:sdt>
            <w:sdtPr>
              <w:tag w:val="goog_rdk_815"/>
            </w:sdtPr>
            <w:sdtContent>
              <w:ins w:date="2022-04-25T18:37:04Z" w:author="Ivans Dias" w:id="71"/>
              <w:sdt>
                <w:sdtPr>
                  <w:tag w:val="goog_rdk_816"/>
                </w:sdtPr>
                <w:sdtContent>
                  <w:ins w:date="2022-04-25T18:37:04Z" w:author="Ivans Dias" w:id="71">
                    <w:r w:rsidRPr="00000000" w:rsidDel="00000000" w:rsidR="00000000">
                      <w:rPr>
                        <w:rtl w:val="0"/>
                        <w:rPrChange w:date="2022-04-27T21:31:15Z" w:author="Vinícius Russi" w:id="1">
                          <w:rPr>
                            <w:sz w:val="22"/>
                            <w:szCs w:val="22"/>
                          </w:rPr>
                        </w:rPrChange>
                      </w:rPr>
                      <w:t xml:space="preserve">devido às</w:t>
                    </w:r>
                  </w:ins>
                </w:sdtContent>
              </w:sdt>
              <w:ins w:date="2022-04-25T18:37:04Z" w:author="Ivans Dias" w:id="71"/>
            </w:sdtContent>
          </w:sdt>
          <w:sdt>
            <w:sdtPr>
              <w:tag w:val="goog_rdk_817"/>
            </w:sdtPr>
            <w:sdtContent>
              <w:r w:rsidRPr="00000000" w:rsidDel="00000000" w:rsidR="00000000">
                <w:rPr>
                  <w:rtl w:val="0"/>
                  <w:rPrChange w:date="2022-04-27T21:31:15Z" w:author="Vinícius Russi" w:id="1">
                    <w:rPr>
                      <w:sz w:val="22"/>
                      <w:szCs w:val="22"/>
                    </w:rPr>
                  </w:rPrChange>
                </w:rPr>
                <w:t xml:space="preserve"> consequência</w:t>
              </w:r>
            </w:sdtContent>
          </w:sdt>
          <w:sdt>
            <w:sdtPr>
              <w:tag w:val="goog_rdk_818"/>
            </w:sdtPr>
            <w:sdtContent>
              <w:ins w:date="2022-04-25T18:37:11Z" w:author="Ivans Dias" w:id="72"/>
              <w:sdt>
                <w:sdtPr>
                  <w:tag w:val="goog_rdk_819"/>
                </w:sdtPr>
                <w:sdtContent>
                  <w:ins w:date="2022-04-25T18:37:11Z" w:author="Ivans Dias" w:id="72">
                    <w:r w:rsidRPr="00000000" w:rsidDel="00000000" w:rsidR="00000000">
                      <w:rPr>
                        <w:rtl w:val="0"/>
                        <w:rPrChange w:date="2022-04-27T21:31:15Z" w:author="Vinícius Russi" w:id="1">
                          <w:rPr>
                            <w:sz w:val="22"/>
                            <w:szCs w:val="22"/>
                          </w:rPr>
                        </w:rPrChange>
                      </w:rPr>
                      <w:t xml:space="preserve">s</w:t>
                    </w:r>
                  </w:ins>
                </w:sdtContent>
              </w:sdt>
              <w:ins w:date="2022-04-25T18:37:11Z" w:author="Ivans Dias" w:id="72"/>
            </w:sdtContent>
          </w:sdt>
          <w:sdt>
            <w:sdtPr>
              <w:tag w:val="goog_rdk_820"/>
            </w:sdtPr>
            <w:sdtContent>
              <w:r w:rsidRPr="00000000" w:rsidDel="00000000" w:rsidR="00000000">
                <w:rPr>
                  <w:rtl w:val="0"/>
                  <w:rPrChange w:date="2022-04-27T21:31:15Z" w:author="Vinícius Russi" w:id="1">
                    <w:rPr>
                      <w:sz w:val="22"/>
                      <w:szCs w:val="22"/>
                    </w:rPr>
                  </w:rPrChange>
                </w:rPr>
                <w:t xml:space="preserve"> que a falha pode ocasionar. As ocorrências de falhas são toleradas em algumas situações, mas podem gerar danos à imagem de uma empresa.</w:t>
              </w:r>
            </w:sdtContent>
          </w:sdt>
        </w:p>
      </w:sdtContent>
    </w:sdt>
    <w:sdt>
      <w:sdtPr>
        <w:tag w:val="goog_rdk_838"/>
      </w:sdtPr>
      <w:sdtContent>
        <w:p w:rsidRPr="00000000" w:rsidDel="00000000" w:rsidRDefault="00000000" w:rsidR="00000000" w:rsidP="00000000" w14:paraId="000000D1">
          <w:pPr>
            <w:ind w:firstLine="720"/>
            <w:rPr>
              <w:rPrChange w:date="2022-04-27T21:31:15Z" w:author="Vinícius Russi" w:id="1">
                <w:rPr>
                  <w:sz w:val="22"/>
                  <w:szCs w:val="22"/>
                </w:rPr>
              </w:rPrChange>
            </w:rPr>
          </w:pPr>
          <w:sdt>
            <w:sdtPr>
              <w:tag w:val="goog_rdk_822"/>
            </w:sdtPr>
            <w:sdtContent>
              <w:r w:rsidRPr="00000000" w:rsidDel="00000000" w:rsidR="00000000">
                <w:rPr>
                  <w:rtl w:val="0"/>
                  <w:rPrChange w:date="2022-04-27T21:31:15Z" w:author="Vinícius Russi" w:id="1">
                    <w:rPr>
                      <w:sz w:val="22"/>
                      <w:szCs w:val="22"/>
                    </w:rPr>
                  </w:rPrChange>
                </w:rPr>
                <w:t xml:space="preserve">Assim, a falha pode ser definida como uma inoperância de um produto, que não executa a função para a qual foi projetado (WUTTKE</w:t>
              </w:r>
            </w:sdtContent>
          </w:sdt>
          <w:sdt>
            <w:sdtPr>
              <w:tag w:val="goog_rdk_823"/>
            </w:sdtPr>
            <w:sdtContent>
              <w:ins w:date="2022-04-27T21:44:58Z" w:author="Vinícius Russi" w:id="73"/>
              <w:sdt>
                <w:sdtPr>
                  <w:tag w:val="goog_rdk_824"/>
                </w:sdtPr>
                <w:sdtContent>
                  <w:ins w:date="2022-04-27T21:44:58Z" w:author="Vinícius Russi" w:id="73">
                    <w:r w:rsidRPr="00000000" w:rsidDel="00000000" w:rsidR="00000000">
                      <w:rPr>
                        <w:rtl w:val="0"/>
                        <w:rPrChange w:date="2022-04-27T21:31:15Z" w:author="Vinícius Russi" w:id="1">
                          <w:rPr>
                            <w:sz w:val="22"/>
                            <w:szCs w:val="22"/>
                          </w:rPr>
                        </w:rPrChange>
                      </w:rPr>
                      <w:t xml:space="preserve">;</w:t>
                    </w:r>
                  </w:ins>
                </w:sdtContent>
              </w:sdt>
              <w:ins w:date="2022-04-27T21:44:58Z" w:author="Vinícius Russi" w:id="73"/>
            </w:sdtContent>
          </w:sdt>
          <w:sdt>
            <w:sdtPr>
              <w:tag w:val="goog_rdk_825"/>
            </w:sdtPr>
            <w:sdtContent>
              <w:del w:date="2022-04-27T21:44:58Z" w:author="Vinícius Russi" w:id="73"/>
              <w:sdt>
                <w:sdtPr>
                  <w:tag w:val="goog_rdk_826"/>
                </w:sdtPr>
                <w:sdtContent>
                  <w:del w:date="2022-04-27T21:44:58Z" w:author="Vinícius Russi" w:id="73">
                    <w:r w:rsidRPr="00000000" w:rsidDel="00000000" w:rsidR="00000000">
                      <w:rPr>
                        <w:rtl w:val="0"/>
                        <w:rPrChange w:date="2022-04-27T21:31:15Z" w:author="Vinícius Russi" w:id="1">
                          <w:rPr>
                            <w:sz w:val="22"/>
                            <w:szCs w:val="22"/>
                          </w:rPr>
                        </w:rPrChange>
                      </w:rPr>
                      <w:delText xml:space="preserve"> e</w:delText>
                    </w:r>
                  </w:del>
                </w:sdtContent>
              </w:sdt>
              <w:del w:date="2022-04-27T21:44:58Z" w:author="Vinícius Russi" w:id="73"/>
            </w:sdtContent>
          </w:sdt>
          <w:sdt>
            <w:sdtPr>
              <w:tag w:val="goog_rdk_827"/>
            </w:sdtPr>
            <w:sdtContent>
              <w:r w:rsidRPr="00000000" w:rsidDel="00000000" w:rsidR="00000000">
                <w:rPr>
                  <w:rtl w:val="0"/>
                  <w:rPrChange w:date="2022-04-27T21:31:15Z" w:author="Vinícius Russi" w:id="1">
                    <w:rPr>
                      <w:sz w:val="22"/>
                      <w:szCs w:val="22"/>
                    </w:rPr>
                  </w:rPrChange>
                </w:rPr>
                <w:t xml:space="preserve"> </w:t>
              </w:r>
            </w:sdtContent>
          </w:sdt>
          <w:sdt>
            <w:sdtPr>
              <w:tag w:val="goog_rdk_828"/>
            </w:sdtPr>
            <w:sdtContent>
              <w:r w:rsidRPr="00000000" w:rsidDel="00000000" w:rsidR="00000000">
                <w:rPr>
                  <w:rtl w:val="0"/>
                  <w:rPrChange w:date="2022-04-27T21:31:15Z" w:author="Vinícius Russi" w:id="1">
                    <w:rPr>
                      <w:sz w:val="22"/>
                      <w:szCs w:val="22"/>
                    </w:rPr>
                  </w:rPrChange>
                </w:rPr>
                <w:t xml:space="preserve">SELLITO,</w:t>
              </w:r>
            </w:sdtContent>
          </w:sdt>
          <w:sdt>
            <w:sdtPr>
              <w:tag w:val="goog_rdk_829"/>
            </w:sdtPr>
            <w:sdtContent>
              <w:r w:rsidRPr="00000000" w:rsidDel="00000000" w:rsidR="00000000">
                <w:rPr>
                  <w:rtl w:val="0"/>
                  <w:rPrChange w:date="2022-04-27T21:31:15Z" w:author="Vinícius Russi" w:id="1">
                    <w:rPr>
                      <w:sz w:val="22"/>
                      <w:szCs w:val="22"/>
                    </w:rPr>
                  </w:rPrChange>
                </w:rPr>
                <w:t xml:space="preserve"> 2008). Uma falha pode gerar uma situação indesejada como uma simples parada de máquina, prejuízos financeiros, e até algo pior</w:t>
              </w:r>
            </w:sdtContent>
          </w:sdt>
          <w:sdt>
            <w:sdtPr>
              <w:tag w:val="goog_rdk_830"/>
            </w:sdtPr>
            <w:sdtContent>
              <w:ins w:date="2022-04-25T18:37:48Z" w:author="Ivans Dias" w:id="74"/>
              <w:sdt>
                <w:sdtPr>
                  <w:tag w:val="goog_rdk_831"/>
                </w:sdtPr>
                <w:sdtContent>
                  <w:ins w:date="2022-04-25T18:37:48Z" w:author="Ivans Dias" w:id="74">
                    <w:r w:rsidRPr="00000000" w:rsidDel="00000000" w:rsidR="00000000">
                      <w:rPr>
                        <w:rtl w:val="0"/>
                        <w:rPrChange w:date="2022-04-27T21:31:15Z" w:author="Vinícius Russi" w:id="1">
                          <w:rPr>
                            <w:sz w:val="22"/>
                            <w:szCs w:val="22"/>
                          </w:rPr>
                        </w:rPrChange>
                      </w:rPr>
                      <w:t xml:space="preserve">,</w:t>
                    </w:r>
                  </w:ins>
                </w:sdtContent>
              </w:sdt>
              <w:ins w:date="2022-04-25T18:37:48Z" w:author="Ivans Dias" w:id="74"/>
            </w:sdtContent>
          </w:sdt>
          <w:sdt>
            <w:sdtPr>
              <w:tag w:val="goog_rdk_832"/>
            </w:sdtPr>
            <w:sdtContent>
              <w:r w:rsidRPr="00000000" w:rsidDel="00000000" w:rsidR="00000000">
                <w:rPr>
                  <w:rtl w:val="0"/>
                  <w:rPrChange w:date="2022-04-27T21:31:15Z" w:author="Vinícius Russi" w:id="1">
                    <w:rPr>
                      <w:sz w:val="22"/>
                      <w:szCs w:val="22"/>
                    </w:rPr>
                  </w:rPrChange>
                </w:rPr>
                <w:t xml:space="preserve"> como o risco </w:t>
              </w:r>
            </w:sdtContent>
          </w:sdt>
          <w:sdt>
            <w:sdtPr>
              <w:tag w:val="goog_rdk_833"/>
            </w:sdtPr>
            <w:sdtContent>
              <w:del w:date="2022-04-25T18:37:41Z" w:author="Ivans Dias" w:id="75"/>
              <w:sdt>
                <w:sdtPr>
                  <w:tag w:val="goog_rdk_834"/>
                </w:sdtPr>
                <w:sdtContent>
                  <w:del w:date="2022-04-25T18:37:41Z" w:author="Ivans Dias" w:id="75">
                    <w:r w:rsidRPr="00000000" w:rsidDel="00000000" w:rsidR="00000000">
                      <w:rPr>
                        <w:rtl w:val="0"/>
                        <w:rPrChange w:date="2022-04-27T21:31:15Z" w:author="Vinícius Russi" w:id="1">
                          <w:rPr>
                            <w:sz w:val="22"/>
                            <w:szCs w:val="22"/>
                          </w:rPr>
                        </w:rPrChange>
                      </w:rPr>
                      <w:delText xml:space="preserve">de</w:delText>
                    </w:r>
                  </w:del>
                </w:sdtContent>
              </w:sdt>
              <w:del w:date="2022-04-25T18:37:41Z" w:author="Ivans Dias" w:id="75"/>
            </w:sdtContent>
          </w:sdt>
          <w:sdt>
            <w:sdtPr>
              <w:tag w:val="goog_rdk_835"/>
            </w:sdtPr>
            <w:sdtContent>
              <w:ins w:date="2022-04-25T18:37:41Z" w:author="Ivans Dias" w:id="75"/>
              <w:sdt>
                <w:sdtPr>
                  <w:tag w:val="goog_rdk_836"/>
                </w:sdtPr>
                <w:sdtContent>
                  <w:ins w:date="2022-04-25T18:37:41Z" w:author="Ivans Dias" w:id="75">
                    <w:r w:rsidRPr="00000000" w:rsidDel="00000000" w:rsidR="00000000">
                      <w:rPr>
                        <w:rtl w:val="0"/>
                        <w:rPrChange w:date="2022-04-27T21:31:15Z" w:author="Vinícius Russi" w:id="1">
                          <w:rPr>
                            <w:sz w:val="22"/>
                            <w:szCs w:val="22"/>
                          </w:rPr>
                        </w:rPrChange>
                      </w:rPr>
                      <w:t xml:space="preserve">para as</w:t>
                    </w:r>
                  </w:ins>
                </w:sdtContent>
              </w:sdt>
              <w:ins w:date="2022-04-25T18:37:41Z" w:author="Ivans Dias" w:id="75"/>
            </w:sdtContent>
          </w:sdt>
          <w:sdt>
            <w:sdtPr>
              <w:tag w:val="goog_rdk_837"/>
            </w:sdtPr>
            <w:sdtContent>
              <w:r w:rsidRPr="00000000" w:rsidDel="00000000" w:rsidR="00000000">
                <w:rPr>
                  <w:rtl w:val="0"/>
                  <w:rPrChange w:date="2022-04-27T21:31:15Z" w:author="Vinícius Russi" w:id="1">
                    <w:rPr>
                      <w:sz w:val="22"/>
                      <w:szCs w:val="22"/>
                    </w:rPr>
                  </w:rPrChange>
                </w:rPr>
                <w:t xml:space="preserve"> vidas humanas. Logo, não devem ser poupados esforços para minimizar e evitar os riscos de uma falha (LAFRAIA, 2001).</w:t>
              </w:r>
            </w:sdtContent>
          </w:sdt>
        </w:p>
      </w:sdtContent>
    </w:sdt>
    <w:sdt>
      <w:sdtPr>
        <w:tag w:val="goog_rdk_845"/>
      </w:sdtPr>
      <w:sdtContent>
        <w:p w:rsidRPr="00000000" w:rsidDel="00000000" w:rsidRDefault="00000000" w:rsidR="00000000" w:rsidP="00000000" w14:paraId="000000D2">
          <w:pPr>
            <w:ind w:firstLine="720"/>
            <w:rPr>
              <w:rPrChange w:date="2022-04-27T21:31:15Z" w:author="Vinícius Russi" w:id="1">
                <w:rPr>
                  <w:sz w:val="22"/>
                  <w:szCs w:val="22"/>
                </w:rPr>
              </w:rPrChange>
            </w:rPr>
          </w:pPr>
          <w:sdt>
            <w:sdtPr>
              <w:tag w:val="goog_rdk_839"/>
            </w:sdtPr>
            <w:sdtContent>
              <w:r w:rsidRPr="00000000" w:rsidDel="00000000" w:rsidR="00000000">
                <w:rPr>
                  <w:rtl w:val="0"/>
                  <w:rPrChange w:date="2022-04-27T21:31:15Z" w:author="Vinícius Russi" w:id="1">
                    <w:rPr>
                      <w:sz w:val="22"/>
                      <w:szCs w:val="22"/>
                    </w:rPr>
                  </w:rPrChange>
                </w:rPr>
                <w:t xml:space="preserve">Nesse contexto, novas técnicas foram desenvolvidas no setor de manutenção, dentre elas a manutenção preditiva, que tem como objetivo minimizar ou evitar a queda no desempenho, seguindo um plano previamente elaborado, basead</w:t>
              </w:r>
            </w:sdtContent>
          </w:sdt>
          <w:sdt>
            <w:sdtPr>
              <w:tag w:val="goog_rdk_840"/>
            </w:sdtPr>
            <w:sdtContent>
              <w:del w:date="2022-04-25T18:38:23Z" w:author="Ivans Dias" w:id="76"/>
              <w:sdt>
                <w:sdtPr>
                  <w:tag w:val="goog_rdk_841"/>
                </w:sdtPr>
                <w:sdtContent>
                  <w:del w:date="2022-04-25T18:38:23Z" w:author="Ivans Dias" w:id="76">
                    <w:r w:rsidRPr="00000000" w:rsidDel="00000000" w:rsidR="00000000">
                      <w:rPr>
                        <w:rtl w:val="0"/>
                        <w:rPrChange w:date="2022-04-27T21:31:15Z" w:author="Vinícius Russi" w:id="1">
                          <w:rPr>
                            <w:sz w:val="22"/>
                            <w:szCs w:val="22"/>
                          </w:rPr>
                        </w:rPrChange>
                      </w:rPr>
                      <w:delText xml:space="preserve">a</w:delText>
                    </w:r>
                  </w:del>
                </w:sdtContent>
              </w:sdt>
              <w:del w:date="2022-04-25T18:38:23Z" w:author="Ivans Dias" w:id="76"/>
            </w:sdtContent>
          </w:sdt>
          <w:sdt>
            <w:sdtPr>
              <w:tag w:val="goog_rdk_842"/>
            </w:sdtPr>
            <w:sdtContent>
              <w:ins w:date="2022-04-25T18:38:23Z" w:author="Ivans Dias" w:id="76"/>
              <w:sdt>
                <w:sdtPr>
                  <w:tag w:val="goog_rdk_843"/>
                </w:sdtPr>
                <w:sdtContent>
                  <w:ins w:date="2022-04-25T18:38:23Z" w:author="Ivans Dias" w:id="76">
                    <w:r w:rsidRPr="00000000" w:rsidDel="00000000" w:rsidR="00000000">
                      <w:rPr>
                        <w:rtl w:val="0"/>
                        <w:rPrChange w:date="2022-04-27T21:31:15Z" w:author="Vinícius Russi" w:id="1">
                          <w:rPr>
                            <w:sz w:val="22"/>
                            <w:szCs w:val="22"/>
                          </w:rPr>
                        </w:rPrChange>
                      </w:rPr>
                      <w:t xml:space="preserve">o</w:t>
                    </w:r>
                  </w:ins>
                </w:sdtContent>
              </w:sdt>
              <w:ins w:date="2022-04-25T18:38:23Z" w:author="Ivans Dias" w:id="76"/>
            </w:sdtContent>
          </w:sdt>
          <w:sdt>
            <w:sdtPr>
              <w:tag w:val="goog_rdk_844"/>
            </w:sdtPr>
            <w:sdtContent>
              <w:r w:rsidRPr="00000000" w:rsidDel="00000000" w:rsidR="00000000">
                <w:rPr>
                  <w:rtl w:val="0"/>
                  <w:rPrChange w:date="2022-04-27T21:31:15Z" w:author="Vinícius Russi" w:id="1">
                    <w:rPr>
                      <w:sz w:val="22"/>
                      <w:szCs w:val="22"/>
                    </w:rPr>
                  </w:rPrChange>
                </w:rPr>
                <w:t xml:space="preserve"> nos intervalos definidos de tempos em tempos, sempre visando prolongar a vida útil das máquinas e equipamentos, garantindo assim o aumento da eficiência e da produtividade (KARDEC; NASCIF, 2009).</w:t>
              </w:r>
            </w:sdtContent>
          </w:sdt>
        </w:p>
      </w:sdtContent>
    </w:sdt>
    <w:sdt>
      <w:sdtPr>
        <w:tag w:val="goog_rdk_849"/>
      </w:sdtPr>
      <w:sdtContent>
        <w:p w:rsidRPr="00000000" w:rsidDel="00000000" w:rsidRDefault="00000000" w:rsidR="00000000" w:rsidP="00000000" w14:paraId="000000D3">
          <w:pPr>
            <w:ind w:firstLine="720"/>
            <w:rPr>
              <w:del w:date="2022-04-27T22:11:18Z" w:author="Vinícius Russi" w:id="77"/>
              <w:rPrChange w:date="2022-04-27T21:31:15Z" w:author="Vinícius Russi" w:id="1">
                <w:rPr>
                  <w:sz w:val="22"/>
                  <w:szCs w:val="22"/>
                </w:rPr>
              </w:rPrChange>
            </w:rPr>
          </w:pPr>
          <w:sdt>
            <w:sdtPr>
              <w:tag w:val="goog_rdk_847"/>
            </w:sdtPr>
            <w:sdtContent>
              <w:del w:date="2022-04-27T22:11:18Z" w:author="Vinícius Russi" w:id="77"/>
              <w:sdt>
                <w:sdtPr>
                  <w:tag w:val="goog_rdk_848"/>
                </w:sdtPr>
                <w:sdtContent>
                  <w:del w:date="2022-04-27T22:11:18Z" w:author="Vinícius Russi" w:id="77">
                    <w:r w:rsidRPr="00000000" w:rsidDel="00000000" w:rsidR="00000000">
                      <w:rPr>
                        <w:rtl w:val="0"/>
                      </w:rPr>
                    </w:r>
                  </w:del>
                </w:sdtContent>
              </w:sdt>
              <w:del w:date="2022-04-27T22:11:18Z" w:author="Vinícius Russi" w:id="77"/>
            </w:sdtContent>
          </w:sdt>
        </w:p>
      </w:sdtContent>
    </w:sdt>
    <w:sdt>
      <w:sdtPr>
        <w:tag w:val="goog_rdk_851"/>
      </w:sdtPr>
      <w:sdtContent>
        <w:p w:rsidRPr="00000000" w:rsidDel="00000000" w:rsidRDefault="00000000" w:rsidR="00000000" w:rsidP="00000000" w14:paraId="000000D4">
          <w:pPr>
            <w:ind w:left="0" w:firstLine="0"/>
            <w:rPr>
              <w:rPrChange w:date="2022-04-27T21:31:15Z" w:author="Vinícius Russi" w:id="1">
                <w:rPr>
                  <w:sz w:val="22"/>
                  <w:szCs w:val="22"/>
                </w:rPr>
              </w:rPrChange>
            </w:rPr>
          </w:pPr>
          <w:sdt>
            <w:sdtPr>
              <w:tag w:val="goog_rdk_850"/>
            </w:sdtPr>
            <w:sdtContent>
              <w:r w:rsidRPr="00000000" w:rsidDel="00000000" w:rsidR="00000000">
                <w:rPr>
                  <w:rtl w:val="0"/>
                </w:rPr>
              </w:r>
            </w:sdtContent>
          </w:sdt>
        </w:p>
      </w:sdtContent>
    </w:sdt>
    <w:sdt>
      <w:sdtPr>
        <w:tag w:val="goog_rdk_853"/>
      </w:sdtPr>
      <w:sdtContent>
        <w:p w:rsidRPr="00000000" w:rsidDel="00000000" w:rsidRDefault="00000000" w:rsidR="00000000" w:rsidP="00000000" w14:paraId="000000D5">
          <w:pPr>
            <w:pStyle w:val="Heading3"/>
            <w:ind w:firstLine="0"/>
            <w:rPr>
              <w:rPrChange w:date="2022-04-27T21:31:15Z" w:author="Vinícius Russi" w:id="1">
                <w:rPr>
                  <w:sz w:val="22"/>
                  <w:szCs w:val="22"/>
                </w:rPr>
              </w:rPrChange>
            </w:rPr>
          </w:pPr>
          <w:bookmarkStart w:id="9" w:name="_heading=h.tz01esoatuik" w:colFirst="0" w:colLast="0"/>
          <w:bookmarkEnd w:id="9"/>
          <w:sdt>
            <w:sdtPr>
              <w:tag w:val="goog_rdk_852"/>
            </w:sdtPr>
            <w:sdtContent>
              <w:r w:rsidRPr="00000000" w:rsidDel="00000000" w:rsidR="00000000">
                <w:rPr>
                  <w:rtl w:val="0"/>
                  <w:rPrChange w:date="2022-04-27T21:31:15Z" w:author="Vinícius Russi" w:id="1">
                    <w:rPr>
                      <w:sz w:val="22"/>
                      <w:szCs w:val="22"/>
                    </w:rPr>
                  </w:rPrChange>
                </w:rPr>
                <w:t xml:space="preserve">2.2 APRENDIZADO DE MÁQUINA</w:t>
              </w:r>
            </w:sdtContent>
          </w:sdt>
        </w:p>
      </w:sdtContent>
    </w:sdt>
    <w:sdt>
      <w:sdtPr>
        <w:tag w:val="goog_rdk_887"/>
      </w:sdtPr>
      <w:sdtContent>
        <w:p w:rsidRPr="00000000" w:rsidDel="00000000" w:rsidRDefault="00000000" w:rsidR="00000000" w:rsidP="00000000" w14:paraId="000000D6">
          <w:pPr>
            <w:ind w:left="0" w:firstLine="720"/>
            <w:rPr>
              <w:rPrChange w:date="2022-04-27T21:31:15Z" w:author="Vinícius Russi" w:id="1">
                <w:rPr>
                  <w:sz w:val="22"/>
                  <w:szCs w:val="22"/>
                </w:rPr>
              </w:rPrChange>
            </w:rPr>
          </w:pPr>
          <w:sdt>
            <w:sdtPr>
              <w:tag w:val="goog_rdk_854"/>
            </w:sdtPr>
            <w:sdtContent>
              <w:r w:rsidRPr="00000000" w:rsidDel="00000000" w:rsidR="00000000">
                <w:rPr>
                  <w:rtl w:val="0"/>
                  <w:rPrChange w:date="2022-04-27T21:31:15Z" w:author="Vinícius Russi" w:id="1">
                    <w:rPr>
                      <w:sz w:val="22"/>
                      <w:szCs w:val="22"/>
                    </w:rPr>
                  </w:rPrChange>
                </w:rPr>
                <w:t xml:space="preserve">Aprendizado de </w:t>
              </w:r>
            </w:sdtContent>
          </w:sdt>
          <w:sdt>
            <w:sdtPr>
              <w:tag w:val="goog_rdk_855"/>
            </w:sdtPr>
            <w:sdtContent>
              <w:del w:date="2022-04-25T18:38:45Z" w:author="Ivans Dias" w:id="78"/>
              <w:sdt>
                <w:sdtPr>
                  <w:tag w:val="goog_rdk_856"/>
                </w:sdtPr>
                <w:sdtContent>
                  <w:del w:date="2022-04-25T18:38:45Z" w:author="Ivans Dias" w:id="78">
                    <w:r w:rsidRPr="00000000" w:rsidDel="00000000" w:rsidR="00000000">
                      <w:rPr>
                        <w:rtl w:val="0"/>
                        <w:rPrChange w:date="2022-04-27T21:31:15Z" w:author="Vinícius Russi" w:id="1">
                          <w:rPr>
                            <w:sz w:val="22"/>
                            <w:szCs w:val="22"/>
                          </w:rPr>
                        </w:rPrChange>
                      </w:rPr>
                      <w:delText xml:space="preserve">m</w:delText>
                    </w:r>
                  </w:del>
                </w:sdtContent>
              </w:sdt>
              <w:del w:date="2022-04-25T18:38:45Z" w:author="Ivans Dias" w:id="78"/>
            </w:sdtContent>
          </w:sdt>
          <w:sdt>
            <w:sdtPr>
              <w:tag w:val="goog_rdk_857"/>
            </w:sdtPr>
            <w:sdtContent>
              <w:ins w:date="2022-04-25T18:38:45Z" w:author="Ivans Dias" w:id="78"/>
              <w:sdt>
                <w:sdtPr>
                  <w:tag w:val="goog_rdk_858"/>
                </w:sdtPr>
                <w:sdtContent>
                  <w:ins w:date="2022-04-25T18:38:45Z" w:author="Ivans Dias" w:id="78">
                    <w:r w:rsidRPr="00000000" w:rsidDel="00000000" w:rsidR="00000000">
                      <w:rPr>
                        <w:rtl w:val="0"/>
                        <w:rPrChange w:date="2022-04-27T21:31:15Z" w:author="Vinícius Russi" w:id="1">
                          <w:rPr>
                            <w:sz w:val="22"/>
                            <w:szCs w:val="22"/>
                          </w:rPr>
                        </w:rPrChange>
                      </w:rPr>
                      <w:t xml:space="preserve">M</w:t>
                    </w:r>
                  </w:ins>
                </w:sdtContent>
              </w:sdt>
              <w:ins w:date="2022-04-25T18:38:45Z" w:author="Ivans Dias" w:id="78"/>
            </w:sdtContent>
          </w:sdt>
          <w:sdt>
            <w:sdtPr>
              <w:tag w:val="goog_rdk_859"/>
            </w:sdtPr>
            <w:sdtContent>
              <w:r w:rsidRPr="00000000" w:rsidDel="00000000" w:rsidR="00000000">
                <w:rPr>
                  <w:rtl w:val="0"/>
                  <w:rPrChange w:date="2022-04-27T21:31:15Z" w:author="Vinícius Russi" w:id="1">
                    <w:rPr>
                      <w:sz w:val="22"/>
                      <w:szCs w:val="22"/>
                    </w:rPr>
                  </w:rPrChange>
                </w:rPr>
                <w:t xml:space="preserve">áquina (do Inglês </w:t>
              </w:r>
            </w:sdtContent>
          </w:sdt>
          <w:sdt>
            <w:sdtPr>
              <w:tag w:val="goog_rdk_860"/>
            </w:sdtPr>
            <w:sdtContent>
              <w:r w:rsidRPr="00000000" w:rsidDel="00000000" w:rsidR="00000000">
                <w:rPr>
                  <w:i w:val="1"/>
                  <w:rtl w:val="0"/>
                  <w:rPrChange w:date="2022-04-27T21:31:15Z" w:author="Vinícius Russi" w:id="1">
                    <w:rPr>
                      <w:i w:val="1"/>
                      <w:sz w:val="22"/>
                      <w:szCs w:val="22"/>
                    </w:rPr>
                  </w:rPrChange>
                </w:rPr>
                <w:t xml:space="preserve">Machine Learning</w:t>
              </w:r>
            </w:sdtContent>
          </w:sdt>
          <w:sdt>
            <w:sdtPr>
              <w:tag w:val="goog_rdk_861"/>
            </w:sdtPr>
            <w:sdtContent>
              <w:r w:rsidRPr="00000000" w:rsidDel="00000000" w:rsidR="00000000">
                <w:rPr>
                  <w:rtl w:val="0"/>
                  <w:rPrChange w:date="2022-04-27T21:31:15Z" w:author="Vinícius Russi" w:id="1">
                    <w:rPr>
                      <w:sz w:val="22"/>
                      <w:szCs w:val="22"/>
                    </w:rPr>
                  </w:rPrChange>
                </w:rPr>
                <w:t xml:space="preserve">) é o nome que se dá em Ciência da Computação à técnica baseada nos princípios do aprendizado indutivo, </w:t>
              </w:r>
            </w:sdtContent>
          </w:sdt>
          <w:sdt>
            <w:sdtPr>
              <w:tag w:val="goog_rdk_862"/>
            </w:sdtPr>
            <w:sdtContent>
              <w:del w:date="2022-04-25T18:38:55Z" w:author="Ivans Dias" w:id="79"/>
              <w:sdt>
                <w:sdtPr>
                  <w:tag w:val="goog_rdk_863"/>
                </w:sdtPr>
                <w:sdtContent>
                  <w:del w:date="2022-04-25T18:38:55Z" w:author="Ivans Dias" w:id="79">
                    <w:r w:rsidRPr="00000000" w:rsidDel="00000000" w:rsidR="00000000">
                      <w:rPr>
                        <w:rtl w:val="0"/>
                        <w:rPrChange w:date="2022-04-27T21:31:15Z" w:author="Vinícius Russi" w:id="1">
                          <w:rPr>
                            <w:sz w:val="22"/>
                            <w:szCs w:val="22"/>
                          </w:rPr>
                        </w:rPrChange>
                      </w:rPr>
                      <w:delText xml:space="preserve">onde</w:delText>
                    </w:r>
                  </w:del>
                </w:sdtContent>
              </w:sdt>
              <w:del w:date="2022-04-25T18:38:55Z" w:author="Ivans Dias" w:id="79"/>
            </w:sdtContent>
          </w:sdt>
          <w:sdt>
            <w:sdtPr>
              <w:tag w:val="goog_rdk_864"/>
            </w:sdtPr>
            <w:sdtContent>
              <w:ins w:date="2022-04-25T18:38:55Z" w:author="Ivans Dias" w:id="79"/>
              <w:sdt>
                <w:sdtPr>
                  <w:tag w:val="goog_rdk_865"/>
                </w:sdtPr>
                <w:sdtContent>
                  <w:ins w:date="2022-04-25T18:38:55Z" w:author="Ivans Dias" w:id="79">
                    <w:r w:rsidRPr="00000000" w:rsidDel="00000000" w:rsidR="00000000">
                      <w:rPr>
                        <w:rtl w:val="0"/>
                        <w:rPrChange w:date="2022-04-27T21:31:15Z" w:author="Vinícius Russi" w:id="1">
                          <w:rPr>
                            <w:sz w:val="22"/>
                            <w:szCs w:val="22"/>
                          </w:rPr>
                        </w:rPrChange>
                      </w:rPr>
                      <w:t xml:space="preserve">no qual</w:t>
                    </w:r>
                  </w:ins>
                </w:sdtContent>
              </w:sdt>
              <w:ins w:date="2022-04-25T18:38:55Z" w:author="Ivans Dias" w:id="79"/>
            </w:sdtContent>
          </w:sdt>
          <w:sdt>
            <w:sdtPr>
              <w:tag w:val="goog_rdk_866"/>
            </w:sdtPr>
            <w:sdtContent>
              <w:r w:rsidRPr="00000000" w:rsidDel="00000000" w:rsidR="00000000">
                <w:rPr>
                  <w:rtl w:val="0"/>
                  <w:rPrChange w:date="2022-04-27T21:31:15Z" w:author="Vinícius Russi" w:id="1">
                    <w:rPr>
                      <w:sz w:val="22"/>
                      <w:szCs w:val="22"/>
                    </w:rPr>
                  </w:rPrChange>
                </w:rPr>
                <w:t xml:space="preserve"> algoritmos processam um conjunto de dados e extraem um modelo capaz de representar os intervalo</w:t>
              </w:r>
            </w:sdtContent>
          </w:sdt>
          <w:sdt>
            <w:sdtPr>
              <w:tag w:val="goog_rdk_867"/>
            </w:sdtPr>
            <w:sdtContent>
              <w:ins w:date="2022-04-25T18:39:31Z" w:author="Ivans Dias" w:id="80"/>
              <w:sdt>
                <w:sdtPr>
                  <w:tag w:val="goog_rdk_868"/>
                </w:sdtPr>
                <w:sdtContent>
                  <w:ins w:date="2022-04-25T18:39:31Z" w:author="Ivans Dias" w:id="80">
                    <w:r w:rsidRPr="00000000" w:rsidDel="00000000" w:rsidR="00000000">
                      <w:rPr>
                        <w:rtl w:val="0"/>
                        <w:rPrChange w:date="2022-04-27T21:31:15Z" w:author="Vinícius Russi" w:id="1">
                          <w:rPr>
                            <w:sz w:val="22"/>
                            <w:szCs w:val="22"/>
                          </w:rPr>
                        </w:rPrChange>
                      </w:rPr>
                      <w:t xml:space="preserve">s</w:t>
                    </w:r>
                  </w:ins>
                </w:sdtContent>
              </w:sdt>
              <w:ins w:date="2022-04-25T18:39:31Z" w:author="Ivans Dias" w:id="80"/>
            </w:sdtContent>
          </w:sdt>
          <w:sdt>
            <w:sdtPr>
              <w:tag w:val="goog_rdk_869"/>
            </w:sdtPr>
            <w:sdtContent>
              <w:r w:rsidRPr="00000000" w:rsidDel="00000000" w:rsidR="00000000">
                <w:rPr>
                  <w:rtl w:val="0"/>
                  <w:rPrChange w:date="2022-04-27T21:31:15Z" w:author="Vinícius Russi" w:id="1">
                    <w:rPr>
                      <w:sz w:val="22"/>
                      <w:szCs w:val="22"/>
                    </w:rPr>
                  </w:rPrChange>
                </w:rPr>
                <w:t xml:space="preserve"> de dados</w:t>
              </w:r>
            </w:sdtContent>
          </w:sdt>
          <w:sdt>
            <w:sdtPr>
              <w:tag w:val="goog_rdk_870"/>
            </w:sdtPr>
            <w:sdtContent>
              <w:del w:date="2022-04-25T18:39:15Z" w:author="Ivans Dias" w:id="81"/>
              <w:sdt>
                <w:sdtPr>
                  <w:tag w:val="goog_rdk_871"/>
                </w:sdtPr>
                <w:sdtContent>
                  <w:del w:date="2022-04-25T18:39:15Z" w:author="Ivans Dias" w:id="81">
                    <w:r w:rsidRPr="00000000" w:rsidDel="00000000" w:rsidR="00000000">
                      <w:rPr>
                        <w:rtl w:val="0"/>
                        <w:rPrChange w:date="2022-04-27T21:31:15Z" w:author="Vinícius Russi" w:id="1">
                          <w:rPr>
                            <w:sz w:val="22"/>
                            <w:szCs w:val="22"/>
                          </w:rPr>
                        </w:rPrChange>
                      </w:rPr>
                      <w:delText xml:space="preserve">,</w:delText>
                    </w:r>
                  </w:del>
                </w:sdtContent>
              </w:sdt>
              <w:del w:date="2022-04-25T18:39:15Z" w:author="Ivans Dias" w:id="81"/>
            </w:sdtContent>
          </w:sdt>
          <w:sdt>
            <w:sdtPr>
              <w:tag w:val="goog_rdk_872"/>
            </w:sdtPr>
            <w:sdtContent>
              <w:ins w:date="2022-04-25T18:39:15Z" w:author="Ivans Dias" w:id="81"/>
              <w:sdt>
                <w:sdtPr>
                  <w:tag w:val="goog_rdk_873"/>
                </w:sdtPr>
                <w:sdtContent>
                  <w:ins w:date="2022-04-25T18:39:15Z" w:author="Ivans Dias" w:id="81">
                    <w:r w:rsidRPr="00000000" w:rsidDel="00000000" w:rsidR="00000000">
                      <w:rPr>
                        <w:rtl w:val="0"/>
                        <w:rPrChange w:date="2022-04-27T21:31:15Z" w:author="Vinícius Russi" w:id="1">
                          <w:rPr>
                            <w:sz w:val="22"/>
                            <w:szCs w:val="22"/>
                          </w:rPr>
                        </w:rPrChange>
                      </w:rPr>
                      <w:t xml:space="preserve">.</w:t>
                    </w:r>
                  </w:ins>
                </w:sdtContent>
              </w:sdt>
              <w:ins w:date="2022-04-25T18:39:15Z" w:author="Ivans Dias" w:id="81"/>
            </w:sdtContent>
          </w:sdt>
          <w:sdt>
            <w:sdtPr>
              <w:tag w:val="goog_rdk_874"/>
            </w:sdtPr>
            <w:sdtContent>
              <w:r w:rsidRPr="00000000" w:rsidDel="00000000" w:rsidR="00000000">
                <w:rPr>
                  <w:rtl w:val="0"/>
                  <w:rPrChange w:date="2022-04-27T21:31:15Z" w:author="Vinícius Russi" w:id="1">
                    <w:rPr>
                      <w:sz w:val="22"/>
                      <w:szCs w:val="22"/>
                    </w:rPr>
                  </w:rPrChange>
                </w:rPr>
                <w:t xml:space="preserve"> </w:t>
              </w:r>
            </w:sdtContent>
          </w:sdt>
          <w:sdt>
            <w:sdtPr>
              <w:tag w:val="goog_rdk_875"/>
            </w:sdtPr>
            <w:sdtContent>
              <w:del w:date="2022-04-25T18:39:17Z" w:author="Ivans Dias" w:id="82"/>
              <w:sdt>
                <w:sdtPr>
                  <w:tag w:val="goog_rdk_876"/>
                </w:sdtPr>
                <w:sdtContent>
                  <w:del w:date="2022-04-25T18:39:17Z" w:author="Ivans Dias" w:id="82">
                    <w:r w:rsidRPr="00000000" w:rsidDel="00000000" w:rsidR="00000000">
                      <w:rPr>
                        <w:rtl w:val="0"/>
                        <w:rPrChange w:date="2022-04-27T21:31:15Z" w:author="Vinícius Russi" w:id="1">
                          <w:rPr>
                            <w:sz w:val="22"/>
                            <w:szCs w:val="22"/>
                          </w:rPr>
                        </w:rPrChange>
                      </w:rPr>
                      <w:delText xml:space="preserve">t</w:delText>
                    </w:r>
                  </w:del>
                </w:sdtContent>
              </w:sdt>
              <w:del w:date="2022-04-25T18:39:17Z" w:author="Ivans Dias" w:id="82"/>
            </w:sdtContent>
          </w:sdt>
          <w:sdt>
            <w:sdtPr>
              <w:tag w:val="goog_rdk_877"/>
            </w:sdtPr>
            <w:sdtContent>
              <w:ins w:date="2022-04-25T18:39:17Z" w:author="Ivans Dias" w:id="82"/>
              <w:sdt>
                <w:sdtPr>
                  <w:tag w:val="goog_rdk_878"/>
                </w:sdtPr>
                <w:sdtContent>
                  <w:ins w:date="2022-04-25T18:39:17Z" w:author="Ivans Dias" w:id="82">
                    <w:r w:rsidRPr="00000000" w:rsidDel="00000000" w:rsidR="00000000">
                      <w:rPr>
                        <w:rtl w:val="0"/>
                        <w:rPrChange w:date="2022-04-27T21:31:15Z" w:author="Vinícius Russi" w:id="1">
                          <w:rPr>
                            <w:sz w:val="22"/>
                            <w:szCs w:val="22"/>
                          </w:rPr>
                        </w:rPrChange>
                      </w:rPr>
                      <w:t xml:space="preserve">T</w:t>
                    </w:r>
                  </w:ins>
                </w:sdtContent>
              </w:sdt>
              <w:ins w:date="2022-04-25T18:39:17Z" w:author="Ivans Dias" w:id="82"/>
            </w:sdtContent>
          </w:sdt>
          <w:sdt>
            <w:sdtPr>
              <w:tag w:val="goog_rdk_879"/>
            </w:sdtPr>
            <w:sdtContent>
              <w:r w:rsidRPr="00000000" w:rsidDel="00000000" w:rsidR="00000000">
                <w:rPr>
                  <w:rtl w:val="0"/>
                  <w:rPrChange w:date="2022-04-27T21:31:15Z" w:author="Vinícius Russi" w:id="1">
                    <w:rPr>
                      <w:sz w:val="22"/>
                      <w:szCs w:val="22"/>
                    </w:rPr>
                  </w:rPrChange>
                </w:rPr>
                <w:t xml:space="preserve">ais modelos podem ser usados também para representar um dado não </w:t>
              </w:r>
            </w:sdtContent>
          </w:sdt>
          <w:sdt>
            <w:sdtPr>
              <w:tag w:val="goog_rdk_880"/>
            </w:sdtPr>
            <w:sdtContent>
              <w:r w:rsidRPr="00000000" w:rsidDel="00000000" w:rsidR="00000000">
                <w:rPr>
                  <w:rtl w:val="0"/>
                  <w:rPrChange w:date="2022-04-27T21:31:15Z" w:author="Vinícius Russi" w:id="1">
                    <w:rPr>
                      <w:sz w:val="22"/>
                      <w:szCs w:val="22"/>
                    </w:rPr>
                  </w:rPrChange>
                </w:rPr>
                <w:t xml:space="preserve">amostrado</w:t>
              </w:r>
            </w:sdtContent>
          </w:sdt>
          <w:sdt>
            <w:sdtPr>
              <w:tag w:val="goog_rdk_881"/>
            </w:sdtPr>
            <w:sdtContent>
              <w:r w:rsidRPr="00000000" w:rsidDel="00000000" w:rsidR="00000000">
                <w:rPr>
                  <w:rtl w:val="0"/>
                  <w:rPrChange w:date="2022-04-27T21:31:15Z" w:author="Vinícius Russi" w:id="1">
                    <w:rPr>
                      <w:sz w:val="22"/>
                      <w:szCs w:val="22"/>
                    </w:rPr>
                  </w:rPrChange>
                </w:rPr>
                <w:t xml:space="preserve"> (PERES </w:t>
              </w:r>
            </w:sdtContent>
          </w:sdt>
          <w:sdt>
            <w:sdtPr>
              <w:tag w:val="goog_rdk_882"/>
            </w:sdtPr>
            <w:sdtContent>
              <w:ins w:date="2022-04-27T21:40:10Z" w:author="Vinícius Russi" w:id="83"/>
              <w:sdt>
                <w:sdtPr>
                  <w:tag w:val="goog_rdk_883"/>
                </w:sdtPr>
                <w:sdtContent>
                  <w:ins w:date="2022-04-27T21:40:10Z" w:author="Vinícius Russi" w:id="83">
                    <w:r w:rsidRPr="00000000" w:rsidDel="00000000" w:rsidR="00000000">
                      <w:rPr>
                        <w:rtl w:val="0"/>
                        <w:rPrChange w:date="2022-04-27T21:31:15Z" w:author="Vinícius Russi" w:id="1">
                          <w:rPr>
                            <w:sz w:val="22"/>
                            <w:szCs w:val="22"/>
                          </w:rPr>
                        </w:rPrChange>
                      </w:rPr>
                      <w:t xml:space="preserve">et al.</w:t>
                    </w:r>
                  </w:ins>
                </w:sdtContent>
              </w:sdt>
              <w:ins w:date="2022-04-27T21:40:10Z" w:author="Vinícius Russi" w:id="83"/>
            </w:sdtContent>
          </w:sdt>
          <w:sdt>
            <w:sdtPr>
              <w:tag w:val="goog_rdk_884"/>
            </w:sdtPr>
            <w:sdtContent>
              <w:del w:date="2022-04-27T21:40:10Z" w:author="Vinícius Russi" w:id="83"/>
              <w:sdt>
                <w:sdtPr>
                  <w:tag w:val="goog_rdk_885"/>
                </w:sdtPr>
                <w:sdtContent>
                  <w:del w:date="2022-04-27T21:40:10Z" w:author="Vinícius Russi" w:id="83">
                    <w:r w:rsidRPr="00000000" w:rsidDel="00000000" w:rsidR="00000000">
                      <w:rPr>
                        <w:rtl w:val="0"/>
                        <w:rPrChange w:date="2022-04-27T21:31:15Z" w:author="Vinícius Russi" w:id="1">
                          <w:rPr>
                            <w:sz w:val="22"/>
                            <w:szCs w:val="22"/>
                          </w:rPr>
                        </w:rPrChange>
                      </w:rPr>
                      <w:delText xml:space="preserve">&amp; ROCHA &amp; BISCARO</w:delText>
                    </w:r>
                  </w:del>
                </w:sdtContent>
              </w:sdt>
              <w:del w:date="2022-04-27T21:40:10Z" w:author="Vinícius Russi" w:id="83"/>
            </w:sdtContent>
          </w:sdt>
          <w:sdt>
            <w:sdtPr>
              <w:tag w:val="goog_rdk_886"/>
            </w:sdtPr>
            <w:sdtContent>
              <w:r w:rsidRPr="00000000" w:rsidDel="00000000" w:rsidR="00000000">
                <w:rPr>
                  <w:rtl w:val="0"/>
                  <w:rPrChange w:date="2022-04-27T21:31:15Z" w:author="Vinícius Russi" w:id="1">
                    <w:rPr>
                      <w:sz w:val="22"/>
                      <w:szCs w:val="22"/>
                    </w:rPr>
                  </w:rPrChange>
                </w:rPr>
                <w:t xml:space="preserve">, 2012). </w:t>
              </w:r>
            </w:sdtContent>
          </w:sdt>
        </w:p>
      </w:sdtContent>
    </w:sdt>
    <w:sdt>
      <w:sdtPr>
        <w:tag w:val="goog_rdk_903"/>
      </w:sdtPr>
      <w:sdtContent>
        <w:p w:rsidRPr="00000000" w:rsidDel="00000000" w:rsidRDefault="00000000" w:rsidR="00000000" w:rsidP="00000000" w14:paraId="000000D7">
          <w:pPr>
            <w:ind w:left="0" w:firstLine="720"/>
            <w:rPr>
              <w:rPrChange w:date="2022-04-27T21:31:15Z" w:author="Vinícius Russi" w:id="1">
                <w:rPr>
                  <w:sz w:val="22"/>
                  <w:szCs w:val="22"/>
                </w:rPr>
              </w:rPrChange>
            </w:rPr>
          </w:pPr>
          <w:sdt>
            <w:sdtPr>
              <w:tag w:val="goog_rdk_888"/>
            </w:sdtPr>
            <w:sdtContent>
              <w:r w:rsidRPr="00000000" w:rsidDel="00000000" w:rsidR="00000000">
                <w:rPr>
                  <w:rtl w:val="0"/>
                  <w:rPrChange w:date="2022-04-27T21:31:15Z" w:author="Vinícius Russi" w:id="1">
                    <w:rPr>
                      <w:sz w:val="22"/>
                      <w:szCs w:val="22"/>
                    </w:rPr>
                  </w:rPrChange>
                </w:rPr>
                <w:t xml:space="preserve">As principais formas de aprendizado de máquinas são o aprendizado supervisionado e o não supervisionado. No aprendizado supervisionado, o algoritmo aprende a extrair informações de dados previamente conhecidos e classificados, sendo que</w:t>
              </w:r>
            </w:sdtContent>
          </w:sdt>
          <w:sdt>
            <w:sdtPr>
              <w:tag w:val="goog_rdk_889"/>
            </w:sdtPr>
            <w:sdtContent>
              <w:ins w:date="2022-04-25T18:40:20Z" w:author="Ivans Dias" w:id="84"/>
              <w:sdt>
                <w:sdtPr>
                  <w:tag w:val="goog_rdk_890"/>
                </w:sdtPr>
                <w:sdtContent>
                  <w:ins w:date="2022-04-25T18:40:20Z" w:author="Ivans Dias" w:id="84">
                    <w:r w:rsidRPr="00000000" w:rsidDel="00000000" w:rsidR="00000000">
                      <w:rPr>
                        <w:rtl w:val="0"/>
                        <w:rPrChange w:date="2022-04-27T21:31:15Z" w:author="Vinícius Russi" w:id="1">
                          <w:rPr>
                            <w:sz w:val="22"/>
                            <w:szCs w:val="22"/>
                          </w:rPr>
                        </w:rPrChange>
                      </w:rPr>
                      <w:t xml:space="preserve">,</w:t>
                    </w:r>
                  </w:ins>
                </w:sdtContent>
              </w:sdt>
              <w:ins w:date="2022-04-25T18:40:20Z" w:author="Ivans Dias" w:id="84"/>
            </w:sdtContent>
          </w:sdt>
          <w:sdt>
            <w:sdtPr>
              <w:tag w:val="goog_rdk_891"/>
            </w:sdtPr>
            <w:sdtContent>
              <w:r w:rsidRPr="00000000" w:rsidDel="00000000" w:rsidR="00000000">
                <w:rPr>
                  <w:rtl w:val="0"/>
                  <w:rPrChange w:date="2022-04-27T21:31:15Z" w:author="Vinícius Russi" w:id="1">
                    <w:rPr>
                      <w:sz w:val="22"/>
                      <w:szCs w:val="22"/>
                    </w:rPr>
                  </w:rPrChange>
                </w:rPr>
                <w:t xml:space="preserve"> após a execução do modelo</w:t>
              </w:r>
            </w:sdtContent>
          </w:sdt>
          <w:sdt>
            <w:sdtPr>
              <w:tag w:val="goog_rdk_892"/>
            </w:sdtPr>
            <w:sdtContent>
              <w:ins w:date="2022-04-25T18:40:22Z" w:author="Ivans Dias" w:id="85"/>
              <w:sdt>
                <w:sdtPr>
                  <w:tag w:val="goog_rdk_893"/>
                </w:sdtPr>
                <w:sdtContent>
                  <w:ins w:date="2022-04-25T18:40:22Z" w:author="Ivans Dias" w:id="85">
                    <w:r w:rsidRPr="00000000" w:rsidDel="00000000" w:rsidR="00000000">
                      <w:rPr>
                        <w:rtl w:val="0"/>
                        <w:rPrChange w:date="2022-04-27T21:31:15Z" w:author="Vinícius Russi" w:id="1">
                          <w:rPr>
                            <w:sz w:val="22"/>
                            <w:szCs w:val="22"/>
                          </w:rPr>
                        </w:rPrChange>
                      </w:rPr>
                      <w:t xml:space="preserve">,</w:t>
                    </w:r>
                  </w:ins>
                </w:sdtContent>
              </w:sdt>
              <w:ins w:date="2022-04-25T18:40:22Z" w:author="Ivans Dias" w:id="85"/>
            </w:sdtContent>
          </w:sdt>
          <w:sdt>
            <w:sdtPr>
              <w:tag w:val="goog_rdk_894"/>
            </w:sdtPr>
            <w:sdtContent>
              <w:r w:rsidRPr="00000000" w:rsidDel="00000000" w:rsidR="00000000">
                <w:rPr>
                  <w:rtl w:val="0"/>
                  <w:rPrChange w:date="2022-04-27T21:31:15Z" w:author="Vinícius Russi" w:id="1">
                    <w:rPr>
                      <w:sz w:val="22"/>
                      <w:szCs w:val="22"/>
                    </w:rPr>
                  </w:rPrChange>
                </w:rPr>
                <w:t xml:space="preserve"> testa-se a eficácia do aprendizado em dados desconhecidos. Já o aprendizado não supervisionado, consiste na obtenção de informações diretamente a partir de dados desconhecidos, </w:t>
              </w:r>
            </w:sdtContent>
          </w:sdt>
          <w:sdt>
            <w:sdtPr>
              <w:tag w:val="goog_rdk_895"/>
            </w:sdtPr>
            <w:sdtContent>
              <w:del w:date="2022-04-25T18:40:49Z" w:author="Ivans Dias" w:id="86"/>
              <w:sdt>
                <w:sdtPr>
                  <w:tag w:val="goog_rdk_896"/>
                </w:sdtPr>
                <w:sdtContent>
                  <w:del w:date="2022-04-25T18:40:49Z" w:author="Ivans Dias" w:id="86">
                    <w:r w:rsidRPr="00000000" w:rsidDel="00000000" w:rsidR="00000000">
                      <w:rPr>
                        <w:rtl w:val="0"/>
                        <w:rPrChange w:date="2022-04-27T21:31:15Z" w:author="Vinícius Russi" w:id="1">
                          <w:rPr>
                            <w:sz w:val="22"/>
                            <w:szCs w:val="22"/>
                          </w:rPr>
                        </w:rPrChange>
                      </w:rPr>
                      <w:delText xml:space="preserve">através</w:delText>
                    </w:r>
                  </w:del>
                </w:sdtContent>
              </w:sdt>
              <w:del w:date="2022-04-25T18:40:49Z" w:author="Ivans Dias" w:id="86"/>
            </w:sdtContent>
          </w:sdt>
          <w:sdt>
            <w:sdtPr>
              <w:tag w:val="goog_rdk_897"/>
            </w:sdtPr>
            <w:sdtContent>
              <w:ins w:date="2022-04-25T18:40:49Z" w:author="Ivans Dias" w:id="86"/>
              <w:sdt>
                <w:sdtPr>
                  <w:tag w:val="goog_rdk_898"/>
                </w:sdtPr>
                <w:sdtContent>
                  <w:ins w:date="2022-04-25T18:40:49Z" w:author="Ivans Dias" w:id="86">
                    <w:r w:rsidRPr="00000000" w:rsidDel="00000000" w:rsidR="00000000">
                      <w:rPr>
                        <w:rtl w:val="0"/>
                        <w:rPrChange w:date="2022-04-27T21:31:15Z" w:author="Vinícius Russi" w:id="1">
                          <w:rPr>
                            <w:sz w:val="22"/>
                            <w:szCs w:val="22"/>
                          </w:rPr>
                        </w:rPrChange>
                      </w:rPr>
                      <w:t xml:space="preserve">por meio</w:t>
                    </w:r>
                  </w:ins>
                </w:sdtContent>
              </w:sdt>
              <w:ins w:date="2022-04-25T18:40:49Z" w:author="Ivans Dias" w:id="86"/>
            </w:sdtContent>
          </w:sdt>
          <w:sdt>
            <w:sdtPr>
              <w:tag w:val="goog_rdk_899"/>
            </w:sdtPr>
            <w:sdtContent>
              <w:r w:rsidRPr="00000000" w:rsidDel="00000000" w:rsidR="00000000">
                <w:rPr>
                  <w:rtl w:val="0"/>
                  <w:rPrChange w:date="2022-04-27T21:31:15Z" w:author="Vinícius Russi" w:id="1">
                    <w:rPr>
                      <w:sz w:val="22"/>
                      <w:szCs w:val="22"/>
                    </w:rPr>
                  </w:rPrChange>
                </w:rPr>
                <w:t xml:space="preserve"> da inferência de características e padrões de similaridade com os dados que são conhecidos (LUCIAN, 2020). Este trabalho teve como propósito o estudo de algoritmos de aprendizado supervisionado, sendo eles: regressão linear múltipla, árvore de decisão, floresta aleatória, </w:t>
              </w:r>
            </w:sdtContent>
          </w:sdt>
          <w:sdt>
            <w:sdtPr>
              <w:tag w:val="goog_rdk_900"/>
            </w:sdtPr>
            <w:sdtContent>
              <w:r w:rsidRPr="00000000" w:rsidDel="00000000" w:rsidR="00000000">
                <w:rPr>
                  <w:rtl w:val="0"/>
                  <w:rPrChange w:date="2022-04-27T21:31:15Z" w:author="Vinícius Russi" w:id="1">
                    <w:rPr>
                      <w:sz w:val="22"/>
                      <w:szCs w:val="22"/>
                    </w:rPr>
                  </w:rPrChange>
                </w:rPr>
                <w:t xml:space="preserve">gradient</w:t>
              </w:r>
            </w:sdtContent>
          </w:sdt>
          <w:sdt>
            <w:sdtPr>
              <w:tag w:val="goog_rdk_901"/>
            </w:sdtPr>
            <w:sdtContent>
              <w:r w:rsidRPr="00000000" w:rsidDel="00000000" w:rsidR="00000000">
                <w:rPr>
                  <w:rtl w:val="0"/>
                  <w:rPrChange w:date="2022-04-27T21:31:15Z" w:author="Vinícius Russi" w:id="1">
                    <w:rPr>
                      <w:sz w:val="22"/>
                      <w:szCs w:val="22"/>
                    </w:rPr>
                  </w:rPrChange>
                </w:rPr>
                <w:t xml:space="preserve"> boosting e regressão K vizinhos.</w:t>
              </w:r>
            </w:sdtContent>
          </w:sdt>
          <w:sdt>
            <w:sdtPr>
              <w:tag w:val="goog_rdk_902"/>
            </w:sdtPr>
            <w:sdtContent>
              <w:r w:rsidRPr="00000000" w:rsidDel="00000000" w:rsidR="00000000">
                <w:rPr>
                  <w:rtl w:val="0"/>
                  <w:rPrChange w:date="2022-04-27T21:31:15Z" w:author="Vinícius Russi" w:id="1">
                    <w:rPr>
                      <w:sz w:val="22"/>
                      <w:szCs w:val="22"/>
                    </w:rPr>
                  </w:rPrChange>
                </w:rPr>
                <w:tab/>
              </w:r>
            </w:sdtContent>
          </w:sdt>
        </w:p>
      </w:sdtContent>
    </w:sdt>
    <w:sdt>
      <w:sdtPr>
        <w:tag w:val="goog_rdk_905"/>
      </w:sdtPr>
      <w:sdtContent>
        <w:p w:rsidRPr="00000000" w:rsidDel="00000000" w:rsidRDefault="00000000" w:rsidR="00000000" w:rsidP="00000000" w14:paraId="000000D8">
          <w:pPr>
            <w:ind w:left="0" w:firstLine="720"/>
            <w:rPr>
              <w:rPrChange w:date="2022-04-27T21:31:15Z" w:author="Vinícius Russi" w:id="1">
                <w:rPr>
                  <w:sz w:val="22"/>
                  <w:szCs w:val="22"/>
                </w:rPr>
              </w:rPrChange>
            </w:rPr>
          </w:pPr>
          <w:sdt>
            <w:sdtPr>
              <w:tag w:val="goog_rdk_904"/>
            </w:sdtPr>
            <w:sdtContent>
              <w:r w:rsidRPr="00000000" w:rsidDel="00000000" w:rsidR="00000000">
                <w:rPr>
                  <w:rtl w:val="0"/>
                </w:rPr>
              </w:r>
            </w:sdtContent>
          </w:sdt>
        </w:p>
      </w:sdtContent>
    </w:sdt>
    <w:sdt>
      <w:sdtPr>
        <w:tag w:val="goog_rdk_907"/>
      </w:sdtPr>
      <w:sdtContent>
        <w:p w:rsidRPr="00000000" w:rsidDel="00000000" w:rsidRDefault="00000000" w:rsidR="00000000" w:rsidP="00000000" w14:paraId="000000D9">
          <w:pPr>
            <w:pStyle w:val="Heading4"/>
            <w:ind w:firstLine="0"/>
            <w:rPr>
              <w:rPrChange w:date="2022-04-27T21:31:15Z" w:author="Vinícius Russi" w:id="1">
                <w:rPr>
                  <w:sz w:val="22"/>
                  <w:szCs w:val="22"/>
                </w:rPr>
              </w:rPrChange>
            </w:rPr>
          </w:pPr>
          <w:bookmarkStart w:id="10" w:name="_heading=h.vr37daaeew8t" w:colFirst="0" w:colLast="0"/>
          <w:bookmarkEnd w:id="10"/>
          <w:sdt>
            <w:sdtPr>
              <w:tag w:val="goog_rdk_906"/>
            </w:sdtPr>
            <w:sdtContent>
              <w:r w:rsidRPr="00000000" w:rsidDel="00000000" w:rsidR="00000000">
                <w:rPr>
                  <w:rtl w:val="0"/>
                  <w:rPrChange w:date="2022-04-27T21:31:15Z" w:author="Vinícius Russi" w:id="1">
                    <w:rPr>
                      <w:sz w:val="22"/>
                      <w:szCs w:val="22"/>
                    </w:rPr>
                  </w:rPrChange>
                </w:rPr>
                <w:t xml:space="preserve">2.2.1 REGRESSÃO LINEAR MÚLTIPLA</w:t>
              </w:r>
            </w:sdtContent>
          </w:sdt>
        </w:p>
      </w:sdtContent>
    </w:sdt>
    <w:sdt>
      <w:sdtPr>
        <w:tag w:val="goog_rdk_923"/>
      </w:sdtPr>
      <w:sdtContent>
        <w:p w:rsidRPr="00000000" w:rsidDel="00000000" w:rsidRDefault="00000000" w:rsidR="00000000" w:rsidP="00000000" w14:paraId="000000DA">
          <w:pPr>
            <w:rPr>
              <w:rPrChange w:date="2022-04-27T21:31:15Z" w:author="Vinícius Russi" w:id="1">
                <w:rPr>
                  <w:sz w:val="22"/>
                  <w:szCs w:val="22"/>
                </w:rPr>
              </w:rPrChange>
            </w:rPr>
          </w:pPr>
          <w:sdt>
            <w:sdtPr>
              <w:tag w:val="goog_rdk_908"/>
            </w:sdtPr>
            <w:sdtContent>
              <w:r w:rsidRPr="00000000" w:rsidDel="00000000" w:rsidR="00000000">
                <w:rPr>
                  <w:rtl w:val="0"/>
                  <w:rPrChange w:date="2022-04-27T21:31:15Z" w:author="Vinícius Russi" w:id="1">
                    <w:rPr>
                      <w:sz w:val="22"/>
                      <w:szCs w:val="22"/>
                    </w:rPr>
                  </w:rPrChange>
                </w:rPr>
                <w:t xml:space="preserve">Análise de regressão linear estuda a relação entre uma variável dependente (ou seja, aquela que </w:t>
              </w:r>
            </w:sdtContent>
          </w:sdt>
          <w:sdt>
            <w:sdtPr>
              <w:tag w:val="goog_rdk_909"/>
            </w:sdtPr>
            <w:sdtContent>
              <w:ins w:date="2022-04-25T18:45:24Z" w:author="Ivans Dias" w:id="87"/>
              <w:sdt>
                <w:sdtPr>
                  <w:tag w:val="goog_rdk_910"/>
                </w:sdtPr>
                <w:sdtContent>
                  <w:ins w:date="2022-04-25T18:45:24Z" w:author="Ivans Dias" w:id="87">
                    <w:r w:rsidRPr="00000000" w:rsidDel="00000000" w:rsidR="00000000">
                      <w:rPr>
                        <w:rtl w:val="0"/>
                        <w:rPrChange w:date="2022-04-27T21:31:15Z" w:author="Vinícius Russi" w:id="1">
                          <w:rPr>
                            <w:sz w:val="22"/>
                            <w:szCs w:val="22"/>
                          </w:rPr>
                        </w:rPrChange>
                      </w:rPr>
                      <w:t xml:space="preserve">se </w:t>
                    </w:r>
                  </w:ins>
                </w:sdtContent>
              </w:sdt>
              <w:ins w:date="2022-04-25T18:45:24Z" w:author="Ivans Dias" w:id="87"/>
            </w:sdtContent>
          </w:sdt>
          <w:sdt>
            <w:sdtPr>
              <w:tag w:val="goog_rdk_911"/>
            </w:sdtPr>
            <w:sdtContent>
              <w:r w:rsidRPr="00000000" w:rsidDel="00000000" w:rsidR="00000000">
                <w:rPr>
                  <w:rtl w:val="0"/>
                  <w:rPrChange w:date="2022-04-27T21:31:15Z" w:author="Vinícius Russi" w:id="1">
                    <w:rPr>
                      <w:sz w:val="22"/>
                      <w:szCs w:val="22"/>
                    </w:rPr>
                  </w:rPrChange>
                </w:rPr>
                <w:t xml:space="preserve">deseja</w:t>
              </w:r>
            </w:sdtContent>
          </w:sdt>
          <w:sdt>
            <w:sdtPr>
              <w:tag w:val="goog_rdk_912"/>
            </w:sdtPr>
            <w:sdtContent>
              <w:del w:date="2022-04-25T18:45:31Z" w:author="Ivans Dias" w:id="88"/>
              <w:sdt>
                <w:sdtPr>
                  <w:tag w:val="goog_rdk_913"/>
                </w:sdtPr>
                <w:sdtContent>
                  <w:del w:date="2022-04-25T18:45:31Z" w:author="Ivans Dias" w:id="88">
                    <w:r w:rsidRPr="00000000" w:rsidDel="00000000" w:rsidR="00000000">
                      <w:rPr>
                        <w:rtl w:val="0"/>
                        <w:rPrChange w:date="2022-04-27T21:31:15Z" w:author="Vinícius Russi" w:id="1">
                          <w:rPr>
                            <w:sz w:val="22"/>
                            <w:szCs w:val="22"/>
                          </w:rPr>
                        </w:rPrChange>
                      </w:rPr>
                      <w:delText xml:space="preserve">-se</w:delText>
                    </w:r>
                  </w:del>
                </w:sdtContent>
              </w:sdt>
              <w:del w:date="2022-04-25T18:45:31Z" w:author="Ivans Dias" w:id="88"/>
            </w:sdtContent>
          </w:sdt>
          <w:sdt>
            <w:sdtPr>
              <w:tag w:val="goog_rdk_914"/>
            </w:sdtPr>
            <w:sdtContent>
              <w:r w:rsidRPr="00000000" w:rsidDel="00000000" w:rsidR="00000000">
                <w:rPr>
                  <w:rtl w:val="0"/>
                  <w:rPrChange w:date="2022-04-27T21:31:15Z" w:author="Vinícius Russi" w:id="1">
                    <w:rPr>
                      <w:sz w:val="22"/>
                      <w:szCs w:val="22"/>
                    </w:rPr>
                  </w:rPrChange>
                </w:rPr>
                <w:t xml:space="preserve"> conhecer ou estimar) e uma ou várias variáveis independentes (também chamadas de regressoras). Essa relação se dá por meio de um modelo matemático que associa a variável dependente com as independentes. Em regressão linear múltipla</w:t>
              </w:r>
            </w:sdtContent>
          </w:sdt>
          <w:sdt>
            <w:sdtPr>
              <w:tag w:val="goog_rdk_915"/>
            </w:sdtPr>
            <w:sdtContent>
              <w:ins w:date="2022-04-25T18:45:47Z" w:author="Ivans Dias" w:id="89"/>
              <w:sdt>
                <w:sdtPr>
                  <w:tag w:val="goog_rdk_916"/>
                </w:sdtPr>
                <w:sdtContent>
                  <w:ins w:date="2022-04-25T18:45:47Z" w:author="Ivans Dias" w:id="89">
                    <w:r w:rsidRPr="00000000" w:rsidDel="00000000" w:rsidR="00000000">
                      <w:rPr>
                        <w:rtl w:val="0"/>
                        <w:rPrChange w:date="2022-04-27T21:31:15Z" w:author="Vinícius Russi" w:id="1">
                          <w:rPr>
                            <w:sz w:val="22"/>
                            <w:szCs w:val="22"/>
                          </w:rPr>
                        </w:rPrChange>
                      </w:rPr>
                      <w:t xml:space="preserve">,</w:t>
                    </w:r>
                  </w:ins>
                </w:sdtContent>
              </w:sdt>
              <w:ins w:date="2022-04-25T18:45:47Z" w:author="Ivans Dias" w:id="89"/>
            </w:sdtContent>
          </w:sdt>
          <w:sdt>
            <w:sdtPr>
              <w:tag w:val="goog_rdk_917"/>
            </w:sdtPr>
            <w:sdtContent>
              <w:r w:rsidRPr="00000000" w:rsidDel="00000000" w:rsidR="00000000">
                <w:rPr>
                  <w:rtl w:val="0"/>
                  <w:rPrChange w:date="2022-04-27T21:31:15Z" w:author="Vinícius Russi" w:id="1">
                    <w:rPr>
                      <w:sz w:val="22"/>
                      <w:szCs w:val="22"/>
                    </w:rPr>
                  </w:rPrChange>
                </w:rPr>
                <w:t xml:space="preserve"> são consideradas duas ou mais variáveis regressoras (independentes), ou seja, </w:t>
              </w:r>
            </w:sdtContent>
          </w:sdt>
          <w:sdt>
            <w:sdtPr>
              <w:tag w:val="goog_rdk_918"/>
            </w:sdtPr>
            <w:sdtContent>
              <w:del w:date="2022-04-25T18:47:22Z" w:author="Ivans Dias" w:id="90"/>
              <w:sdt>
                <w:sdtPr>
                  <w:tag w:val="goog_rdk_919"/>
                </w:sdtPr>
                <w:sdtContent>
                  <w:del w:date="2022-04-25T18:47:22Z" w:author="Ivans Dias" w:id="90">
                    <w:r w:rsidRPr="00000000" w:rsidDel="00000000" w:rsidR="00000000">
                      <w:rPr>
                        <w:rtl w:val="0"/>
                        <w:rPrChange w:date="2022-04-27T21:31:15Z" w:author="Vinícius Russi" w:id="1">
                          <w:rPr>
                            <w:sz w:val="22"/>
                            <w:szCs w:val="22"/>
                          </w:rPr>
                        </w:rPrChange>
                      </w:rPr>
                      <w:delText xml:space="preserve">podemos dizer que na regressão linear múltipla </w:delText>
                    </w:r>
                  </w:del>
                </w:sdtContent>
              </w:sdt>
              <w:del w:date="2022-04-25T18:47:22Z" w:author="Ivans Dias" w:id="90"/>
            </w:sdtContent>
          </w:sdt>
          <w:sdt>
            <w:sdtPr>
              <w:tag w:val="goog_rdk_920"/>
            </w:sdtPr>
            <w:sdtContent>
              <w:r w:rsidRPr="00000000" w:rsidDel="00000000" w:rsidR="00000000">
                <w:rPr>
                  <w:rtl w:val="0"/>
                  <w:rPrChange w:date="2022-04-27T21:31:15Z" w:author="Vinícius Russi" w:id="1">
                    <w:rPr>
                      <w:sz w:val="22"/>
                      <w:szCs w:val="22"/>
                    </w:rPr>
                  </w:rPrChange>
                </w:rPr>
                <w:t xml:space="preserve">assumimos que existe uma relação linear entre uma variável dependente e </w:t>
              </w:r>
            </w:sdtContent>
          </w:sdt>
          <w:sdt>
            <w:sdtPr>
              <w:tag w:val="goog_rdk_921"/>
            </w:sdtPr>
            <w:sdtContent>
              <w:r w:rsidRPr="00000000" w:rsidDel="00000000" w:rsidR="00000000">
                <w:rPr>
                  <w:i w:val="1"/>
                  <w:rtl w:val="0"/>
                  <w:rPrChange w:date="2022-04-27T21:31:15Z" w:author="Vinícius Russi" w:id="1">
                    <w:rPr>
                      <w:i w:val="1"/>
                      <w:sz w:val="22"/>
                      <w:szCs w:val="22"/>
                    </w:rPr>
                  </w:rPrChange>
                </w:rPr>
                <w:t xml:space="preserve">n</w:t>
              </w:r>
            </w:sdtContent>
          </w:sdt>
          <w:sdt>
            <w:sdtPr>
              <w:tag w:val="goog_rdk_922"/>
            </w:sdtPr>
            <w:sdtContent>
              <w:r w:rsidRPr="00000000" w:rsidDel="00000000" w:rsidR="00000000">
                <w:rPr>
                  <w:rtl w:val="0"/>
                  <w:rPrChange w:date="2022-04-27T21:31:15Z" w:author="Vinícius Russi" w:id="1">
                    <w:rPr>
                      <w:sz w:val="22"/>
                      <w:szCs w:val="22"/>
                    </w:rPr>
                  </w:rPrChange>
                </w:rPr>
                <w:t xml:space="preserve"> variáveis independentes (RODRIGUES, 2012). A regressão linear múltipla é definida pela seguinte fórmula:</w:t>
              </w:r>
            </w:sdtContent>
          </w:sdt>
          <w:r w:rsidRPr="00000000" w:rsidDel="00000000" w:rsidR="00000000">
            <w:drawing>
              <wp:anchor simplePos="0" behindDoc="0" distL="114300" hidden="0" allowOverlap="1" relativeHeight="0" layoutInCell="1" distT="114300" locked="0" distB="114300" distR="114300">
                <wp:simplePos x="0" y="0"/>
                <wp:positionH relativeFrom="column">
                  <wp:posOffset>295275</wp:posOffset>
                </wp:positionH>
                <wp:positionV relativeFrom="paragraph">
                  <wp:posOffset>2505075</wp:posOffset>
                </wp:positionV>
                <wp:extent cx="5479067" cy="647383"/>
                <wp:effectExtent b="0" r="0" t="0" l="0"/>
                <wp:wrapNone/>
                <wp:docPr name="image6.png" id="1036"/>
                <a:graphic>
                  <a:graphicData uri="http://schemas.openxmlformats.org/drawingml/2006/picture">
                    <pic:pic>
                      <pic:nvPicPr>
                        <pic:cNvPr name="image6.png" id="0"/>
                        <pic:cNvPicPr preferRelativeResize="0"/>
                      </pic:nvPicPr>
                      <pic:blipFill>
                        <a:blip r:embed="rId13"/>
                        <a:srcRect b="0" r="0" t="0" l="0"/>
                        <a:stretch>
                          <a:fillRect/>
                        </a:stretch>
                      </pic:blipFill>
                      <pic:spPr>
                        <a:xfrm>
                          <a:off x="0" y="0"/>
                          <a:ext cx="5479067" cy="647383"/>
                        </a:xfrm>
                        <a:prstGeom prst="rect"/>
                        <a:ln/>
                      </pic:spPr>
                    </pic:pic>
                  </a:graphicData>
                </a:graphic>
              </wp:anchor>
            </w:drawing>
          </w:r>
        </w:p>
      </w:sdtContent>
    </w:sdt>
    <w:sdt>
      <w:sdtPr>
        <w:tag w:val="goog_rdk_925"/>
      </w:sdtPr>
      <w:sdtContent>
        <w:p w:rsidRPr="00000000" w:rsidDel="00000000" w:rsidRDefault="00000000" w:rsidR="00000000" w:rsidP="00000000" w14:paraId="000000DB">
          <w:pPr>
            <w:rPr>
              <w:rPrChange w:date="2022-04-27T21:31:15Z" w:author="Vinícius Russi" w:id="1">
                <w:rPr>
                  <w:sz w:val="22"/>
                  <w:szCs w:val="22"/>
                </w:rPr>
              </w:rPrChange>
            </w:rPr>
          </w:pPr>
          <w:sdt>
            <w:sdtPr>
              <w:tag w:val="goog_rdk_924"/>
            </w:sdtPr>
            <w:sdtContent>
              <w:r w:rsidRPr="00000000" w:rsidDel="00000000" w:rsidR="00000000">
                <w:rPr>
                  <w:rtl w:val="0"/>
                </w:rPr>
              </w:r>
            </w:sdtContent>
          </w:sdt>
        </w:p>
      </w:sdtContent>
    </w:sdt>
    <w:sdt>
      <w:sdtPr>
        <w:tag w:val="goog_rdk_927"/>
      </w:sdtPr>
      <w:sdtContent>
        <w:p w:rsidRPr="00000000" w:rsidDel="00000000" w:rsidRDefault="00000000" w:rsidR="00000000" w:rsidP="00000000" w14:paraId="000000DC">
          <w:pPr>
            <w:rPr>
              <w:rPrChange w:date="2022-04-27T21:31:15Z" w:author="Vinícius Russi" w:id="1">
                <w:rPr>
                  <w:sz w:val="22"/>
                  <w:szCs w:val="22"/>
                </w:rPr>
              </w:rPrChange>
            </w:rPr>
          </w:pPr>
          <w:sdt>
            <w:sdtPr>
              <w:tag w:val="goog_rdk_926"/>
            </w:sdtPr>
            <w:sdtContent>
              <w:r w:rsidRPr="00000000" w:rsidDel="00000000" w:rsidR="00000000">
                <w:rPr>
                  <w:rtl w:val="0"/>
                </w:rPr>
              </w:r>
            </w:sdtContent>
          </w:sdt>
        </w:p>
      </w:sdtContent>
    </w:sdt>
    <w:sdt>
      <w:sdtPr>
        <w:tag w:val="goog_rdk_929"/>
      </w:sdtPr>
      <w:sdtContent>
        <w:p w:rsidRPr="00000000" w:rsidDel="00000000" w:rsidRDefault="00000000" w:rsidR="00000000" w:rsidP="00000000" w14:paraId="000000DD">
          <w:pPr>
            <w:ind w:left="0" w:firstLine="0"/>
            <w:rPr>
              <w:rPrChange w:date="2022-04-27T21:31:15Z" w:author="Vinícius Russi" w:id="1">
                <w:rPr>
                  <w:sz w:val="22"/>
                  <w:szCs w:val="22"/>
                </w:rPr>
              </w:rPrChange>
            </w:rPr>
          </w:pPr>
          <w:sdt>
            <w:sdtPr>
              <w:tag w:val="goog_rdk_928"/>
            </w:sdtPr>
            <w:sdtContent>
              <w:r w:rsidRPr="00000000" w:rsidDel="00000000" w:rsidR="00000000">
                <w:rPr>
                  <w:rtl w:val="0"/>
                </w:rPr>
              </w:r>
            </w:sdtContent>
          </w:sdt>
        </w:p>
      </w:sdtContent>
    </w:sdt>
    <w:sdt>
      <w:sdtPr>
        <w:tag w:val="goog_rdk_931"/>
      </w:sdtPr>
      <w:sdtContent>
        <w:p w:rsidRPr="00000000" w:rsidDel="00000000" w:rsidRDefault="00000000" w:rsidR="00000000" w:rsidP="00000000" w14:paraId="000000DE">
          <w:pPr>
            <w:ind w:left="0" w:firstLine="0"/>
            <w:rPr>
              <w:rPrChange w:date="2022-04-27T21:31:15Z" w:author="Vinícius Russi" w:id="1">
                <w:rPr>
                  <w:sz w:val="22"/>
                  <w:szCs w:val="22"/>
                </w:rPr>
              </w:rPrChange>
            </w:rPr>
          </w:pPr>
          <w:sdt>
            <w:sdtPr>
              <w:tag w:val="goog_rdk_930"/>
            </w:sdtPr>
            <w:sdtContent>
              <w:r w:rsidRPr="00000000" w:rsidDel="00000000" w:rsidR="00000000">
                <w:rPr>
                  <w:rtl w:val="0"/>
                </w:rPr>
              </w:r>
            </w:sdtContent>
          </w:sdt>
        </w:p>
      </w:sdtContent>
    </w:sdt>
    <w:sdt>
      <w:sdtPr>
        <w:tag w:val="goog_rdk_935"/>
      </w:sdtPr>
      <w:sdtContent>
        <w:p w:rsidRPr="00000000" w:rsidDel="00000000" w:rsidRDefault="00000000" w:rsidR="00000000" w:rsidP="00000000" w14:paraId="000000DF">
          <w:pPr>
            <w:ind w:left="0" w:firstLine="0"/>
            <w:rPr>
              <w:ins w:date="2022-04-25T18:48:46Z" w:author="Ivans Dias" w:id="91"/>
              <w:rPrChange w:date="2022-04-27T21:31:15Z" w:author="Vinícius Russi" w:id="1">
                <w:rPr>
                  <w:sz w:val="22"/>
                  <w:szCs w:val="22"/>
                </w:rPr>
              </w:rPrChange>
            </w:rPr>
          </w:pPr>
          <w:sdt>
            <w:sdtPr>
              <w:tag w:val="goog_rdk_933"/>
            </w:sdtPr>
            <w:sdtContent>
              <w:ins w:date="2022-04-25T18:48:46Z" w:author="Ivans Dias" w:id="91"/>
              <w:sdt>
                <w:sdtPr>
                  <w:tag w:val="goog_rdk_934"/>
                </w:sdtPr>
                <w:sdtContent>
                  <w:ins w:date="2022-04-25T18:48:46Z" w:author="Ivans Dias" w:id="91">
                    <w:r w:rsidRPr="00000000" w:rsidDel="00000000" w:rsidR="00000000">
                      <w:rPr>
                        <w:rtl w:val="0"/>
                      </w:rPr>
                    </w:r>
                  </w:ins>
                </w:sdtContent>
              </w:sdt>
              <w:ins w:date="2022-04-25T18:48:46Z" w:author="Ivans Dias" w:id="91"/>
            </w:sdtContent>
          </w:sdt>
        </w:p>
      </w:sdtContent>
    </w:sdt>
    <w:sdt>
      <w:sdtPr>
        <w:tag w:val="goog_rdk_942"/>
      </w:sdtPr>
      <w:sdtContent>
        <w:p w:rsidRPr="00000000" w:rsidDel="00000000" w:rsidRDefault="00000000" w:rsidR="00000000" w:rsidP="00000000" w14:paraId="000000E0">
          <w:pPr>
            <w:ind w:left="0" w:firstLine="0"/>
            <w:rPr>
              <w:rPrChange w:date="2022-04-27T21:31:15Z" w:author="Vinícius Russi" w:id="1">
                <w:rPr>
                  <w:sz w:val="22"/>
                  <w:szCs w:val="22"/>
                </w:rPr>
              </w:rPrChange>
            </w:rPr>
          </w:pPr>
          <w:sdt>
            <w:sdtPr>
              <w:tag w:val="goog_rdk_937"/>
            </w:sdtPr>
            <w:sdtContent>
              <w:del w:date="2022-04-25T18:48:46Z" w:author="Ivans Dias" w:id="91"/>
              <w:sdt>
                <w:sdtPr>
                  <w:tag w:val="goog_rdk_938"/>
                </w:sdtPr>
                <w:sdtContent>
                  <w:del w:date="2022-04-25T18:48:46Z" w:author="Ivans Dias" w:id="91">
                    <w:r w:rsidRPr="00000000" w:rsidDel="00000000" w:rsidR="00000000">
                      <w:rPr>
                        <w:rtl w:val="0"/>
                        <w:rPrChange w:date="2022-04-27T21:31:15Z" w:author="Vinícius Russi" w:id="1">
                          <w:rPr>
                            <w:sz w:val="22"/>
                            <w:szCs w:val="22"/>
                          </w:rPr>
                        </w:rPrChange>
                      </w:rPr>
                      <w:delText xml:space="preserve">Onde</w:delText>
                    </w:r>
                  </w:del>
                </w:sdtContent>
              </w:sdt>
              <w:del w:date="2022-04-25T18:48:46Z" w:author="Ivans Dias" w:id="91"/>
            </w:sdtContent>
          </w:sdt>
          <w:sdt>
            <w:sdtPr>
              <w:tag w:val="goog_rdk_939"/>
            </w:sdtPr>
            <w:sdtContent>
              <w:ins w:date="2022-04-25T18:48:46Z" w:author="Ivans Dias" w:id="91"/>
              <w:sdt>
                <w:sdtPr>
                  <w:tag w:val="goog_rdk_940"/>
                </w:sdtPr>
                <w:sdtContent>
                  <w:ins w:date="2022-04-25T18:48:46Z" w:author="Ivans Dias" w:id="91">
                    <w:r w:rsidRPr="00000000" w:rsidDel="00000000" w:rsidR="00000000">
                      <w:rPr>
                        <w:rtl w:val="0"/>
                        <w:rPrChange w:date="2022-04-27T21:31:15Z" w:author="Vinícius Russi" w:id="1">
                          <w:rPr>
                            <w:sz w:val="22"/>
                            <w:szCs w:val="22"/>
                          </w:rPr>
                        </w:rPrChange>
                      </w:rPr>
                      <w:t xml:space="preserve">Na qual</w:t>
                    </w:r>
                  </w:ins>
                </w:sdtContent>
              </w:sdt>
              <w:ins w:date="2022-04-25T18:48:46Z" w:author="Ivans Dias" w:id="91"/>
            </w:sdtContent>
          </w:sdt>
          <w:sdt>
            <w:sdtPr>
              <w:tag w:val="goog_rdk_941"/>
            </w:sdtPr>
            <w:sdtContent>
              <w:r w:rsidRPr="00000000" w:rsidDel="00000000" w:rsidR="00000000">
                <w:rPr>
                  <w:rtl w:val="0"/>
                  <w:rPrChange w:date="2022-04-27T21:31:15Z" w:author="Vinícius Russi" w:id="1">
                    <w:rPr>
                      <w:sz w:val="22"/>
                      <w:szCs w:val="22"/>
                    </w:rPr>
                  </w:rPrChange>
                </w:rPr>
                <w:t xml:space="preserve">,</w:t>
              </w:r>
            </w:sdtContent>
          </w:sdt>
        </w:p>
      </w:sdtContent>
    </w:sdt>
    <w:sdt>
      <w:sdtPr>
        <w:tag w:val="goog_rdk_947"/>
      </w:sdtPr>
      <w:sdtContent>
        <w:p w:rsidRPr="00000000" w:rsidDel="00000000" w:rsidRDefault="00000000" w:rsidR="00000000" w:rsidP="00000000" w14:paraId="000000E1">
          <w:pPr>
            <w:ind w:left="0" w:firstLine="0"/>
            <w:rPr>
              <w:i w:val="1"/>
              <w:rPrChange w:date="2022-04-27T21:31:15Z" w:author="Vinícius Russi" w:id="1">
                <w:rPr>
                  <w:i w:val="1"/>
                  <w:sz w:val="22"/>
                  <w:szCs w:val="22"/>
                </w:rPr>
              </w:rPrChange>
            </w:rPr>
          </w:pPr>
          <w:sdt>
            <w:sdtPr>
              <w:tag w:val="goog_rdk_943"/>
            </w:sdtPr>
            <w:sdtContent>
              <w:r w:rsidRPr="00000000" w:rsidDel="00000000" w:rsidR="00000000">
                <w:rPr>
                  <w:i w:val="1"/>
                  <w:rtl w:val="0"/>
                  <w:rPrChange w:date="2022-04-27T21:31:15Z" w:author="Vinícius Russi" w:id="1">
                    <w:rPr>
                      <w:i w:val="1"/>
                      <w:sz w:val="22"/>
                      <w:szCs w:val="22"/>
                    </w:rPr>
                  </w:rPrChange>
                </w:rPr>
                <w:t xml:space="preserve">yi representa o valor</w:t>
              </w:r>
            </w:sdtContent>
          </w:sdt>
          <w:sdt>
            <w:sdtPr>
              <w:tag w:val="goog_rdk_944"/>
            </w:sdtPr>
            <w:sdtContent>
              <w:ins w:date="2022-04-27T21:43:11Z" w:author="Vinícius Russi" w:id="92">
                <w:sdt>
                  <w:sdtPr>
                    <w:tag w:val="goog_rdk_945"/>
                  </w:sdtPr>
                  <w:sdtContent>
                    <w:del w:date="2022-04-27T22:19:50Z" w:author="Vinícius Russi" w:id="93">
                      <w:r w:rsidRPr="00000000" w:rsidDel="00000000" w:rsidR="00000000">
                        <w:rPr>
                          <w:i w:val="1"/>
                          <w:sz w:val="22"/>
                          <w:szCs w:val="22"/>
                        </w:rPr>
                        <w:drawing>
                          <wp:inline distL="114300" distT="114300" distB="114300" distR="114300">
                            <wp:extent cx="2419033" cy="2038350"/>
                            <wp:effectExtent b="0" r="0" t="0" l="0"/>
                            <wp:docPr name="image2.png" id="1043"/>
                            <a:graphic>
                              <a:graphicData uri="http://schemas.openxmlformats.org/drawingml/2006/picture">
                                <pic:pic>
                                  <pic:nvPicPr>
                                    <pic:cNvPr name="image2.png" id="0"/>
                                    <pic:cNvPicPr preferRelativeResize="0"/>
                                  </pic:nvPicPr>
                                  <pic:blipFill>
                                    <a:blip r:embed="rId14"/>
                                    <a:srcRect b="0" r="0" t="0" l="0"/>
                                    <a:stretch>
                                      <a:fillRect/>
                                    </a:stretch>
                                  </pic:blipFill>
                                  <pic:spPr>
                                    <a:xfrm>
                                      <a:off x="0" y="0"/>
                                      <a:ext cx="2419033" cy="2038350"/>
                                    </a:xfrm>
                                    <a:prstGeom prst="rect"/>
                                    <a:ln/>
                                  </pic:spPr>
                                </pic:pic>
                              </a:graphicData>
                            </a:graphic>
                          </wp:inline>
                        </w:drawing>
                      </w:r>
                    </w:del>
                  </w:sdtContent>
                </w:sdt>
              </w:ins>
            </w:sdtContent>
          </w:sdt>
          <w:sdt>
            <w:sdtPr>
              <w:tag w:val="goog_rdk_946"/>
            </w:sdtPr>
            <w:sdtContent>
              <w:r w:rsidRPr="00000000" w:rsidDel="00000000" w:rsidR="00000000">
                <w:rPr>
                  <w:i w:val="1"/>
                  <w:rtl w:val="0"/>
                  <w:rPrChange w:date="2022-04-27T21:31:15Z" w:author="Vinícius Russi" w:id="1">
                    <w:rPr>
                      <w:i w:val="1"/>
                      <w:sz w:val="22"/>
                      <w:szCs w:val="22"/>
                    </w:rPr>
                  </w:rPrChange>
                </w:rPr>
                <w:t xml:space="preserve"> da variável dependente;</w:t>
              </w:r>
            </w:sdtContent>
          </w:sdt>
        </w:p>
      </w:sdtContent>
    </w:sdt>
    <w:sdt>
      <w:sdtPr>
        <w:tag w:val="goog_rdk_953"/>
      </w:sdtPr>
      <w:sdtContent>
        <w:p w:rsidRPr="00000000" w:rsidDel="00000000" w:rsidRDefault="00000000" w:rsidR="00000000" w:rsidP="00000000" w14:paraId="000000E2">
          <w:pPr>
            <w:ind w:left="0" w:firstLine="0"/>
            <w:rPr>
              <w:rPrChange w:date="2022-04-27T21:31:15Z" w:author="Vinícius Russi" w:id="1">
                <w:rPr>
                  <w:sz w:val="22"/>
                  <w:szCs w:val="22"/>
                </w:rPr>
              </w:rPrChange>
            </w:rPr>
          </w:pPr>
          <w:sdt>
            <w:sdtPr>
              <w:tag w:val="goog_rdk_948"/>
            </w:sdtPr>
            <w:sdtContent>
              <w:r w:rsidRPr="00000000" w:rsidDel="00000000" w:rsidR="00000000">
                <w:rPr>
                  <w:i w:val="1"/>
                  <w:rtl w:val="0"/>
                  <w:rPrChange w:date="2022-04-27T21:31:15Z" w:author="Vinícius Russi" w:id="1">
                    <w:rPr>
                      <w:i w:val="1"/>
                      <w:sz w:val="22"/>
                      <w:szCs w:val="22"/>
                    </w:rPr>
                  </w:rPrChange>
                </w:rPr>
                <w:t xml:space="preserve">xi1, xi2…xin,i=1, n são os valores da i</w:t>
              </w:r>
            </w:sdtContent>
          </w:sdt>
          <w:sdt>
            <w:sdtPr>
              <w:tag w:val="goog_rdk_949"/>
            </w:sdtPr>
            <w:sdtContent>
              <w:r w:rsidRPr="00000000" w:rsidDel="00000000" w:rsidR="00000000">
                <w:rPr>
                  <w:rtl w:val="0"/>
                  <w:rPrChange w:date="2022-04-27T21:31:15Z" w:author="Vinícius Russi" w:id="1">
                    <w:rPr>
                      <w:sz w:val="22"/>
                      <w:szCs w:val="22"/>
                    </w:rPr>
                  </w:rPrChange>
                </w:rPr>
                <w:t xml:space="preserve">-ésima observação das </w:t>
              </w:r>
            </w:sdtContent>
          </w:sdt>
          <w:sdt>
            <w:sdtPr>
              <w:tag w:val="goog_rdk_950"/>
            </w:sdtPr>
            <w:sdtContent>
              <w:r w:rsidRPr="00000000" w:rsidDel="00000000" w:rsidR="00000000">
                <w:rPr>
                  <w:i w:val="1"/>
                  <w:rtl w:val="0"/>
                  <w:rPrChange w:date="2022-04-27T21:31:15Z" w:author="Vinícius Russi" w:id="1">
                    <w:rPr>
                      <w:i w:val="1"/>
                      <w:sz w:val="22"/>
                      <w:szCs w:val="22"/>
                    </w:rPr>
                  </w:rPrChange>
                </w:rPr>
                <w:t xml:space="preserve">p</w:t>
              </w:r>
            </w:sdtContent>
          </w:sdt>
          <w:sdt>
            <w:sdtPr>
              <w:tag w:val="goog_rdk_951"/>
            </w:sdtPr>
            <w:sdtContent>
              <w:r w:rsidRPr="00000000" w:rsidDel="00000000" w:rsidR="00000000">
                <w:rPr>
                  <w:b w:val="1"/>
                  <w:i w:val="1"/>
                  <w:rtl w:val="0"/>
                  <w:rPrChange w:date="2022-04-27T21:31:15Z" w:author="Vinícius Russi" w:id="1">
                    <w:rPr>
                      <w:b w:val="1"/>
                      <w:i w:val="1"/>
                      <w:sz w:val="22"/>
                      <w:szCs w:val="22"/>
                    </w:rPr>
                  </w:rPrChange>
                </w:rPr>
                <w:t xml:space="preserve"> </w:t>
              </w:r>
            </w:sdtContent>
          </w:sdt>
          <w:sdt>
            <w:sdtPr>
              <w:tag w:val="goog_rdk_952"/>
            </w:sdtPr>
            <w:sdtContent>
              <w:r w:rsidRPr="00000000" w:rsidDel="00000000" w:rsidR="00000000">
                <w:rPr>
                  <w:rtl w:val="0"/>
                  <w:rPrChange w:date="2022-04-27T21:31:15Z" w:author="Vinícius Russi" w:id="1">
                    <w:rPr>
                      <w:sz w:val="22"/>
                      <w:szCs w:val="22"/>
                    </w:rPr>
                  </w:rPrChange>
                </w:rPr>
                <w:t xml:space="preserve">variáveis explicativas;</w:t>
              </w:r>
            </w:sdtContent>
          </w:sdt>
        </w:p>
      </w:sdtContent>
    </w:sdt>
    <w:sdt>
      <w:sdtPr>
        <w:tag w:val="goog_rdk_956"/>
      </w:sdtPr>
      <w:sdtContent>
        <w:p w:rsidRPr="00000000" w:rsidDel="00000000" w:rsidRDefault="00000000" w:rsidR="00000000" w:rsidP="00000000" w14:paraId="000000E3">
          <w:pPr>
            <w:ind w:left="0" w:firstLine="0"/>
            <w:rPr>
              <w:rPrChange w:date="2022-04-27T21:31:15Z" w:author="Vinícius Russi" w:id="1">
                <w:rPr>
                  <w:sz w:val="22"/>
                  <w:szCs w:val="22"/>
                </w:rPr>
              </w:rPrChange>
            </w:rPr>
          </w:pPr>
          <m:oMath>
            <m:r>
              <m:t>β</m:t>
            </m:r>
            <m:r>
              <w:rPr>
                <w:rFonts w:hAnsi="Cambria Math" w:cs="Cambria Math" w:eastAsia="Cambria Math" w:ascii="Cambria Math"/>
                <w:i w:val="1"/>
                <w:rPrChange w:date="2022-04-27T21:31:15Z" w:author="Vinícius Russi" w:id="1">
                  <w:rPr>
                    <w:rFonts w:hAnsi="Cambria Math" w:cs="Cambria Math" w:eastAsia="Cambria Math" w:ascii="Cambria Math"/>
                    <w:i w:val="1"/>
                    <w:sz w:val="22"/>
                    <w:szCs w:val="22"/>
                  </w:rPr>
                </w:rPrChange>
              </w:rPr>
              <m:t xml:space="preserve">0,</m:t>
            </m:r>
            <m:r>
              <w:rPr>
                <w:rFonts w:hAnsi="Cambria Math" w:cs="Cambria Math" w:eastAsia="Cambria Math" w:ascii="Cambria Math"/>
                <w:i w:val="1"/>
                <w:rPrChange w:date="2022-04-27T21:31:15Z" w:author="Vinícius Russi" w:id="1">
                  <w:rPr>
                    <w:rFonts w:hAnsi="Cambria Math" w:cs="Cambria Math" w:eastAsia="Cambria Math" w:ascii="Cambria Math"/>
                    <w:i w:val="1"/>
                    <w:sz w:val="22"/>
                    <w:szCs w:val="22"/>
                  </w:rPr>
                </w:rPrChange>
              </w:rPr>
              <m:t>β</m:t>
            </m:r>
            <m:r>
              <w:rPr>
                <w:rFonts w:hAnsi="Cambria Math" w:cs="Cambria Math" w:eastAsia="Cambria Math" w:ascii="Cambria Math"/>
                <w:i w:val="1"/>
                <w:rPrChange w:date="2022-04-27T21:31:15Z" w:author="Vinícius Russi" w:id="1">
                  <w:rPr>
                    <w:rFonts w:hAnsi="Cambria Math" w:cs="Cambria Math" w:eastAsia="Cambria Math" w:ascii="Cambria Math"/>
                    <w:i w:val="1"/>
                    <w:sz w:val="22"/>
                    <w:szCs w:val="22"/>
                  </w:rPr>
                </w:rPrChange>
              </w:rPr>
              <m:t xml:space="preserve">1, </m:t>
            </m:r>
            <m:r>
              <w:rPr>
                <w:rFonts w:hAnsi="Cambria Math" w:cs="Cambria Math" w:eastAsia="Cambria Math" w:ascii="Cambria Math"/>
                <w:i w:val="1"/>
                <w:rPrChange w:date="2022-04-27T21:31:15Z" w:author="Vinícius Russi" w:id="1">
                  <w:rPr>
                    <w:rFonts w:hAnsi="Cambria Math" w:cs="Cambria Math" w:eastAsia="Cambria Math" w:ascii="Cambria Math"/>
                    <w:i w:val="1"/>
                    <w:sz w:val="22"/>
                    <w:szCs w:val="22"/>
                  </w:rPr>
                </w:rPrChange>
              </w:rPr>
              <m:t>β</m:t>
            </m:r>
            <m:r>
              <w:rPr>
                <w:rFonts w:hAnsi="Cambria Math" w:cs="Cambria Math" w:eastAsia="Cambria Math" w:ascii="Cambria Math"/>
                <w:i w:val="1"/>
                <w:rPrChange w:date="2022-04-27T21:31:15Z" w:author="Vinícius Russi" w:id="1">
                  <w:rPr>
                    <w:rFonts w:hAnsi="Cambria Math" w:cs="Cambria Math" w:eastAsia="Cambria Math" w:ascii="Cambria Math"/>
                    <w:i w:val="1"/>
                    <w:sz w:val="22"/>
                    <w:szCs w:val="22"/>
                  </w:rPr>
                </w:rPrChange>
              </w:rPr>
              <m:t xml:space="preserve">2,..., </m:t>
            </m:r>
            <m:r>
              <w:rPr>
                <w:rFonts w:hAnsi="Cambria Math" w:cs="Cambria Math" w:eastAsia="Cambria Math" w:ascii="Cambria Math"/>
                <w:i w:val="1"/>
                <w:rPrChange w:date="2022-04-27T21:31:15Z" w:author="Vinícius Russi" w:id="1">
                  <w:rPr>
                    <w:rFonts w:hAnsi="Cambria Math" w:cs="Cambria Math" w:eastAsia="Cambria Math" w:ascii="Cambria Math"/>
                    <w:i w:val="1"/>
                    <w:sz w:val="22"/>
                    <w:szCs w:val="22"/>
                  </w:rPr>
                </w:rPrChange>
              </w:rPr>
              <m:t>β</m:t>
            </m:r>
            <m:r>
              <w:rPr>
                <w:rFonts w:hAnsi="Cambria Math" w:cs="Cambria Math" w:eastAsia="Cambria Math" w:ascii="Cambria Math"/>
                <w:b w:val="1"/>
                <w:i w:val="1"/>
                <w:rPrChange w:date="2022-04-27T21:31:15Z" w:author="Vinícius Russi" w:id="1">
                  <w:rPr>
                    <w:rFonts w:hAnsi="Cambria Math" w:cs="Cambria Math" w:eastAsia="Cambria Math" w:ascii="Cambria Math"/>
                    <w:b w:val="1"/>
                    <w:i w:val="1"/>
                    <w:sz w:val="22"/>
                    <w:szCs w:val="22"/>
                  </w:rPr>
                </w:rPrChange>
              </w:rPr>
              <m:t xml:space="preserve">n</m:t>
            </m:r>
          </m:oMath>
          <w:sdt>
            <w:sdtPr>
              <w:tag w:val="goog_rdk_954"/>
            </w:sdtPr>
            <w:sdtContent>
              <w:r w:rsidRPr="00000000" w:rsidDel="00000000" w:rsidR="00000000">
                <w:rPr>
                  <w:i w:val="1"/>
                  <w:rtl w:val="0"/>
                  <w:rPrChange w:date="2022-04-27T21:31:15Z" w:author="Vinícius Russi" w:id="1">
                    <w:rPr>
                      <w:i w:val="1"/>
                      <w:sz w:val="22"/>
                      <w:szCs w:val="22"/>
                    </w:rPr>
                  </w:rPrChange>
                </w:rPr>
                <w:t xml:space="preserve"> </w:t>
              </w:r>
            </w:sdtContent>
          </w:sdt>
          <w:sdt>
            <w:sdtPr>
              <w:tag w:val="goog_rdk_955"/>
            </w:sdtPr>
            <w:sdtContent>
              <w:r w:rsidRPr="00000000" w:rsidDel="00000000" w:rsidR="00000000">
                <w:rPr>
                  <w:rtl w:val="0"/>
                  <w:rPrChange w:date="2022-04-27T21:31:15Z" w:author="Vinícius Russi" w:id="1">
                    <w:rPr>
                      <w:sz w:val="22"/>
                      <w:szCs w:val="22"/>
                    </w:rPr>
                  </w:rPrChange>
                </w:rPr>
                <w:t xml:space="preserve">são os parâmetros ou coeficientes de regressão;</w:t>
              </w:r>
            </w:sdtContent>
          </w:sdt>
        </w:p>
      </w:sdtContent>
    </w:sdt>
    <w:sdt>
      <w:sdtPr>
        <w:tag w:val="goog_rdk_958"/>
      </w:sdtPr>
      <w:sdtContent>
        <w:p w:rsidRPr="00000000" w:rsidDel="00000000" w:rsidRDefault="00000000" w:rsidR="00000000" w:rsidP="00000000" w14:paraId="000000E4">
          <w:pPr>
            <w:ind w:left="0" w:firstLine="0"/>
            <w:rPr>
              <w:rPrChange w:date="2022-04-27T21:31:15Z" w:author="Vinícius Russi" w:id="1">
                <w:rPr>
                  <w:sz w:val="22"/>
                  <w:szCs w:val="22"/>
                </w:rPr>
              </w:rPrChange>
            </w:rPr>
          </w:pPr>
          <m:oMath>
            <m:r>
              <m:t>ε</m:t>
            </m:r>
            <m:r>
              <w:rPr>
                <w:rFonts w:hAnsi="Cambria Math" w:cs="Cambria Math" w:eastAsia="Cambria Math" w:ascii="Cambria Math"/>
                <w:rPrChange w:date="2022-04-27T21:31:15Z" w:author="Vinícius Russi" w:id="1">
                  <w:rPr>
                    <w:rFonts w:hAnsi="Cambria Math" w:cs="Cambria Math" w:eastAsia="Cambria Math" w:ascii="Cambria Math"/>
                    <w:sz w:val="22"/>
                    <w:szCs w:val="22"/>
                  </w:rPr>
                </w:rPrChange>
              </w:rPr>
              <m:t xml:space="preserve">i, i=1</m:t>
            </m:r>
          </m:oMath>
          <w:sdt>
            <w:sdtPr>
              <w:tag w:val="goog_rdk_957"/>
            </w:sdtPr>
            <w:sdtContent>
              <w:r w:rsidRPr="00000000" w:rsidDel="00000000" w:rsidR="00000000">
                <w:rPr>
                  <w:rtl w:val="0"/>
                  <w:rPrChange w:date="2022-04-27T21:31:15Z" w:author="Vinícius Russi" w:id="1">
                    <w:rPr>
                      <w:sz w:val="22"/>
                      <w:szCs w:val="22"/>
                    </w:rPr>
                  </w:rPrChange>
                </w:rPr>
                <w:t xml:space="preserve">,..., correspondem aos erros aleatórios.</w:t>
              </w:r>
            </w:sdtContent>
          </w:sdt>
        </w:p>
      </w:sdtContent>
    </w:sdt>
    <w:sdt>
      <w:sdtPr>
        <w:tag w:val="goog_rdk_960"/>
      </w:sdtPr>
      <w:sdtContent>
        <w:p w:rsidRPr="00000000" w:rsidDel="00000000" w:rsidRDefault="00000000" w:rsidR="00000000" w:rsidP="00000000" w14:paraId="000000E5">
          <w:pPr>
            <w:ind w:left="0" w:firstLine="0"/>
            <w:rPr>
              <w:rPrChange w:date="2022-04-27T21:31:15Z" w:author="Vinícius Russi" w:id="1">
                <w:rPr>
                  <w:sz w:val="22"/>
                  <w:szCs w:val="22"/>
                </w:rPr>
              </w:rPrChange>
            </w:rPr>
          </w:pPr>
          <w:sdt>
            <w:sdtPr>
              <w:tag w:val="goog_rdk_959"/>
            </w:sdtPr>
            <w:sdtContent>
              <w:r w:rsidRPr="00000000" w:rsidDel="00000000" w:rsidR="00000000">
                <w:rPr>
                  <w:rtl w:val="0"/>
                </w:rPr>
              </w:r>
            </w:sdtContent>
          </w:sdt>
        </w:p>
      </w:sdtContent>
    </w:sdt>
    <w:sdt>
      <w:sdtPr>
        <w:tag w:val="goog_rdk_962"/>
      </w:sdtPr>
      <w:sdtContent>
        <w:p w:rsidRPr="00000000" w:rsidDel="00000000" w:rsidRDefault="00000000" w:rsidR="00000000" w:rsidP="00000000" w14:paraId="000000E6">
          <w:pPr>
            <w:pStyle w:val="Heading4"/>
            <w:ind w:firstLine="0"/>
            <w:rPr>
              <w:rPrChange w:date="2022-04-27T21:31:15Z" w:author="Vinícius Russi" w:id="1">
                <w:rPr>
                  <w:sz w:val="22"/>
                  <w:szCs w:val="22"/>
                </w:rPr>
              </w:rPrChange>
            </w:rPr>
          </w:pPr>
          <w:bookmarkStart w:id="11" w:name="_heading=h.39t26v8ybs87" w:colFirst="0" w:colLast="0"/>
          <w:bookmarkEnd w:id="11"/>
          <w:sdt>
            <w:sdtPr>
              <w:tag w:val="goog_rdk_961"/>
            </w:sdtPr>
            <w:sdtContent>
              <w:r w:rsidRPr="00000000" w:rsidDel="00000000" w:rsidR="00000000">
                <w:rPr>
                  <w:rtl w:val="0"/>
                  <w:rPrChange w:date="2022-04-27T21:31:15Z" w:author="Vinícius Russi" w:id="1">
                    <w:rPr>
                      <w:sz w:val="22"/>
                      <w:szCs w:val="22"/>
                    </w:rPr>
                  </w:rPrChange>
                </w:rPr>
                <w:t xml:space="preserve">2.2.2 ÁRVORE DE DECISÃO</w:t>
              </w:r>
            </w:sdtContent>
          </w:sdt>
        </w:p>
      </w:sdtContent>
    </w:sdt>
    <w:sdt>
      <w:sdtPr>
        <w:tag w:val="goog_rdk_990"/>
      </w:sdtPr>
      <w:sdtContent>
        <w:p w:rsidRPr="00000000" w:rsidDel="00000000" w:rsidRDefault="00000000" w:rsidR="00000000" w:rsidP="00000000" w14:paraId="000000E7">
          <w:pPr>
            <w:rPr>
              <w:rPrChange w:date="2022-04-27T21:31:15Z" w:author="Vinícius Russi" w:id="1">
                <w:rPr>
                  <w:sz w:val="22"/>
                  <w:szCs w:val="22"/>
                </w:rPr>
              </w:rPrChange>
            </w:rPr>
          </w:pPr>
          <w:sdt>
            <w:sdtPr>
              <w:tag w:val="goog_rdk_963"/>
            </w:sdtPr>
            <w:sdtContent>
              <w:r w:rsidRPr="00000000" w:rsidDel="00000000" w:rsidR="00000000">
                <w:rPr>
                  <w:rtl w:val="0"/>
                  <w:rPrChange w:date="2022-04-27T21:31:15Z" w:author="Vinícius Russi" w:id="1">
                    <w:rPr>
                      <w:sz w:val="22"/>
                      <w:szCs w:val="22"/>
                    </w:rPr>
                  </w:rPrChange>
                </w:rPr>
                <w:t xml:space="preserve">Algoritmos que induzem árvores de decisão pertencem </w:t>
              </w:r>
            </w:sdtContent>
          </w:sdt>
          <w:sdt>
            <w:sdtPr>
              <w:tag w:val="goog_rdk_964"/>
            </w:sdtPr>
            <w:sdtContent>
              <w:del w:date="2022-04-25T18:49:00Z" w:author="Ivans Dias" w:id="94"/>
              <w:sdt>
                <w:sdtPr>
                  <w:tag w:val="goog_rdk_965"/>
                </w:sdtPr>
                <w:sdtContent>
                  <w:del w:date="2022-04-25T18:49:00Z" w:author="Ivans Dias" w:id="94">
                    <w:r w:rsidRPr="00000000" w:rsidDel="00000000" w:rsidR="00000000">
                      <w:rPr>
                        <w:rtl w:val="0"/>
                        <w:rPrChange w:date="2022-04-27T21:31:15Z" w:author="Vinícius Russi" w:id="1">
                          <w:rPr>
                            <w:sz w:val="22"/>
                            <w:szCs w:val="22"/>
                          </w:rPr>
                        </w:rPrChange>
                      </w:rPr>
                      <w:delText xml:space="preserve">a</w:delText>
                    </w:r>
                  </w:del>
                </w:sdtContent>
              </w:sdt>
              <w:del w:date="2022-04-25T18:49:00Z" w:author="Ivans Dias" w:id="94"/>
            </w:sdtContent>
          </w:sdt>
          <w:sdt>
            <w:sdtPr>
              <w:tag w:val="goog_rdk_966"/>
            </w:sdtPr>
            <w:sdtContent>
              <w:ins w:date="2022-04-25T18:49:00Z" w:author="Ivans Dias" w:id="94"/>
              <w:sdt>
                <w:sdtPr>
                  <w:tag w:val="goog_rdk_967"/>
                </w:sdtPr>
                <w:sdtContent>
                  <w:ins w:date="2022-04-25T18:49:00Z" w:author="Ivans Dias" w:id="94">
                    <w:r w:rsidRPr="00000000" w:rsidDel="00000000" w:rsidR="00000000">
                      <w:rPr>
                        <w:rtl w:val="0"/>
                        <w:rPrChange w:date="2022-04-27T21:31:15Z" w:author="Vinícius Russi" w:id="1">
                          <w:rPr>
                            <w:sz w:val="22"/>
                            <w:szCs w:val="22"/>
                          </w:rPr>
                        </w:rPrChange>
                      </w:rPr>
                      <w:t xml:space="preserve">à</w:t>
                    </w:r>
                  </w:ins>
                </w:sdtContent>
              </w:sdt>
              <w:ins w:date="2022-04-25T18:49:00Z" w:author="Ivans Dias" w:id="94"/>
            </w:sdtContent>
          </w:sdt>
          <w:sdt>
            <w:sdtPr>
              <w:tag w:val="goog_rdk_968"/>
            </w:sdtPr>
            <w:sdtContent>
              <w:r w:rsidRPr="00000000" w:rsidDel="00000000" w:rsidR="00000000">
                <w:rPr>
                  <w:rtl w:val="0"/>
                  <w:rPrChange w:date="2022-04-27T21:31:15Z" w:author="Vinícius Russi" w:id="1">
                    <w:rPr>
                      <w:sz w:val="22"/>
                      <w:szCs w:val="22"/>
                    </w:rPr>
                  </w:rPrChange>
                </w:rPr>
                <w:t xml:space="preserve"> família de algoritmos </w:t>
              </w:r>
            </w:sdtContent>
          </w:sdt>
          <w:sdt>
            <w:sdtPr>
              <w:tag w:val="goog_rdk_969"/>
            </w:sdtPr>
            <w:sdtContent>
              <w:r w:rsidRPr="00000000" w:rsidDel="00000000" w:rsidR="00000000">
                <w:rPr>
                  <w:i w:val="1"/>
                  <w:rtl w:val="0"/>
                  <w:rPrChange w:date="2022-04-27T21:31:15Z" w:author="Vinícius Russi" w:id="1">
                    <w:rPr>
                      <w:i w:val="1"/>
                      <w:sz w:val="22"/>
                      <w:szCs w:val="22"/>
                    </w:rPr>
                  </w:rPrChange>
                </w:rPr>
                <w:t xml:space="preserve">Top Down Induction of Decision Tree, </w:t>
              </w:r>
            </w:sdtContent>
          </w:sdt>
          <w:sdt>
            <w:sdtPr>
              <w:tag w:val="goog_rdk_970"/>
            </w:sdtPr>
            <w:sdtContent>
              <w:del w:date="2022-04-25T18:49:10Z" w:author="Ivans Dias" w:id="95"/>
              <w:sdt>
                <w:sdtPr>
                  <w:tag w:val="goog_rdk_971"/>
                </w:sdtPr>
                <w:sdtContent>
                  <w:del w:date="2022-04-25T18:49:10Z" w:author="Ivans Dias" w:id="95">
                    <w:r w:rsidRPr="00000000" w:rsidDel="00000000" w:rsidR="00000000">
                      <w:rPr>
                        <w:rtl w:val="0"/>
                        <w:rPrChange w:date="2022-04-27T21:31:15Z" w:author="Vinícius Russi" w:id="1">
                          <w:rPr>
                            <w:sz w:val="22"/>
                            <w:szCs w:val="22"/>
                          </w:rPr>
                        </w:rPrChange>
                      </w:rPr>
                      <w:delText xml:space="preserve">onde</w:delText>
                    </w:r>
                  </w:del>
                </w:sdtContent>
              </w:sdt>
              <w:del w:date="2022-04-25T18:49:10Z" w:author="Ivans Dias" w:id="95"/>
            </w:sdtContent>
          </w:sdt>
          <w:sdt>
            <w:sdtPr>
              <w:tag w:val="goog_rdk_972"/>
            </w:sdtPr>
            <w:sdtContent>
              <w:ins w:date="2022-04-25T18:49:10Z" w:author="Ivans Dias" w:id="95"/>
              <w:sdt>
                <w:sdtPr>
                  <w:tag w:val="goog_rdk_973"/>
                </w:sdtPr>
                <w:sdtContent>
                  <w:ins w:date="2022-04-25T18:49:10Z" w:author="Ivans Dias" w:id="95">
                    <w:r w:rsidRPr="00000000" w:rsidDel="00000000" w:rsidR="00000000">
                      <w:rPr>
                        <w:rtl w:val="0"/>
                        <w:rPrChange w:date="2022-04-27T21:31:15Z" w:author="Vinícius Russi" w:id="1">
                          <w:rPr>
                            <w:sz w:val="22"/>
                            <w:szCs w:val="22"/>
                          </w:rPr>
                        </w:rPrChange>
                      </w:rPr>
                      <w:t xml:space="preserve">em que</w:t>
                    </w:r>
                  </w:ins>
                </w:sdtContent>
              </w:sdt>
              <w:ins w:date="2022-04-25T18:49:10Z" w:author="Ivans Dias" w:id="95"/>
            </w:sdtContent>
          </w:sdt>
          <w:sdt>
            <w:sdtPr>
              <w:tag w:val="goog_rdk_974"/>
            </w:sdtPr>
            <w:sdtContent>
              <w:r w:rsidRPr="00000000" w:rsidDel="00000000" w:rsidR="00000000">
                <w:rPr>
                  <w:rtl w:val="0"/>
                  <w:rPrChange w:date="2022-04-27T21:31:15Z" w:author="Vinícius Russi" w:id="1">
                    <w:rPr>
                      <w:sz w:val="22"/>
                      <w:szCs w:val="22"/>
                    </w:rPr>
                  </w:rPrChange>
                </w:rPr>
                <w:t xml:space="preserve"> uma árvore de decisão constitui uma estrutura de dados que pode ser definida recursivamente</w:t>
              </w:r>
            </w:sdtContent>
          </w:sdt>
          <w:sdt>
            <w:sdtPr>
              <w:tag w:val="goog_rdk_975"/>
            </w:sdtPr>
            <w:sdtContent>
              <w:ins w:date="2022-04-25T18:49:26Z" w:author="Ivans Dias" w:id="96"/>
              <w:sdt>
                <w:sdtPr>
                  <w:tag w:val="goog_rdk_976"/>
                </w:sdtPr>
                <w:sdtContent>
                  <w:ins w:date="2022-04-25T18:49:26Z" w:author="Ivans Dias" w:id="96">
                    <w:r w:rsidRPr="00000000" w:rsidDel="00000000" w:rsidR="00000000">
                      <w:rPr>
                        <w:rtl w:val="0"/>
                        <w:rPrChange w:date="2022-04-27T21:31:15Z" w:author="Vinícius Russi" w:id="1">
                          <w:rPr>
                            <w:sz w:val="22"/>
                            <w:szCs w:val="22"/>
                          </w:rPr>
                        </w:rPrChange>
                      </w:rPr>
                      <w:t xml:space="preserve">,</w:t>
                    </w:r>
                  </w:ins>
                </w:sdtContent>
              </w:sdt>
              <w:ins w:date="2022-04-25T18:49:26Z" w:author="Ivans Dias" w:id="96"/>
            </w:sdtContent>
          </w:sdt>
          <w:sdt>
            <w:sdtPr>
              <w:tag w:val="goog_rdk_977"/>
            </w:sdtPr>
            <w:sdtContent>
              <w:r w:rsidRPr="00000000" w:rsidDel="00000000" w:rsidR="00000000">
                <w:rPr>
                  <w:rtl w:val="0"/>
                  <w:rPrChange w:date="2022-04-27T21:31:15Z" w:author="Vinícius Russi" w:id="1">
                    <w:rPr>
                      <w:sz w:val="22"/>
                      <w:szCs w:val="22"/>
                    </w:rPr>
                  </w:rPrChange>
                </w:rPr>
                <w:t xml:space="preserve"> como um </w:t>
              </w:r>
            </w:sdtContent>
          </w:sdt>
          <w:sdt>
            <w:sdtPr>
              <w:tag w:val="goog_rdk_978"/>
            </w:sdtPr>
            <w:sdtContent>
              <w:r w:rsidRPr="00000000" w:rsidDel="00000000" w:rsidR="00000000">
                <w:rPr>
                  <w:i w:val="1"/>
                  <w:rtl w:val="0"/>
                  <w:rPrChange w:date="2022-04-27T21:31:15Z" w:author="Vinícius Russi" w:id="1">
                    <w:rPr>
                      <w:i w:val="1"/>
                      <w:sz w:val="22"/>
                      <w:szCs w:val="22"/>
                    </w:rPr>
                  </w:rPrChange>
                </w:rPr>
                <w:t xml:space="preserve">nó folha</w:t>
              </w:r>
            </w:sdtContent>
          </w:sdt>
          <w:sdt>
            <w:sdtPr>
              <w:tag w:val="goog_rdk_979"/>
            </w:sdtPr>
            <w:sdtContent>
              <w:r w:rsidRPr="00000000" w:rsidDel="00000000" w:rsidR="00000000">
                <w:rPr>
                  <w:rtl w:val="0"/>
                  <w:rPrChange w:date="2022-04-27T21:31:15Z" w:author="Vinícius Russi" w:id="1">
                    <w:rPr>
                      <w:sz w:val="22"/>
                      <w:szCs w:val="22"/>
                    </w:rPr>
                  </w:rPrChange>
                </w:rPr>
                <w:t xml:space="preserve"> que corresponde a uma classe</w:t>
              </w:r>
            </w:sdtContent>
          </w:sdt>
          <w:sdt>
            <w:sdtPr>
              <w:tag w:val="goog_rdk_980"/>
            </w:sdtPr>
            <w:sdtContent>
              <w:ins w:date="2022-04-25T18:49:29Z" w:author="Ivans Dias" w:id="97"/>
              <w:sdt>
                <w:sdtPr>
                  <w:tag w:val="goog_rdk_981"/>
                </w:sdtPr>
                <w:sdtContent>
                  <w:ins w:date="2022-04-25T18:49:29Z" w:author="Ivans Dias" w:id="97">
                    <w:r w:rsidRPr="00000000" w:rsidDel="00000000" w:rsidR="00000000">
                      <w:rPr>
                        <w:rtl w:val="0"/>
                        <w:rPrChange w:date="2022-04-27T21:31:15Z" w:author="Vinícius Russi" w:id="1">
                          <w:rPr>
                            <w:sz w:val="22"/>
                            <w:szCs w:val="22"/>
                          </w:rPr>
                        </w:rPrChange>
                      </w:rPr>
                      <w:t xml:space="preserve">,</w:t>
                    </w:r>
                  </w:ins>
                </w:sdtContent>
              </w:sdt>
              <w:ins w:date="2022-04-25T18:49:29Z" w:author="Ivans Dias" w:id="97"/>
            </w:sdtContent>
          </w:sdt>
          <w:sdt>
            <w:sdtPr>
              <w:tag w:val="goog_rdk_982"/>
            </w:sdtPr>
            <w:sdtContent>
              <w:r w:rsidRPr="00000000" w:rsidDel="00000000" w:rsidR="00000000">
                <w:rPr>
                  <w:rtl w:val="0"/>
                  <w:rPrChange w:date="2022-04-27T21:31:15Z" w:author="Vinícius Russi" w:id="1">
                    <w:rPr>
                      <w:sz w:val="22"/>
                      <w:szCs w:val="22"/>
                    </w:rPr>
                  </w:rPrChange>
                </w:rPr>
                <w:t xml:space="preserve"> ou um </w:t>
              </w:r>
            </w:sdtContent>
          </w:sdt>
          <w:sdt>
            <w:sdtPr>
              <w:tag w:val="goog_rdk_983"/>
            </w:sdtPr>
            <w:sdtContent>
              <w:r w:rsidRPr="00000000" w:rsidDel="00000000" w:rsidR="00000000">
                <w:rPr>
                  <w:i w:val="1"/>
                  <w:rtl w:val="0"/>
                  <w:rPrChange w:date="2022-04-27T21:31:15Z" w:author="Vinícius Russi" w:id="1">
                    <w:rPr>
                      <w:i w:val="1"/>
                      <w:sz w:val="22"/>
                      <w:szCs w:val="22"/>
                    </w:rPr>
                  </w:rPrChange>
                </w:rPr>
                <w:t xml:space="preserve">nó de decisão</w:t>
              </w:r>
            </w:sdtContent>
          </w:sdt>
          <w:sdt>
            <w:sdtPr>
              <w:tag w:val="goog_rdk_984"/>
            </w:sdtPr>
            <w:sdtContent>
              <w:r w:rsidRPr="00000000" w:rsidDel="00000000" w:rsidR="00000000">
                <w:rPr>
                  <w:rtl w:val="0"/>
                  <w:rPrChange w:date="2022-04-27T21:31:15Z" w:author="Vinícius Russi" w:id="1">
                    <w:rPr>
                      <w:sz w:val="22"/>
                      <w:szCs w:val="22"/>
                    </w:rPr>
                  </w:rPrChange>
                </w:rPr>
                <w:t xml:space="preserve"> que contém um teste sobre algum atributo de interesse. Em cada resultado do teste existe uma possível aresta para um subárvore. Cada subárvore produzida tem a mesma estrutura que a árvore principal (MONARD</w:t>
              </w:r>
            </w:sdtContent>
          </w:sdt>
          <w:sdt>
            <w:sdtPr>
              <w:tag w:val="goog_rdk_985"/>
            </w:sdtPr>
            <w:sdtContent>
              <w:ins w:date="2022-04-27T21:38:36Z" w:author="Vinícius Russi" w:id="98"/>
              <w:sdt>
                <w:sdtPr>
                  <w:tag w:val="goog_rdk_986"/>
                </w:sdtPr>
                <w:sdtContent>
                  <w:ins w:date="2022-04-27T21:38:36Z" w:author="Vinícius Russi" w:id="98">
                    <w:r w:rsidRPr="00000000" w:rsidDel="00000000" w:rsidR="00000000">
                      <w:rPr>
                        <w:rtl w:val="0"/>
                        <w:rPrChange w:date="2022-04-27T21:31:15Z" w:author="Vinícius Russi" w:id="1">
                          <w:rPr>
                            <w:sz w:val="22"/>
                            <w:szCs w:val="22"/>
                          </w:rPr>
                        </w:rPrChange>
                      </w:rPr>
                      <w:t xml:space="preserve">;</w:t>
                    </w:r>
                  </w:ins>
                </w:sdtContent>
              </w:sdt>
              <w:ins w:date="2022-04-27T21:38:36Z" w:author="Vinícius Russi" w:id="98"/>
            </w:sdtContent>
          </w:sdt>
          <w:sdt>
            <w:sdtPr>
              <w:tag w:val="goog_rdk_987"/>
            </w:sdtPr>
            <w:sdtContent>
              <w:del w:date="2022-04-27T21:38:36Z" w:author="Vinícius Russi" w:id="98"/>
              <w:sdt>
                <w:sdtPr>
                  <w:tag w:val="goog_rdk_988"/>
                </w:sdtPr>
                <w:sdtContent>
                  <w:del w:date="2022-04-27T21:38:36Z" w:author="Vinícius Russi" w:id="98">
                    <w:r w:rsidRPr="00000000" w:rsidDel="00000000" w:rsidR="00000000">
                      <w:rPr>
                        <w:rtl w:val="0"/>
                        <w:rPrChange w:date="2022-04-27T21:31:15Z" w:author="Vinícius Russi" w:id="1">
                          <w:rPr>
                            <w:sz w:val="22"/>
                            <w:szCs w:val="22"/>
                          </w:rPr>
                        </w:rPrChange>
                      </w:rPr>
                      <w:delText xml:space="preserve"> &amp;</w:delText>
                    </w:r>
                  </w:del>
                </w:sdtContent>
              </w:sdt>
              <w:del w:date="2022-04-27T21:38:36Z" w:author="Vinícius Russi" w:id="98"/>
            </w:sdtContent>
          </w:sdt>
          <w:sdt>
            <w:sdtPr>
              <w:tag w:val="goog_rdk_989"/>
            </w:sdtPr>
            <w:sdtContent>
              <w:r w:rsidRPr="00000000" w:rsidDel="00000000" w:rsidR="00000000">
                <w:rPr>
                  <w:rtl w:val="0"/>
                  <w:rPrChange w:date="2022-04-27T21:31:15Z" w:author="Vinícius Russi" w:id="1">
                    <w:rPr>
                      <w:sz w:val="22"/>
                      <w:szCs w:val="22"/>
                    </w:rPr>
                  </w:rPrChange>
                </w:rPr>
                <w:t xml:space="preserve"> BARANAUSKAS, 2003).</w:t>
              </w:r>
            </w:sdtContent>
          </w:sdt>
        </w:p>
      </w:sdtContent>
    </w:sdt>
    <w:sdt>
      <w:sdtPr>
        <w:tag w:val="goog_rdk_1008"/>
      </w:sdtPr>
      <w:sdtContent>
        <w:p w:rsidRPr="00000000" w:rsidDel="00000000" w:rsidRDefault="00000000" w:rsidR="00000000" w:rsidP="00000000" w14:paraId="000000E8">
          <w:pPr>
            <w:rPr>
              <w:rPrChange w:date="2022-04-27T21:31:15Z" w:author="Vinícius Russi" w:id="1">
                <w:rPr>
                  <w:sz w:val="22"/>
                  <w:szCs w:val="22"/>
                </w:rPr>
              </w:rPrChange>
            </w:rPr>
          </w:pPr>
          <w:sdt>
            <w:sdtPr>
              <w:tag w:val="goog_rdk_991"/>
            </w:sdtPr>
            <w:sdtContent>
              <w:r w:rsidRPr="00000000" w:rsidDel="00000000" w:rsidR="00000000">
                <w:rPr>
                  <w:rtl w:val="0"/>
                  <w:rPrChange w:date="2022-04-27T21:31:15Z" w:author="Vinícius Russi" w:id="1">
                    <w:rPr>
                      <w:sz w:val="22"/>
                      <w:szCs w:val="22"/>
                    </w:rPr>
                  </w:rPrChange>
                </w:rPr>
                <w:t xml:space="preserve">As árvores de decisão são descritas como modelos supervisionados não paramétricos</w:t>
              </w:r>
            </w:sdtContent>
          </w:sdt>
          <w:sdt>
            <w:sdtPr>
              <w:tag w:val="goog_rdk_992"/>
            </w:sdtPr>
            <w:sdtContent>
              <w:ins w:date="2022-04-25T18:49:53Z" w:author="Ivans Dias" w:id="99"/>
              <w:sdt>
                <w:sdtPr>
                  <w:tag w:val="goog_rdk_993"/>
                </w:sdtPr>
                <w:sdtContent>
                  <w:ins w:date="2022-04-25T18:49:53Z" w:author="Ivans Dias" w:id="99">
                    <w:r w:rsidRPr="00000000" w:rsidDel="00000000" w:rsidR="00000000">
                      <w:rPr>
                        <w:rtl w:val="0"/>
                        <w:rPrChange w:date="2022-04-27T21:31:15Z" w:author="Vinícius Russi" w:id="1">
                          <w:rPr>
                            <w:sz w:val="22"/>
                            <w:szCs w:val="22"/>
                          </w:rPr>
                        </w:rPrChange>
                      </w:rPr>
                      <w:t xml:space="preserve">,</w:t>
                    </w:r>
                  </w:ins>
                </w:sdtContent>
              </w:sdt>
              <w:ins w:date="2022-04-25T18:49:53Z" w:author="Ivans Dias" w:id="99"/>
            </w:sdtContent>
          </w:sdt>
          <w:sdt>
            <w:sdtPr>
              <w:tag w:val="goog_rdk_994"/>
            </w:sdtPr>
            <w:sdtContent>
              <w:r w:rsidRPr="00000000" w:rsidDel="00000000" w:rsidR="00000000">
                <w:rPr>
                  <w:rtl w:val="0"/>
                  <w:rPrChange w:date="2022-04-27T21:31:15Z" w:author="Vinícius Russi" w:id="1">
                    <w:rPr>
                      <w:sz w:val="22"/>
                      <w:szCs w:val="22"/>
                    </w:rPr>
                  </w:rPrChange>
                </w:rPr>
                <w:t xml:space="preserve"> utilizados tanto para classificação quanto para regressão. O objetivo é criar um modelo que possa predizer a variável dependente </w:t>
              </w:r>
            </w:sdtContent>
          </w:sdt>
          <w:sdt>
            <w:sdtPr>
              <w:tag w:val="goog_rdk_995"/>
            </w:sdtPr>
            <w:sdtContent>
              <w:del w:date="2022-04-25T18:50:03Z" w:author="Ivans Dias" w:id="100"/>
              <w:sdt>
                <w:sdtPr>
                  <w:tag w:val="goog_rdk_996"/>
                </w:sdtPr>
                <w:sdtContent>
                  <w:del w:date="2022-04-25T18:50:03Z" w:author="Ivans Dias" w:id="100">
                    <w:r w:rsidRPr="00000000" w:rsidDel="00000000" w:rsidR="00000000">
                      <w:rPr>
                        <w:rtl w:val="0"/>
                        <w:rPrChange w:date="2022-04-27T21:31:15Z" w:author="Vinícius Russi" w:id="1">
                          <w:rPr>
                            <w:sz w:val="22"/>
                            <w:szCs w:val="22"/>
                          </w:rPr>
                        </w:rPrChange>
                      </w:rPr>
                      <w:delText xml:space="preserve">através</w:delText>
                    </w:r>
                  </w:del>
                </w:sdtContent>
              </w:sdt>
              <w:del w:date="2022-04-25T18:50:03Z" w:author="Ivans Dias" w:id="100"/>
            </w:sdtContent>
          </w:sdt>
          <w:sdt>
            <w:sdtPr>
              <w:tag w:val="goog_rdk_997"/>
            </w:sdtPr>
            <w:sdtContent>
              <w:ins w:date="2022-04-25T18:50:03Z" w:author="Ivans Dias" w:id="100"/>
              <w:sdt>
                <w:sdtPr>
                  <w:tag w:val="goog_rdk_998"/>
                </w:sdtPr>
                <w:sdtContent>
                  <w:ins w:date="2022-04-25T18:50:03Z" w:author="Ivans Dias" w:id="100">
                    <w:r w:rsidRPr="00000000" w:rsidDel="00000000" w:rsidR="00000000">
                      <w:rPr>
                        <w:rtl w:val="0"/>
                        <w:rPrChange w:date="2022-04-27T21:31:15Z" w:author="Vinícius Russi" w:id="1">
                          <w:rPr>
                            <w:sz w:val="22"/>
                            <w:szCs w:val="22"/>
                          </w:rPr>
                        </w:rPrChange>
                      </w:rPr>
                      <w:t xml:space="preserve">por meio</w:t>
                    </w:r>
                  </w:ins>
                </w:sdtContent>
              </w:sdt>
              <w:ins w:date="2022-04-25T18:50:03Z" w:author="Ivans Dias" w:id="100"/>
            </w:sdtContent>
          </w:sdt>
          <w:sdt>
            <w:sdtPr>
              <w:tag w:val="goog_rdk_999"/>
            </w:sdtPr>
            <w:sdtContent>
              <w:r w:rsidRPr="00000000" w:rsidDel="00000000" w:rsidR="00000000">
                <w:rPr>
                  <w:rtl w:val="0"/>
                  <w:rPrChange w:date="2022-04-27T21:31:15Z" w:author="Vinícius Russi" w:id="1">
                    <w:rPr>
                      <w:sz w:val="22"/>
                      <w:szCs w:val="22"/>
                    </w:rPr>
                  </w:rPrChange>
                </w:rPr>
                <w:t xml:space="preserve"> do aprendizado de simples decisões baseadas em regras inferidas pelas variáveis independentes nos dados (PEDREGOSA</w:t>
              </w:r>
            </w:sdtContent>
          </w:sdt>
          <w:sdt>
            <w:sdtPr>
              <w:tag w:val="goog_rdk_1000"/>
            </w:sdtPr>
            <w:sdtContent>
              <w:ins w:date="2022-04-27T20:13:45Z" w:author="Vinícius Russi" w:id="101"/>
              <w:sdt>
                <w:sdtPr>
                  <w:tag w:val="goog_rdk_1001"/>
                </w:sdtPr>
                <w:sdtContent>
                  <w:ins w:date="2022-04-27T20:13:45Z" w:author="Vinícius Russi" w:id="101">
                    <w:r w:rsidRPr="00000000" w:rsidDel="00000000" w:rsidR="00000000">
                      <w:rPr>
                        <w:rtl w:val="0"/>
                        <w:rPrChange w:date="2022-04-27T21:31:15Z" w:author="Vinícius Russi" w:id="1">
                          <w:rPr>
                            <w:sz w:val="22"/>
                            <w:szCs w:val="22"/>
                          </w:rPr>
                        </w:rPrChange>
                      </w:rPr>
                      <w:t xml:space="preserve"> </w:t>
                    </w:r>
                  </w:ins>
                </w:sdtContent>
              </w:sdt>
              <w:ins w:date="2022-04-27T20:13:45Z" w:author="Vinícius Russi" w:id="101">
                <w:sdt>
                  <w:sdtPr>
                    <w:tag w:val="goog_rdk_1002"/>
                  </w:sdtPr>
                  <w:sdtContent>
                    <w:r w:rsidRPr="00000000" w:rsidDel="00000000" w:rsidR="00000000">
                      <w:rPr>
                        <w:rtl w:val="0"/>
                        <w:rPrChange w:date="2022-04-27T21:31:15Z" w:author="Vinícius Russi" w:id="1">
                          <w:rPr>
                            <w:sz w:val="22"/>
                            <w:szCs w:val="22"/>
                          </w:rPr>
                        </w:rPrChange>
                      </w:rPr>
                      <w:t xml:space="preserve">et al.</w:t>
                    </w:r>
                  </w:sdtContent>
                </w:sdt>
              </w:ins>
            </w:sdtContent>
          </w:sdt>
          <w:sdt>
            <w:sdtPr>
              <w:tag w:val="goog_rdk_1003"/>
            </w:sdtPr>
            <w:sdtContent>
              <w:del w:date="2022-04-27T20:13:45Z" w:author="Vinícius Russi" w:id="101"/>
              <w:sdt>
                <w:sdtPr>
                  <w:tag w:val="goog_rdk_1004"/>
                </w:sdtPr>
                <w:sdtContent>
                  <w:del w:date="2022-04-27T20:13:45Z" w:author="Vinícius Russi" w:id="101">
                    <w:r w:rsidRPr="00000000" w:rsidDel="00000000" w:rsidR="00000000">
                      <w:rPr>
                        <w:rtl w:val="0"/>
                        <w:rPrChange w:date="2022-04-27T21:31:15Z" w:author="Vinícius Russi" w:id="1">
                          <w:rPr>
                            <w:sz w:val="22"/>
                            <w:szCs w:val="22"/>
                          </w:rPr>
                        </w:rPrChange>
                      </w:rPr>
                      <w:delText xml:space="preserve"> &amp; VAROQUAUX &amp; GRAMFORT &amp; MICHEL &amp; THIRION &amp; GRISEL &amp; BLONDEL &amp; PRETTENHOFER &amp; WEISS &amp; DUBOURG &amp;  VANDERPLAS &amp; PASSOS &amp; </w:delText>
                    </w:r>
                  </w:del>
                </w:sdtContent>
              </w:sdt>
              <w:del w:date="2022-04-27T20:13:45Z" w:author="Vinícius Russi" w:id="101">
                <w:r w:rsidRPr="00000000" w:rsidDel="00000000" w:rsidR="00000000">
                  <w:rPr>
                    <w:sz w:val="22"/>
                    <w:szCs w:val="22"/>
                  </w:rPr>
                  <w:drawing>
                    <wp:anchor simplePos="0" behindDoc="1" distL="114300" hidden="0" allowOverlap="1" relativeHeight="0" layoutInCell="1" distT="114300" locked="0" distB="114300" distR="114300">
                      <wp:simplePos x="0" y="0"/>
                      <wp:positionH relativeFrom="page">
                        <wp:posOffset>2476817</wp:posOffset>
                      </wp:positionH>
                      <wp:positionV relativeFrom="page">
                        <wp:posOffset>3805238</wp:posOffset>
                      </wp:positionV>
                      <wp:extent cx="2419033" cy="2038350"/>
                      <wp:effectExtent b="0" r="0" t="0" l="0"/>
                      <wp:wrapNone/>
                      <wp:docPr name="image2.png" id="1033"/>
                      <a:graphic>
                        <a:graphicData uri="http://schemas.openxmlformats.org/drawingml/2006/picture">
                          <pic:pic>
                            <pic:nvPicPr>
                              <pic:cNvPr name="image2.png" id="0"/>
                              <pic:cNvPicPr preferRelativeResize="0"/>
                            </pic:nvPicPr>
                            <pic:blipFill>
                              <a:blip r:embed="rId14"/>
                              <a:srcRect b="0" r="0" t="0" l="0"/>
                              <a:stretch>
                                <a:fillRect/>
                              </a:stretch>
                            </pic:blipFill>
                            <pic:spPr>
                              <a:xfrm>
                                <a:off x="0" y="0"/>
                                <a:ext cx="2419033" cy="2038350"/>
                              </a:xfrm>
                              <a:prstGeom prst="rect"/>
                              <a:ln/>
                            </pic:spPr>
                          </pic:pic>
                        </a:graphicData>
                      </a:graphic>
                    </wp:anchor>
                  </w:drawing>
                </w:r>
                <w:sdt>
                  <w:sdtPr>
                    <w:tag w:val="goog_rdk_1005"/>
                  </w:sdtPr>
                  <w:sdtContent>
                    <w:r w:rsidRPr="00000000" w:rsidDel="00000000" w:rsidR="00000000">
                      <w:rPr>
                        <w:rtl w:val="0"/>
                        <w:rPrChange w:date="2022-04-27T21:31:15Z" w:author="Vinícius Russi" w:id="1">
                          <w:rPr>
                            <w:sz w:val="22"/>
                            <w:szCs w:val="22"/>
                          </w:rPr>
                        </w:rPrChange>
                      </w:rPr>
                      <w:delText xml:space="preserve">COURNAPEAU &amp; BRUCHER &amp; PERROT &amp; DUCHESNAY</w:delText>
                    </w:r>
                  </w:sdtContent>
                </w:sdt>
              </w:del>
            </w:sdtContent>
          </w:sdt>
          <w:sdt>
            <w:sdtPr>
              <w:tag w:val="goog_rdk_1006"/>
            </w:sdtPr>
            <w:sdtContent>
              <w:r w:rsidRPr="00000000" w:rsidDel="00000000" w:rsidR="00000000">
                <w:rPr>
                  <w:rtl w:val="0"/>
                  <w:rPrChange w:date="2022-04-27T21:31:15Z" w:author="Vinícius Russi" w:id="1">
                    <w:rPr>
                      <w:sz w:val="22"/>
                      <w:szCs w:val="22"/>
                    </w:rPr>
                  </w:rPrChange>
                </w:rPr>
                <w:t xml:space="preserve">, 2011).</w:t>
              </w:r>
            </w:sdtContent>
          </w:sdt>
          <w:sdt>
            <w:sdtPr>
              <w:tag w:val="goog_rdk_1007"/>
            </w:sdtPr>
            <w:sdtContent>
              <w:r w:rsidRPr="00000000" w:rsidDel="00000000" w:rsidR="00000000">
                <w:rPr>
                  <w:rtl w:val="0"/>
                </w:rPr>
              </w:r>
            </w:sdtContent>
          </w:sdt>
        </w:p>
      </w:sdtContent>
    </w:sdt>
    <w:sdt>
      <w:sdtPr>
        <w:tag w:val="goog_rdk_1015"/>
      </w:sdtPr>
      <w:sdtContent>
        <w:p w:rsidRPr="00000000" w:rsidDel="00000000" w:rsidRDefault="00000000" w:rsidR="00000000" w:rsidP="00000000" w14:paraId="000000E9">
          <w:pPr>
            <w:rPr>
              <w:del w:date="2022-04-27T21:59:24Z" w:author="Vinícius Russi" w:id="103"/>
              <w:rPrChange w:date="2022-04-27T21:31:15Z" w:author="Vinícius Russi" w:id="1">
                <w:rPr>
                  <w:sz w:val="22"/>
                  <w:szCs w:val="22"/>
                </w:rPr>
              </w:rPrChange>
            </w:rPr>
          </w:pPr>
          <w:sdt>
            <w:sdtPr>
              <w:tag w:val="goog_rdk_1011"/>
            </w:sdtPr>
            <w:sdtContent>
              <w:ins w:date="2022-04-25T18:51:12Z" w:author="Ivans Dias" w:id="102">
                <w:sdt>
                  <w:sdtPr>
                    <w:tag w:val="goog_rdk_1012"/>
                  </w:sdtPr>
                  <w:sdtContent>
                    <w:del w:date="2022-04-27T21:59:24Z" w:author="Vinícius Russi" w:id="103">
                      <w:r w:rsidRPr="00000000" w:rsidDel="00000000" w:rsidR="00000000">
                        <w:rPr>
                          <w:sz w:val="22"/>
                          <w:szCs w:val="22"/>
                        </w:rPr>
                        <w:drawing>
                          <wp:anchor simplePos="0" behindDoc="1" distL="114300" hidden="0" allowOverlap="1" relativeHeight="0" layoutInCell="1" distT="114300" locked="0" distB="114300" distR="114300">
                            <wp:simplePos x="0" y="0"/>
                            <wp:positionH relativeFrom="page">
                              <wp:posOffset>2480472</wp:posOffset>
                            </wp:positionH>
                            <wp:positionV relativeFrom="page">
                              <wp:posOffset>4691063</wp:posOffset>
                            </wp:positionV>
                            <wp:extent cx="2419033" cy="2038350"/>
                            <wp:effectExtent b="0" r="0" t="0" l="0"/>
                            <wp:wrapNone/>
                            <wp:docPr name="image2.png" id="1031"/>
                            <a:graphic>
                              <a:graphicData uri="http://schemas.openxmlformats.org/drawingml/2006/picture">
                                <pic:pic>
                                  <pic:nvPicPr>
                                    <pic:cNvPr name="image2.png" id="0"/>
                                    <pic:cNvPicPr preferRelativeResize="0"/>
                                  </pic:nvPicPr>
                                  <pic:blipFill>
                                    <a:blip r:embed="rId14"/>
                                    <a:srcRect b="0" r="0" t="0" l="0"/>
                                    <a:stretch>
                                      <a:fillRect/>
                                    </a:stretch>
                                  </pic:blipFill>
                                  <pic:spPr>
                                    <a:xfrm>
                                      <a:off x="0" y="0"/>
                                      <a:ext cx="2419033" cy="2038350"/>
                                    </a:xfrm>
                                    <a:prstGeom prst="rect"/>
                                    <a:ln/>
                                  </pic:spPr>
                                </pic:pic>
                              </a:graphicData>
                            </a:graphic>
                          </wp:anchor>
                        </w:drawing>
                      </w:r>
                    </w:del>
                  </w:sdtContent>
                </w:sdt>
              </w:ins>
            </w:sdtContent>
          </w:sdt>
          <w:sdt>
            <w:sdtPr>
              <w:tag w:val="goog_rdk_1013"/>
            </w:sdtPr>
            <w:sdtContent>
              <w:del w:date="2022-04-27T21:59:24Z" w:author="Vinícius Russi" w:id="103"/>
              <w:sdt>
                <w:sdtPr>
                  <w:tag w:val="goog_rdk_1014"/>
                </w:sdtPr>
                <w:sdtContent>
                  <w:del w:date="2022-04-27T21:59:24Z" w:author="Vinícius Russi" w:id="103">
                    <w:r w:rsidRPr="00000000" w:rsidDel="00000000" w:rsidR="00000000">
                      <w:rPr>
                        <w:rtl w:val="0"/>
                      </w:rPr>
                    </w:r>
                  </w:del>
                </w:sdtContent>
              </w:sdt>
              <w:del w:date="2022-04-27T21:59:24Z" w:author="Vinícius Russi" w:id="103"/>
            </w:sdtContent>
          </w:sdt>
        </w:p>
      </w:sdtContent>
    </w:sdt>
    <w:sdt>
      <w:sdtPr>
        <w:tag w:val="goog_rdk_1018"/>
      </w:sdtPr>
      <w:sdtContent>
        <w:p w:rsidRPr="00000000" w:rsidDel="00000000" w:rsidRDefault="00000000" w:rsidR="00000000" w:rsidP="00000000" w14:paraId="000000EA">
          <w:pPr>
            <w:rPr>
              <w:del w:date="2022-04-27T21:59:24Z" w:author="Vinícius Russi" w:id="103"/>
              <w:rPrChange w:date="2022-04-27T21:31:15Z" w:author="Vinícius Russi" w:id="1">
                <w:rPr>
                  <w:sz w:val="22"/>
                  <w:szCs w:val="22"/>
                </w:rPr>
              </w:rPrChange>
            </w:rPr>
          </w:pPr>
          <w:sdt>
            <w:sdtPr>
              <w:tag w:val="goog_rdk_1016"/>
            </w:sdtPr>
            <w:sdtContent>
              <w:del w:date="2022-04-27T21:59:24Z" w:author="Vinícius Russi" w:id="103"/>
              <w:sdt>
                <w:sdtPr>
                  <w:tag w:val="goog_rdk_1017"/>
                </w:sdtPr>
                <w:sdtContent>
                  <w:del w:date="2022-04-27T21:59:24Z" w:author="Vinícius Russi" w:id="103">
                    <w:r w:rsidRPr="00000000" w:rsidDel="00000000" w:rsidR="00000000">
                      <w:rPr>
                        <w:rtl w:val="0"/>
                      </w:rPr>
                    </w:r>
                  </w:del>
                </w:sdtContent>
              </w:sdt>
              <w:del w:date="2022-04-27T21:59:24Z" w:author="Vinícius Russi" w:id="103"/>
            </w:sdtContent>
          </w:sdt>
        </w:p>
      </w:sdtContent>
    </w:sdt>
    <w:sdt>
      <w:sdtPr>
        <w:tag w:val="goog_rdk_1021"/>
      </w:sdtPr>
      <w:sdtContent>
        <w:p w:rsidRPr="00000000" w:rsidDel="00000000" w:rsidRDefault="00000000" w:rsidR="00000000" w:rsidP="00000000" w14:paraId="000000EB">
          <w:pPr>
            <w:rPr>
              <w:del w:date="2022-04-27T21:59:24Z" w:author="Vinícius Russi" w:id="103"/>
              <w:rPrChange w:date="2022-04-27T21:31:15Z" w:author="Vinícius Russi" w:id="1">
                <w:rPr>
                  <w:sz w:val="22"/>
                  <w:szCs w:val="22"/>
                </w:rPr>
              </w:rPrChange>
            </w:rPr>
          </w:pPr>
          <w:sdt>
            <w:sdtPr>
              <w:tag w:val="goog_rdk_1019"/>
            </w:sdtPr>
            <w:sdtContent>
              <w:del w:date="2022-04-27T21:59:24Z" w:author="Vinícius Russi" w:id="103"/>
              <w:sdt>
                <w:sdtPr>
                  <w:tag w:val="goog_rdk_1020"/>
                </w:sdtPr>
                <w:sdtContent>
                  <w:del w:date="2022-04-27T21:59:24Z" w:author="Vinícius Russi" w:id="103">
                    <w:r w:rsidRPr="00000000" w:rsidDel="00000000" w:rsidR="00000000">
                      <w:rPr>
                        <w:rtl w:val="0"/>
                      </w:rPr>
                    </w:r>
                  </w:del>
                </w:sdtContent>
              </w:sdt>
              <w:del w:date="2022-04-27T21:59:24Z" w:author="Vinícius Russi" w:id="103"/>
            </w:sdtContent>
          </w:sdt>
        </w:p>
      </w:sdtContent>
    </w:sdt>
    <w:sdt>
      <w:sdtPr>
        <w:tag w:val="goog_rdk_1024"/>
      </w:sdtPr>
      <w:sdtContent>
        <w:p w:rsidRPr="00000000" w:rsidDel="00000000" w:rsidRDefault="00000000" w:rsidR="00000000" w:rsidP="00000000" w14:paraId="000000EC">
          <w:pPr>
            <w:rPr>
              <w:del w:date="2022-04-27T21:59:24Z" w:author="Vinícius Russi" w:id="103"/>
              <w:rPrChange w:date="2022-04-27T21:31:15Z" w:author="Vinícius Russi" w:id="1">
                <w:rPr>
                  <w:sz w:val="22"/>
                  <w:szCs w:val="22"/>
                </w:rPr>
              </w:rPrChange>
            </w:rPr>
          </w:pPr>
          <w:sdt>
            <w:sdtPr>
              <w:tag w:val="goog_rdk_1022"/>
            </w:sdtPr>
            <w:sdtContent>
              <w:del w:date="2022-04-27T21:59:24Z" w:author="Vinícius Russi" w:id="103"/>
              <w:sdt>
                <w:sdtPr>
                  <w:tag w:val="goog_rdk_1023"/>
                </w:sdtPr>
                <w:sdtContent>
                  <w:del w:date="2022-04-27T21:59:24Z" w:author="Vinícius Russi" w:id="103">
                    <w:r w:rsidRPr="00000000" w:rsidDel="00000000" w:rsidR="00000000">
                      <w:rPr>
                        <w:rtl w:val="0"/>
                      </w:rPr>
                    </w:r>
                  </w:del>
                </w:sdtContent>
              </w:sdt>
              <w:del w:date="2022-04-27T21:59:24Z" w:author="Vinícius Russi" w:id="103"/>
            </w:sdtContent>
          </w:sdt>
        </w:p>
      </w:sdtContent>
    </w:sdt>
    <w:sdt>
      <w:sdtPr>
        <w:tag w:val="goog_rdk_1026"/>
      </w:sdtPr>
      <w:sdtContent>
        <w:p w:rsidRPr="00000000" w:rsidDel="00000000" w:rsidRDefault="00000000" w:rsidR="00000000" w:rsidP="00000000" w14:paraId="000000ED">
          <w:pPr>
            <w:rPr>
              <w:rPrChange w:date="2022-04-27T21:31:15Z" w:author="Vinícius Russi" w:id="1">
                <w:rPr>
                  <w:sz w:val="22"/>
                  <w:szCs w:val="22"/>
                </w:rPr>
              </w:rPrChange>
            </w:rPr>
          </w:pPr>
          <w:sdt>
            <w:sdtPr>
              <w:tag w:val="goog_rdk_1025"/>
            </w:sdtPr>
            <w:sdtContent>
              <w:r w:rsidRPr="00000000" w:rsidDel="00000000" w:rsidR="00000000">
                <w:rPr>
                  <w:rtl w:val="0"/>
                </w:rPr>
              </w:r>
            </w:sdtContent>
          </w:sdt>
        </w:p>
      </w:sdtContent>
    </w:sdt>
    <w:sdt>
      <w:sdtPr>
        <w:tag w:val="goog_rdk_1030"/>
      </w:sdtPr>
      <w:sdtContent>
        <w:p w:rsidRPr="00000000" w:rsidDel="00000000" w:rsidRDefault="00000000" w:rsidR="00000000" w:rsidP="00000000" w14:paraId="000000EE">
          <w:pPr>
            <w:ind w:left="0" w:firstLine="0"/>
            <w:jc w:val="center"/>
            <w:rPr>
              <w:rPrChange w:date="2022-04-27T21:31:15Z" w:author="Vinícius Russi" w:id="1">
                <w:rPr>
                  <w:sz w:val="22"/>
                  <w:szCs w:val="22"/>
                </w:rPr>
              </w:rPrChange>
            </w:rPr>
            <w:pPrChange w:date="2022-04-27T21:59:28Z" w:author="Vinícius Russi" w:id="0">
              <w:pPr>
                <w:ind w:left="0" w:firstLine="0"/>
              </w:pPr>
            </w:pPrChange>
          </w:pPr>
          <w:sdt>
            <w:sdtPr>
              <w:tag w:val="goog_rdk_1027"/>
            </w:sdtPr>
            <w:sdtContent>
              <w:r w:rsidRPr="00000000" w:rsidDel="00000000" w:rsidR="00000000">
                <w:rPr>
                  <w:rtl w:val="0"/>
                  <w:rPrChange w:date="2022-04-27T21:31:15Z" w:author="Vinícius Russi" w:id="1">
                    <w:rPr>
                      <w:sz w:val="22"/>
                      <w:szCs w:val="22"/>
                    </w:rPr>
                  </w:rPrChange>
                </w:rPr>
                <w:tab/>
              </w:r>
            </w:sdtContent>
          </w:sdt>
          <w:sdt>
            <w:sdtPr>
              <w:tag w:val="goog_rdk_1028"/>
            </w:sdtPr>
            <w:sdtContent>
              <w:ins w:date="2022-04-27T21:59:24Z" w:author="Vinícius Russi" w:id="103">
                <w:r w:rsidRPr="00000000" w:rsidDel="00000000" w:rsidR="00000000">
                  <w:rPr>
                    <w:sz w:val="22"/>
                    <w:szCs w:val="22"/>
                  </w:rPr>
                  <w:drawing>
                    <wp:inline distL="114300" distT="114300" distB="114300" distR="114300">
                      <wp:extent cx="2419033" cy="2038350"/>
                      <wp:effectExtent b="0" r="0" t="0" l="0"/>
                      <wp:docPr name="image2.png" id="1041"/>
                      <a:graphic>
                        <a:graphicData uri="http://schemas.openxmlformats.org/drawingml/2006/picture">
                          <pic:pic>
                            <pic:nvPicPr>
                              <pic:cNvPr name="image2.png" id="0"/>
                              <pic:cNvPicPr preferRelativeResize="0"/>
                            </pic:nvPicPr>
                            <pic:blipFill>
                              <a:blip r:embed="rId14"/>
                              <a:srcRect b="0" r="0" t="0" l="0"/>
                              <a:stretch>
                                <a:fillRect/>
                              </a:stretch>
                            </pic:blipFill>
                            <pic:spPr>
                              <a:xfrm>
                                <a:off x="0" y="0"/>
                                <a:ext cx="2419033" cy="2038350"/>
                              </a:xfrm>
                              <a:prstGeom prst="rect"/>
                              <a:ln/>
                            </pic:spPr>
                          </pic:pic>
                        </a:graphicData>
                      </a:graphic>
                    </wp:inline>
                  </w:drawing>
                </w:r>
              </w:ins>
            </w:sdtContent>
          </w:sdt>
          <w:sdt>
            <w:sdtPr>
              <w:tag w:val="goog_rdk_1029"/>
            </w:sdtPr>
            <w:sdtContent>
              <w:r w:rsidRPr="00000000" w:rsidDel="00000000" w:rsidR="00000000">
                <w:rPr>
                  <w:rtl w:val="0"/>
                </w:rPr>
              </w:r>
            </w:sdtContent>
          </w:sdt>
        </w:p>
      </w:sdtContent>
    </w:sdt>
    <w:sdt>
      <w:sdtPr>
        <w:tag w:val="goog_rdk_1034"/>
      </w:sdtPr>
      <w:sdtContent>
        <w:p w:rsidRPr="00000000" w:rsidDel="00000000" w:rsidRDefault="00000000" w:rsidR="00000000" w:rsidP="00000000" w14:paraId="000000EF">
          <w:pPr>
            <w:ind w:left="0" w:firstLine="0"/>
            <w:jc w:val="center"/>
            <w:rPr>
              <w:del w:date="2022-04-27T21:59:46Z" w:author="Vinícius Russi" w:id="105"/>
              <w:rPrChange w:date="2022-04-27T21:31:15Z" w:author="Vinícius Russi" w:id="1">
                <w:rPr>
                  <w:sz w:val="22"/>
                  <w:szCs w:val="22"/>
                </w:rPr>
              </w:rPrChange>
            </w:rPr>
          </w:pPr>
          <w:sdt>
            <w:sdtPr>
              <w:tag w:val="goog_rdk_1032"/>
            </w:sdtPr>
            <w:sdtContent>
              <w:del w:date="2022-04-27T21:59:46Z" w:author="Vinícius Russi" w:id="105"/>
              <w:sdt>
                <w:sdtPr>
                  <w:tag w:val="goog_rdk_1033"/>
                </w:sdtPr>
                <w:sdtContent>
                  <w:del w:date="2022-04-27T21:59:46Z" w:author="Vinícius Russi" w:id="105">
                    <w:r w:rsidRPr="00000000" w:rsidDel="00000000" w:rsidR="00000000">
                      <w:rPr>
                        <w:rtl w:val="0"/>
                      </w:rPr>
                    </w:r>
                  </w:del>
                </w:sdtContent>
              </w:sdt>
              <w:del w:date="2022-04-27T21:59:46Z" w:author="Vinícius Russi" w:id="105"/>
            </w:sdtContent>
          </w:sdt>
        </w:p>
      </w:sdtContent>
    </w:sdt>
    <w:sdt>
      <w:sdtPr>
        <w:tag w:val="goog_rdk_1037"/>
      </w:sdtPr>
      <w:sdtContent>
        <w:p w:rsidRPr="00000000" w:rsidDel="00000000" w:rsidRDefault="00000000" w:rsidR="00000000" w:rsidP="00000000" w14:paraId="000000F0">
          <w:pPr>
            <w:ind w:left="0" w:firstLine="0"/>
            <w:jc w:val="center"/>
            <w:rPr>
              <w:del w:date="2022-04-27T21:59:46Z" w:author="Vinícius Russi" w:id="105"/>
              <w:rPrChange w:date="2022-04-27T21:31:15Z" w:author="Vinícius Russi" w:id="1">
                <w:rPr>
                  <w:sz w:val="22"/>
                  <w:szCs w:val="22"/>
                </w:rPr>
              </w:rPrChange>
            </w:rPr>
          </w:pPr>
          <w:sdt>
            <w:sdtPr>
              <w:tag w:val="goog_rdk_1035"/>
            </w:sdtPr>
            <w:sdtContent>
              <w:del w:date="2022-04-27T21:59:46Z" w:author="Vinícius Russi" w:id="105"/>
              <w:sdt>
                <w:sdtPr>
                  <w:tag w:val="goog_rdk_1036"/>
                </w:sdtPr>
                <w:sdtContent>
                  <w:del w:date="2022-04-27T21:59:46Z" w:author="Vinícius Russi" w:id="105">
                    <w:r w:rsidRPr="00000000" w:rsidDel="00000000" w:rsidR="00000000">
                      <w:rPr>
                        <w:rtl w:val="0"/>
                      </w:rPr>
                    </w:r>
                  </w:del>
                </w:sdtContent>
              </w:sdt>
              <w:del w:date="2022-04-27T21:59:46Z" w:author="Vinícius Russi" w:id="105"/>
            </w:sdtContent>
          </w:sdt>
        </w:p>
      </w:sdtContent>
    </w:sdt>
    <w:sdt>
      <w:sdtPr>
        <w:tag w:val="goog_rdk_1041"/>
      </w:sdtPr>
      <w:sdtContent>
        <w:p w:rsidRPr="00000000" w:rsidDel="00000000" w:rsidRDefault="00000000" w:rsidR="00000000" w:rsidP="00000000" w14:paraId="000000F1">
          <w:pPr>
            <w:ind w:firstLine="720"/>
            <w:jc w:val="center"/>
            <w:rPr>
              <w:ins w:date="2022-04-25T18:50:47Z" w:author="Ivans Dias" w:id="106"/>
              <w:rPrChange w:date="2022-04-27T21:31:15Z" w:author="Vinícius Russi" w:id="1">
                <w:rPr>
                  <w:sz w:val="22"/>
                  <w:szCs w:val="22"/>
                </w:rPr>
              </w:rPrChange>
            </w:rPr>
          </w:pPr>
          <w:sdt>
            <w:sdtPr>
              <w:tag w:val="goog_rdk_1039"/>
            </w:sdtPr>
            <w:sdtContent>
              <w:ins w:date="2022-04-25T18:50:47Z" w:author="Ivans Dias" w:id="106"/>
              <w:sdt>
                <w:sdtPr>
                  <w:tag w:val="goog_rdk_1040"/>
                </w:sdtPr>
                <w:sdtContent>
                  <w:ins w:date="2022-04-25T18:50:47Z" w:author="Ivans Dias" w:id="106">
                    <w:r w:rsidRPr="00000000" w:rsidDel="00000000" w:rsidR="00000000">
                      <w:rPr>
                        <w:rtl w:val="0"/>
                      </w:rPr>
                    </w:r>
                  </w:ins>
                </w:sdtContent>
              </w:sdt>
              <w:ins w:date="2022-04-25T18:50:47Z" w:author="Ivans Dias" w:id="106"/>
            </w:sdtContent>
          </w:sdt>
        </w:p>
      </w:sdtContent>
    </w:sdt>
    <w:sdt>
      <w:sdtPr>
        <w:tag w:val="goog_rdk_1044"/>
      </w:sdtPr>
      <w:sdtContent>
        <w:p w:rsidRPr="00000000" w:rsidDel="00000000" w:rsidRDefault="00000000" w:rsidR="00000000" w:rsidP="00000000" w14:paraId="000000F2">
          <w:pPr>
            <w:ind w:firstLine="720"/>
            <w:jc w:val="center"/>
            <w:rPr>
              <w:sz w:val="20"/>
              <w:szCs w:val="20"/>
              <w:rPrChange w:date="2022-04-27T21:31:15Z" w:author="Vinícius Russi" w:id="1">
                <w:rPr>
                  <w:sz w:val="18"/>
                  <w:szCs w:val="18"/>
                </w:rPr>
              </w:rPrChange>
            </w:rPr>
          </w:pPr>
          <w:sdt>
            <w:sdtPr>
              <w:tag w:val="goog_rdk_1042"/>
            </w:sdtPr>
            <w:sdtContent>
              <w:r w:rsidRPr="00000000" w:rsidDel="00000000" w:rsidR="00000000">
                <w:rPr>
                  <w:b w:val="1"/>
                  <w:sz w:val="20"/>
                  <w:szCs w:val="20"/>
                  <w:rtl w:val="0"/>
                  <w:rPrChange w:date="2022-04-27T21:31:15Z" w:author="Vinícius Russi" w:id="1">
                    <w:rPr>
                      <w:b w:val="1"/>
                      <w:sz w:val="18"/>
                      <w:szCs w:val="18"/>
                    </w:rPr>
                  </w:rPrChange>
                </w:rPr>
                <w:t xml:space="preserve">Figura 1</w:t>
              </w:r>
            </w:sdtContent>
          </w:sdt>
          <w:sdt>
            <w:sdtPr>
              <w:tag w:val="goog_rdk_1043"/>
            </w:sdtPr>
            <w:sdtContent>
              <w:r w:rsidRPr="00000000" w:rsidDel="00000000" w:rsidR="00000000">
                <w:rPr>
                  <w:sz w:val="20"/>
                  <w:szCs w:val="20"/>
                  <w:rtl w:val="0"/>
                  <w:rPrChange w:date="2022-04-27T21:31:15Z" w:author="Vinícius Russi" w:id="1">
                    <w:rPr>
                      <w:sz w:val="18"/>
                      <w:szCs w:val="18"/>
                    </w:rPr>
                  </w:rPrChange>
                </w:rPr>
                <w:t xml:space="preserve"> - Exemplo de Árvore de decisão aplicado a regressão (Fonte: Scikit-learn)</w:t>
              </w:r>
            </w:sdtContent>
          </w:sdt>
        </w:p>
      </w:sdtContent>
    </w:sdt>
    <w:sdt>
      <w:sdtPr>
        <w:tag w:val="goog_rdk_1048"/>
      </w:sdtPr>
      <w:sdtContent>
        <w:p w:rsidRPr="00000000" w:rsidDel="00000000" w:rsidRDefault="00000000" w:rsidR="00000000" w:rsidP="00000000" w14:paraId="000000F3">
          <w:pPr>
            <w:ind w:firstLine="720"/>
            <w:rPr>
              <w:del w:date="2022-04-27T21:59:52Z" w:author="Vinícius Russi" w:id="107"/>
              <w:rPrChange w:date="2022-04-27T21:31:15Z" w:author="Vinícius Russi" w:id="1">
                <w:rPr>
                  <w:sz w:val="18"/>
                  <w:szCs w:val="18"/>
                </w:rPr>
              </w:rPrChange>
            </w:rPr>
          </w:pPr>
          <w:sdt>
            <w:sdtPr>
              <w:tag w:val="goog_rdk_1046"/>
            </w:sdtPr>
            <w:sdtContent>
              <w:del w:date="2022-04-27T21:59:52Z" w:author="Vinícius Russi" w:id="107"/>
              <w:sdt>
                <w:sdtPr>
                  <w:tag w:val="goog_rdk_1047"/>
                </w:sdtPr>
                <w:sdtContent>
                  <w:del w:date="2022-04-27T21:59:52Z" w:author="Vinícius Russi" w:id="107">
                    <w:r w:rsidRPr="00000000" w:rsidDel="00000000" w:rsidR="00000000">
                      <w:rPr>
                        <w:rtl w:val="0"/>
                      </w:rPr>
                    </w:r>
                  </w:del>
                </w:sdtContent>
              </w:sdt>
              <w:del w:date="2022-04-27T21:59:52Z" w:author="Vinícius Russi" w:id="107"/>
            </w:sdtContent>
          </w:sdt>
        </w:p>
      </w:sdtContent>
    </w:sdt>
    <w:sdt>
      <w:sdtPr>
        <w:tag w:val="goog_rdk_1050"/>
      </w:sdtPr>
      <w:sdtContent>
        <w:p w:rsidRPr="00000000" w:rsidDel="00000000" w:rsidRDefault="00000000" w:rsidR="00000000" w:rsidP="00000000" w14:paraId="000000F4">
          <w:pPr>
            <w:ind w:firstLine="720"/>
            <w:rPr>
              <w:rPrChange w:date="2022-04-27T21:31:15Z" w:author="Vinícius Russi" w:id="1">
                <w:rPr>
                  <w:sz w:val="18"/>
                  <w:szCs w:val="18"/>
                </w:rPr>
              </w:rPrChange>
            </w:rPr>
          </w:pPr>
          <w:sdt>
            <w:sdtPr>
              <w:tag w:val="goog_rdk_1049"/>
            </w:sdtPr>
            <w:sdtContent>
              <w:r w:rsidRPr="00000000" w:rsidDel="00000000" w:rsidR="00000000">
                <w:rPr>
                  <w:rtl w:val="0"/>
                </w:rPr>
              </w:r>
            </w:sdtContent>
          </w:sdt>
        </w:p>
      </w:sdtContent>
    </w:sdt>
    <w:sdt>
      <w:sdtPr>
        <w:tag w:val="goog_rdk_1052"/>
      </w:sdtPr>
      <w:sdtContent>
        <w:p w:rsidRPr="00000000" w:rsidDel="00000000" w:rsidRDefault="00000000" w:rsidR="00000000" w:rsidP="00000000" w14:paraId="000000F5">
          <w:pPr>
            <w:pStyle w:val="Heading4"/>
            <w:rPr>
              <w:rPrChange w:date="2022-04-27T21:31:15Z" w:author="Vinícius Russi" w:id="1">
                <w:rPr>
                  <w:sz w:val="22"/>
                  <w:szCs w:val="22"/>
                </w:rPr>
              </w:rPrChange>
            </w:rPr>
          </w:pPr>
          <w:bookmarkStart w:id="12" w:name="_heading=h.c1gjbxinyerx" w:colFirst="0" w:colLast="0"/>
          <w:bookmarkEnd w:id="12"/>
          <w:sdt>
            <w:sdtPr>
              <w:tag w:val="goog_rdk_1051"/>
            </w:sdtPr>
            <w:sdtContent>
              <w:r w:rsidRPr="00000000" w:rsidDel="00000000" w:rsidR="00000000">
                <w:rPr>
                  <w:rtl w:val="0"/>
                  <w:rPrChange w:date="2022-04-27T21:31:15Z" w:author="Vinícius Russi" w:id="1">
                    <w:rPr>
                      <w:sz w:val="22"/>
                      <w:szCs w:val="22"/>
                    </w:rPr>
                  </w:rPrChange>
                </w:rPr>
                <w:t xml:space="preserve">2.2.3 FLORESTA ALEATÓRIA</w:t>
              </w:r>
            </w:sdtContent>
          </w:sdt>
        </w:p>
      </w:sdtContent>
    </w:sdt>
    <w:sdt>
      <w:sdtPr>
        <w:tag w:val="goog_rdk_1076"/>
      </w:sdtPr>
      <w:sdtContent>
        <w:p w:rsidRPr="00000000" w:rsidDel="00000000" w:rsidRDefault="00000000" w:rsidR="00000000" w:rsidP="00000000" w14:paraId="000000F6">
          <w:pPr>
            <w:rPr>
              <w:rPrChange w:date="2022-04-27T21:31:15Z" w:author="Vinícius Russi" w:id="1">
                <w:rPr>
                  <w:sz w:val="22"/>
                  <w:szCs w:val="22"/>
                </w:rPr>
              </w:rPrChange>
            </w:rPr>
          </w:pPr>
          <w:sdt>
            <w:sdtPr>
              <w:tag w:val="goog_rdk_1053"/>
            </w:sdtPr>
            <w:sdtContent>
              <w:r w:rsidRPr="00000000" w:rsidDel="00000000" w:rsidR="00000000">
                <w:rPr>
                  <w:rtl w:val="0"/>
                  <w:rPrChange w:date="2022-04-27T21:31:15Z" w:author="Vinícius Russi" w:id="1">
                    <w:rPr>
                      <w:sz w:val="22"/>
                      <w:szCs w:val="22"/>
                    </w:rPr>
                  </w:rPrChange>
                </w:rPr>
                <w:t xml:space="preserve">Florestas aleatórias são conjuntos de árvores de decisão criadas a partir de uma base de dados. Em florestas aleatórias</w:t>
              </w:r>
            </w:sdtContent>
          </w:sdt>
          <w:sdt>
            <w:sdtPr>
              <w:tag w:val="goog_rdk_1054"/>
            </w:sdtPr>
            <w:sdtContent>
              <w:ins w:date="2022-04-25T18:51:39Z" w:author="Ivans Dias" w:id="108"/>
              <w:sdt>
                <w:sdtPr>
                  <w:tag w:val="goog_rdk_1055"/>
                </w:sdtPr>
                <w:sdtContent>
                  <w:ins w:date="2022-04-25T18:51:39Z" w:author="Ivans Dias" w:id="108">
                    <w:r w:rsidRPr="00000000" w:rsidDel="00000000" w:rsidR="00000000">
                      <w:rPr>
                        <w:rtl w:val="0"/>
                        <w:rPrChange w:date="2022-04-27T21:31:15Z" w:author="Vinícius Russi" w:id="1">
                          <w:rPr>
                            <w:sz w:val="22"/>
                            <w:szCs w:val="22"/>
                          </w:rPr>
                        </w:rPrChange>
                      </w:rPr>
                      <w:t xml:space="preserve">,</w:t>
                    </w:r>
                  </w:ins>
                </w:sdtContent>
              </w:sdt>
              <w:ins w:date="2022-04-25T18:51:39Z" w:author="Ivans Dias" w:id="108"/>
            </w:sdtContent>
          </w:sdt>
          <w:sdt>
            <w:sdtPr>
              <w:tag w:val="goog_rdk_1056"/>
            </w:sdtPr>
            <w:sdtContent>
              <w:r w:rsidRPr="00000000" w:rsidDel="00000000" w:rsidR="00000000">
                <w:rPr>
                  <w:rtl w:val="0"/>
                  <w:rPrChange w:date="2022-04-27T21:31:15Z" w:author="Vinícius Russi" w:id="1">
                    <w:rPr>
                      <w:sz w:val="22"/>
                      <w:szCs w:val="22"/>
                    </w:rPr>
                  </w:rPrChange>
                </w:rPr>
                <w:t xml:space="preserve"> cada árvore de decisão é treinada com um subconjunto de instâncias da base de dados disponível, </w:t>
              </w:r>
            </w:sdtContent>
          </w:sdt>
          <w:sdt>
            <w:sdtPr>
              <w:tag w:val="goog_rdk_1057"/>
            </w:sdtPr>
            <w:sdtContent>
              <w:r w:rsidRPr="00000000" w:rsidDel="00000000" w:rsidR="00000000">
                <w:rPr>
                  <w:rtl w:val="0"/>
                  <w:rPrChange w:date="2022-04-27T21:31:15Z" w:author="Vinícius Russi" w:id="1">
                    <w:rPr>
                      <w:sz w:val="22"/>
                      <w:szCs w:val="22"/>
                    </w:rPr>
                  </w:rPrChange>
                </w:rPr>
                <w:t xml:space="preserve">amostrado</w:t>
              </w:r>
            </w:sdtContent>
          </w:sdt>
          <w:sdt>
            <w:sdtPr>
              <w:tag w:val="goog_rdk_1058"/>
            </w:sdtPr>
            <w:sdtContent>
              <w:r w:rsidRPr="00000000" w:rsidDel="00000000" w:rsidR="00000000">
                <w:rPr>
                  <w:rtl w:val="0"/>
                  <w:rPrChange w:date="2022-04-27T21:31:15Z" w:author="Vinícius Russi" w:id="1">
                    <w:rPr>
                      <w:sz w:val="22"/>
                      <w:szCs w:val="22"/>
                    </w:rPr>
                  </w:rPrChange>
                </w:rPr>
                <w:t xml:space="preserve"> de forma aleatória repetidamente. Um algoritmo de floresta aleatória possui dois parâmetros principais: </w:t>
              </w:r>
            </w:sdtContent>
          </w:sdt>
          <w:sdt>
            <w:sdtPr>
              <w:tag w:val="goog_rdk_1059"/>
            </w:sdtPr>
            <w:sdtContent>
              <w:r w:rsidRPr="00000000" w:rsidDel="00000000" w:rsidR="00000000">
                <w:rPr>
                  <w:i w:val="1"/>
                  <w:rtl w:val="0"/>
                  <w:rPrChange w:date="2022-04-27T21:31:15Z" w:author="Vinícius Russi" w:id="1">
                    <w:rPr>
                      <w:i w:val="1"/>
                      <w:sz w:val="22"/>
                      <w:szCs w:val="22"/>
                    </w:rPr>
                  </w:rPrChange>
                </w:rPr>
                <w:t xml:space="preserve">ntree</w:t>
              </w:r>
            </w:sdtContent>
          </w:sdt>
          <w:sdt>
            <w:sdtPr>
              <w:tag w:val="goog_rdk_1060"/>
            </w:sdtPr>
            <w:sdtContent>
              <w:r w:rsidRPr="00000000" w:rsidDel="00000000" w:rsidR="00000000">
                <w:rPr>
                  <w:rtl w:val="0"/>
                  <w:rPrChange w:date="2022-04-27T21:31:15Z" w:author="Vinícius Russi" w:id="1">
                    <w:rPr>
                      <w:sz w:val="22"/>
                      <w:szCs w:val="22"/>
                    </w:rPr>
                  </w:rPrChange>
                </w:rPr>
                <w:t xml:space="preserve">, que corresponde ao número total de árvores que a floresta possui</w:t>
              </w:r>
            </w:sdtContent>
          </w:sdt>
          <w:sdt>
            <w:sdtPr>
              <w:tag w:val="goog_rdk_1061"/>
            </w:sdtPr>
            <w:sdtContent>
              <w:ins w:date="2022-04-25T18:52:01Z" w:author="Ivans Dias" w:id="109"/>
              <w:sdt>
                <w:sdtPr>
                  <w:tag w:val="goog_rdk_1062"/>
                </w:sdtPr>
                <w:sdtContent>
                  <w:ins w:date="2022-04-25T18:52:01Z" w:author="Ivans Dias" w:id="109">
                    <w:r w:rsidRPr="00000000" w:rsidDel="00000000" w:rsidR="00000000">
                      <w:rPr>
                        <w:rtl w:val="0"/>
                        <w:rPrChange w:date="2022-04-27T21:31:15Z" w:author="Vinícius Russi" w:id="1">
                          <w:rPr>
                            <w:sz w:val="22"/>
                            <w:szCs w:val="22"/>
                          </w:rPr>
                        </w:rPrChange>
                      </w:rPr>
                      <w:t xml:space="preserve">,</w:t>
                    </w:r>
                  </w:ins>
                </w:sdtContent>
              </w:sdt>
              <w:ins w:date="2022-04-25T18:52:01Z" w:author="Ivans Dias" w:id="109"/>
            </w:sdtContent>
          </w:sdt>
          <w:sdt>
            <w:sdtPr>
              <w:tag w:val="goog_rdk_1063"/>
            </w:sdtPr>
            <w:sdtContent>
              <w:r w:rsidRPr="00000000" w:rsidDel="00000000" w:rsidR="00000000">
                <w:rPr>
                  <w:rtl w:val="0"/>
                  <w:rPrChange w:date="2022-04-27T21:31:15Z" w:author="Vinícius Russi" w:id="1">
                    <w:rPr>
                      <w:sz w:val="22"/>
                      <w:szCs w:val="22"/>
                    </w:rPr>
                  </w:rPrChange>
                </w:rPr>
                <w:t xml:space="preserve"> e </w:t>
              </w:r>
            </w:sdtContent>
          </w:sdt>
          <w:sdt>
            <w:sdtPr>
              <w:tag w:val="goog_rdk_1064"/>
            </w:sdtPr>
            <w:sdtContent>
              <w:r w:rsidRPr="00000000" w:rsidDel="00000000" w:rsidR="00000000">
                <w:rPr>
                  <w:i w:val="1"/>
                  <w:rtl w:val="0"/>
                  <w:rPrChange w:date="2022-04-27T21:31:15Z" w:author="Vinícius Russi" w:id="1">
                    <w:rPr>
                      <w:i w:val="1"/>
                      <w:sz w:val="22"/>
                      <w:szCs w:val="22"/>
                    </w:rPr>
                  </w:rPrChange>
                </w:rPr>
                <w:t xml:space="preserve">mtry</w:t>
              </w:r>
            </w:sdtContent>
          </w:sdt>
          <w:sdt>
            <w:sdtPr>
              <w:tag w:val="goog_rdk_1065"/>
            </w:sdtPr>
            <w:sdtContent>
              <w:r w:rsidRPr="00000000" w:rsidDel="00000000" w:rsidR="00000000">
                <w:rPr>
                  <w:rtl w:val="0"/>
                  <w:rPrChange w:date="2022-04-27T21:31:15Z" w:author="Vinícius Russi" w:id="1">
                    <w:rPr>
                      <w:sz w:val="22"/>
                      <w:szCs w:val="22"/>
                    </w:rPr>
                  </w:rPrChange>
                </w:rPr>
                <w:t xml:space="preserve">, que corresponde à quantidade de variáveis amostradas em cada nó interno das árvores (RIQUETI</w:t>
              </w:r>
            </w:sdtContent>
          </w:sdt>
          <w:sdt>
            <w:sdtPr>
              <w:tag w:val="goog_rdk_1066"/>
            </w:sdtPr>
            <w:sdtContent>
              <w:ins w:date="2022-04-27T21:43:30Z" w:author="Vinícius Russi" w:id="110"/>
              <w:sdt>
                <w:sdtPr>
                  <w:tag w:val="goog_rdk_1067"/>
                </w:sdtPr>
                <w:sdtContent>
                  <w:ins w:date="2022-04-27T21:43:30Z" w:author="Vinícius Russi" w:id="110">
                    <w:r w:rsidRPr="00000000" w:rsidDel="00000000" w:rsidR="00000000">
                      <w:rPr>
                        <w:rtl w:val="0"/>
                        <w:rPrChange w:date="2022-04-27T21:31:15Z" w:author="Vinícius Russi" w:id="1">
                          <w:rPr>
                            <w:sz w:val="22"/>
                            <w:szCs w:val="22"/>
                          </w:rPr>
                        </w:rPrChange>
                      </w:rPr>
                      <w:t xml:space="preserve">;</w:t>
                    </w:r>
                  </w:ins>
                </w:sdtContent>
              </w:sdt>
              <w:ins w:date="2022-04-27T21:43:30Z" w:author="Vinícius Russi" w:id="110"/>
            </w:sdtContent>
          </w:sdt>
          <w:sdt>
            <w:sdtPr>
              <w:tag w:val="goog_rdk_1068"/>
            </w:sdtPr>
            <w:sdtContent>
              <w:del w:date="2022-04-27T21:43:30Z" w:author="Vinícius Russi" w:id="110"/>
              <w:sdt>
                <w:sdtPr>
                  <w:tag w:val="goog_rdk_1069"/>
                </w:sdtPr>
                <w:sdtContent>
                  <w:del w:date="2022-04-27T21:43:30Z" w:author="Vinícius Russi" w:id="110">
                    <w:r w:rsidRPr="00000000" w:rsidDel="00000000" w:rsidR="00000000">
                      <w:rPr>
                        <w:rtl w:val="0"/>
                        <w:rPrChange w:date="2022-04-27T21:31:15Z" w:author="Vinícius Russi" w:id="1">
                          <w:rPr>
                            <w:sz w:val="22"/>
                            <w:szCs w:val="22"/>
                          </w:rPr>
                        </w:rPrChange>
                      </w:rPr>
                      <w:delText xml:space="preserve"> &amp;</w:delText>
                    </w:r>
                  </w:del>
                </w:sdtContent>
              </w:sdt>
              <w:del w:date="2022-04-27T21:43:30Z" w:author="Vinícius Russi" w:id="110"/>
            </w:sdtContent>
          </w:sdt>
          <w:sdt>
            <w:sdtPr>
              <w:tag w:val="goog_rdk_1070"/>
            </w:sdtPr>
            <w:sdtContent>
              <w:r w:rsidRPr="00000000" w:rsidDel="00000000" w:rsidR="00000000">
                <w:rPr>
                  <w:rtl w:val="0"/>
                  <w:rPrChange w:date="2022-04-27T21:31:15Z" w:author="Vinícius Russi" w:id="1">
                    <w:rPr>
                      <w:sz w:val="22"/>
                      <w:szCs w:val="22"/>
                    </w:rPr>
                  </w:rPrChange>
                </w:rPr>
                <w:t xml:space="preserve"> RIBEIRO</w:t>
              </w:r>
            </w:sdtContent>
          </w:sdt>
          <w:sdt>
            <w:sdtPr>
              <w:tag w:val="goog_rdk_1071"/>
            </w:sdtPr>
            <w:sdtContent>
              <w:ins w:date="2022-04-27T21:43:28Z" w:author="Vinícius Russi" w:id="111"/>
              <w:sdt>
                <w:sdtPr>
                  <w:tag w:val="goog_rdk_1072"/>
                </w:sdtPr>
                <w:sdtContent>
                  <w:ins w:date="2022-04-27T21:43:28Z" w:author="Vinícius Russi" w:id="111">
                    <w:r w:rsidRPr="00000000" w:rsidDel="00000000" w:rsidR="00000000">
                      <w:rPr>
                        <w:rtl w:val="0"/>
                        <w:rPrChange w:date="2022-04-27T21:31:15Z" w:author="Vinícius Russi" w:id="1">
                          <w:rPr>
                            <w:sz w:val="22"/>
                            <w:szCs w:val="22"/>
                          </w:rPr>
                        </w:rPrChange>
                      </w:rPr>
                      <w:t xml:space="preserve">;</w:t>
                    </w:r>
                  </w:ins>
                </w:sdtContent>
              </w:sdt>
              <w:ins w:date="2022-04-27T21:43:28Z" w:author="Vinícius Russi" w:id="111"/>
            </w:sdtContent>
          </w:sdt>
          <w:sdt>
            <w:sdtPr>
              <w:tag w:val="goog_rdk_1073"/>
            </w:sdtPr>
            <w:sdtContent>
              <w:del w:date="2022-04-27T21:43:28Z" w:author="Vinícius Russi" w:id="111"/>
              <w:sdt>
                <w:sdtPr>
                  <w:tag w:val="goog_rdk_1074"/>
                </w:sdtPr>
                <w:sdtContent>
                  <w:del w:date="2022-04-27T21:43:28Z" w:author="Vinícius Russi" w:id="111">
                    <w:r w:rsidRPr="00000000" w:rsidDel="00000000" w:rsidR="00000000">
                      <w:rPr>
                        <w:rtl w:val="0"/>
                        <w:rPrChange w:date="2022-04-27T21:31:15Z" w:author="Vinícius Russi" w:id="1">
                          <w:rPr>
                            <w:sz w:val="22"/>
                            <w:szCs w:val="22"/>
                          </w:rPr>
                        </w:rPrChange>
                      </w:rPr>
                      <w:delText xml:space="preserve"> &amp;</w:delText>
                    </w:r>
                  </w:del>
                </w:sdtContent>
              </w:sdt>
              <w:del w:date="2022-04-27T21:43:28Z" w:author="Vinícius Russi" w:id="111"/>
            </w:sdtContent>
          </w:sdt>
          <w:sdt>
            <w:sdtPr>
              <w:tag w:val="goog_rdk_1075"/>
            </w:sdtPr>
            <w:sdtContent>
              <w:r w:rsidRPr="00000000" w:rsidDel="00000000" w:rsidR="00000000">
                <w:rPr>
                  <w:rtl w:val="0"/>
                  <w:rPrChange w:date="2022-04-27T21:31:15Z" w:author="Vinícius Russi" w:id="1">
                    <w:rPr>
                      <w:sz w:val="22"/>
                      <w:szCs w:val="22"/>
                    </w:rPr>
                  </w:rPrChange>
                </w:rPr>
                <w:t xml:space="preserve"> ZÁRATE, 2018).</w:t>
              </w:r>
            </w:sdtContent>
          </w:sdt>
        </w:p>
      </w:sdtContent>
    </w:sdt>
    <w:sdt>
      <w:sdtPr>
        <w:tag w:val="goog_rdk_1093"/>
      </w:sdtPr>
      <w:sdtContent>
        <w:p w:rsidRPr="00000000" w:rsidDel="00000000" w:rsidRDefault="00000000" w:rsidR="00000000" w:rsidP="00000000" w14:paraId="000000F7">
          <w:pPr>
            <w:rPr>
              <w:rPrChange w:date="2022-04-27T21:31:15Z" w:author="Vinícius Russi" w:id="1">
                <w:rPr>
                  <w:sz w:val="22"/>
                  <w:szCs w:val="22"/>
                </w:rPr>
              </w:rPrChange>
            </w:rPr>
          </w:pPr>
          <w:sdt>
            <w:sdtPr>
              <w:tag w:val="goog_rdk_1077"/>
            </w:sdtPr>
            <w:sdtContent>
              <w:r w:rsidRPr="00000000" w:rsidDel="00000000" w:rsidR="00000000">
                <w:rPr>
                  <w:rtl w:val="0"/>
                  <w:rPrChange w:date="2022-04-27T21:31:15Z" w:author="Vinícius Russi" w:id="1">
                    <w:rPr>
                      <w:sz w:val="22"/>
                      <w:szCs w:val="22"/>
                    </w:rPr>
                  </w:rPrChange>
                </w:rPr>
                <w:t xml:space="preserve">As florestas aleatórias podem atingir boa generalização sem a necessidade de métodos de poda em suas árvores (reduções nas árvores de decisão realizadas para criar um poder de generalização artificial), o que torna o algoritmo mais eficiente. A classificação de novas instâncias se dá por um sistema de votação envolvendo cada árvore que compõe a floresta, </w:t>
              </w:r>
            </w:sdtContent>
          </w:sdt>
          <w:sdt>
            <w:sdtPr>
              <w:tag w:val="goog_rdk_1078"/>
            </w:sdtPr>
            <w:sdtContent>
              <w:del w:date="2022-04-25T18:52:47Z" w:author="Ivans Dias" w:id="112"/>
              <w:sdt>
                <w:sdtPr>
                  <w:tag w:val="goog_rdk_1079"/>
                </w:sdtPr>
                <w:sdtContent>
                  <w:del w:date="2022-04-25T18:52:47Z" w:author="Ivans Dias" w:id="112">
                    <w:r w:rsidRPr="00000000" w:rsidDel="00000000" w:rsidR="00000000">
                      <w:rPr>
                        <w:rtl w:val="0"/>
                        <w:rPrChange w:date="2022-04-27T21:31:15Z" w:author="Vinícius Russi" w:id="1">
                          <w:rPr>
                            <w:sz w:val="22"/>
                            <w:szCs w:val="22"/>
                          </w:rPr>
                        </w:rPrChange>
                      </w:rPr>
                      <w:delText xml:space="preserve">onde</w:delText>
                    </w:r>
                  </w:del>
                </w:sdtContent>
              </w:sdt>
              <w:del w:date="2022-04-25T18:52:47Z" w:author="Ivans Dias" w:id="112"/>
            </w:sdtContent>
          </w:sdt>
          <w:sdt>
            <w:sdtPr>
              <w:tag w:val="goog_rdk_1080"/>
            </w:sdtPr>
            <w:sdtContent>
              <w:ins w:date="2022-04-25T18:52:47Z" w:author="Ivans Dias" w:id="112"/>
              <w:sdt>
                <w:sdtPr>
                  <w:tag w:val="goog_rdk_1081"/>
                </w:sdtPr>
                <w:sdtContent>
                  <w:ins w:date="2022-04-25T18:52:47Z" w:author="Ivans Dias" w:id="112">
                    <w:r w:rsidRPr="00000000" w:rsidDel="00000000" w:rsidR="00000000">
                      <w:rPr>
                        <w:rtl w:val="0"/>
                        <w:rPrChange w:date="2022-04-27T21:31:15Z" w:author="Vinícius Russi" w:id="1">
                          <w:rPr>
                            <w:sz w:val="22"/>
                            <w:szCs w:val="22"/>
                          </w:rPr>
                        </w:rPrChange>
                      </w:rPr>
                      <w:t xml:space="preserve">de modo que</w:t>
                    </w:r>
                  </w:ins>
                </w:sdtContent>
              </w:sdt>
              <w:ins w:date="2022-04-25T18:52:47Z" w:author="Ivans Dias" w:id="112"/>
            </w:sdtContent>
          </w:sdt>
          <w:sdt>
            <w:sdtPr>
              <w:tag w:val="goog_rdk_1082"/>
            </w:sdtPr>
            <w:sdtContent>
              <w:r w:rsidRPr="00000000" w:rsidDel="00000000" w:rsidR="00000000">
                <w:rPr>
                  <w:rtl w:val="0"/>
                  <w:rPrChange w:date="2022-04-27T21:31:15Z" w:author="Vinícius Russi" w:id="1">
                    <w:rPr>
                      <w:sz w:val="22"/>
                      <w:szCs w:val="22"/>
                    </w:rPr>
                  </w:rPrChange>
                </w:rPr>
                <w:t xml:space="preserve"> a classe escolhida por mais árvores é assinalada na instância. Sendo assim, em linhas gerais, as florestas aleatórias atingem boa acurácia preditiva quando comparad</w:t>
              </w:r>
            </w:sdtContent>
          </w:sdt>
          <w:sdt>
            <w:sdtPr>
              <w:tag w:val="goog_rdk_1083"/>
            </w:sdtPr>
            <w:sdtContent>
              <w:del w:date="2022-04-25T18:53:19Z" w:author="Ivans Dias" w:id="113"/>
              <w:sdt>
                <w:sdtPr>
                  <w:tag w:val="goog_rdk_1084"/>
                </w:sdtPr>
                <w:sdtContent>
                  <w:del w:date="2022-04-25T18:53:19Z" w:author="Ivans Dias" w:id="113">
                    <w:r w:rsidRPr="00000000" w:rsidDel="00000000" w:rsidR="00000000">
                      <w:rPr>
                        <w:rtl w:val="0"/>
                        <w:rPrChange w:date="2022-04-27T21:31:15Z" w:author="Vinícius Russi" w:id="1">
                          <w:rPr>
                            <w:sz w:val="22"/>
                            <w:szCs w:val="22"/>
                          </w:rPr>
                        </w:rPrChange>
                      </w:rPr>
                      <w:delText xml:space="preserve">o</w:delText>
                    </w:r>
                  </w:del>
                </w:sdtContent>
              </w:sdt>
              <w:del w:date="2022-04-25T18:53:19Z" w:author="Ivans Dias" w:id="113"/>
            </w:sdtContent>
          </w:sdt>
          <w:sdt>
            <w:sdtPr>
              <w:tag w:val="goog_rdk_1085"/>
            </w:sdtPr>
            <w:sdtContent>
              <w:ins w:date="2022-04-25T18:53:19Z" w:author="Ivans Dias" w:id="113"/>
              <w:sdt>
                <w:sdtPr>
                  <w:tag w:val="goog_rdk_1086"/>
                </w:sdtPr>
                <w:sdtContent>
                  <w:ins w:date="2022-04-25T18:53:19Z" w:author="Ivans Dias" w:id="113">
                    <w:r w:rsidRPr="00000000" w:rsidDel="00000000" w:rsidR="00000000">
                      <w:rPr>
                        <w:rtl w:val="0"/>
                        <w:rPrChange w:date="2022-04-27T21:31:15Z" w:author="Vinícius Russi" w:id="1">
                          <w:rPr>
                            <w:sz w:val="22"/>
                            <w:szCs w:val="22"/>
                          </w:rPr>
                        </w:rPrChange>
                      </w:rPr>
                      <w:t xml:space="preserve">as</w:t>
                    </w:r>
                  </w:ins>
                </w:sdtContent>
              </w:sdt>
              <w:ins w:date="2022-04-25T18:53:19Z" w:author="Ivans Dias" w:id="113"/>
            </w:sdtContent>
          </w:sdt>
          <w:sdt>
            <w:sdtPr>
              <w:tag w:val="goog_rdk_1087"/>
            </w:sdtPr>
            <w:sdtContent>
              <w:r w:rsidRPr="00000000" w:rsidDel="00000000" w:rsidR="00000000">
                <w:rPr>
                  <w:rtl w:val="0"/>
                  <w:rPrChange w:date="2022-04-27T21:31:15Z" w:author="Vinícius Russi" w:id="1">
                    <w:rPr>
                      <w:sz w:val="22"/>
                      <w:szCs w:val="22"/>
                    </w:rPr>
                  </w:rPrChange>
                </w:rPr>
                <w:t xml:space="preserve"> a outros métodos de aprendizado de máquina supervisionados. (FERNÁNDEZ-DELGADO </w:t>
              </w:r>
            </w:sdtContent>
          </w:sdt>
          <w:sdt>
            <w:sdtPr>
              <w:tag w:val="goog_rdk_1088"/>
            </w:sdtPr>
            <w:sdtContent>
              <w:ins w:date="2022-04-27T21:33:42Z" w:author="Vinícius Russi" w:id="114"/>
              <w:sdt>
                <w:sdtPr>
                  <w:tag w:val="goog_rdk_1089"/>
                </w:sdtPr>
                <w:sdtContent>
                  <w:ins w:date="2022-04-27T21:33:42Z" w:author="Vinícius Russi" w:id="114">
                    <w:r w:rsidRPr="00000000" w:rsidDel="00000000" w:rsidR="00000000">
                      <w:rPr>
                        <w:rtl w:val="0"/>
                        <w:rPrChange w:date="2022-04-27T21:31:15Z" w:author="Vinícius Russi" w:id="1">
                          <w:rPr>
                            <w:sz w:val="22"/>
                            <w:szCs w:val="22"/>
                          </w:rPr>
                        </w:rPrChange>
                      </w:rPr>
                      <w:t xml:space="preserve">et al.</w:t>
                    </w:r>
                  </w:ins>
                </w:sdtContent>
              </w:sdt>
              <w:ins w:date="2022-04-27T21:33:42Z" w:author="Vinícius Russi" w:id="114"/>
            </w:sdtContent>
          </w:sdt>
          <w:sdt>
            <w:sdtPr>
              <w:tag w:val="goog_rdk_1090"/>
            </w:sdtPr>
            <w:sdtContent>
              <w:del w:date="2022-04-27T21:33:42Z" w:author="Vinícius Russi" w:id="114"/>
              <w:sdt>
                <w:sdtPr>
                  <w:tag w:val="goog_rdk_1091"/>
                </w:sdtPr>
                <w:sdtContent>
                  <w:del w:date="2022-04-27T21:33:42Z" w:author="Vinícius Russi" w:id="114">
                    <w:r w:rsidRPr="00000000" w:rsidDel="00000000" w:rsidR="00000000">
                      <w:rPr>
                        <w:rtl w:val="0"/>
                        <w:rPrChange w:date="2022-04-27T21:31:15Z" w:author="Vinícius Russi" w:id="1">
                          <w:rPr>
                            <w:sz w:val="22"/>
                            <w:szCs w:val="22"/>
                          </w:rPr>
                        </w:rPrChange>
                      </w:rPr>
                      <w:delText xml:space="preserve">ET AL.</w:delText>
                    </w:r>
                  </w:del>
                </w:sdtContent>
              </w:sdt>
              <w:del w:date="2022-04-27T21:33:42Z" w:author="Vinícius Russi" w:id="114"/>
            </w:sdtContent>
          </w:sdt>
          <w:sdt>
            <w:sdtPr>
              <w:tag w:val="goog_rdk_1092"/>
            </w:sdtPr>
            <w:sdtContent>
              <w:r w:rsidRPr="00000000" w:rsidDel="00000000" w:rsidR="00000000">
                <w:rPr>
                  <w:rtl w:val="0"/>
                  <w:rPrChange w:date="2022-04-27T21:31:15Z" w:author="Vinícius Russi" w:id="1">
                    <w:rPr>
                      <w:sz w:val="22"/>
                      <w:szCs w:val="22"/>
                    </w:rPr>
                  </w:rPrChange>
                </w:rPr>
                <w:t xml:space="preserve">, 2014).</w:t>
              </w:r>
            </w:sdtContent>
          </w:sdt>
        </w:p>
      </w:sdtContent>
    </w:sdt>
    <w:sdt>
      <w:sdtPr>
        <w:tag w:val="goog_rdk_1095"/>
      </w:sdtPr>
      <w:sdtContent>
        <w:p w:rsidRPr="00000000" w:rsidDel="00000000" w:rsidRDefault="00000000" w:rsidR="00000000" w:rsidP="00000000" w14:paraId="000000F8">
          <w:pPr>
            <w:pStyle w:val="Heading4"/>
            <w:rPr>
              <w:rPrChange w:date="2022-04-27T21:31:15Z" w:author="Vinícius Russi" w:id="1">
                <w:rPr>
                  <w:sz w:val="22"/>
                  <w:szCs w:val="22"/>
                </w:rPr>
              </w:rPrChange>
            </w:rPr>
          </w:pPr>
          <w:bookmarkStart w:id="13" w:name="_heading=h.q9rbgw9rre56" w:colFirst="0" w:colLast="0"/>
          <w:bookmarkEnd w:id="13"/>
          <w:sdt>
            <w:sdtPr>
              <w:tag w:val="goog_rdk_1094"/>
            </w:sdtPr>
            <w:sdtContent>
              <w:r w:rsidRPr="00000000" w:rsidDel="00000000" w:rsidR="00000000">
                <w:rPr>
                  <w:rtl w:val="0"/>
                </w:rPr>
              </w:r>
            </w:sdtContent>
          </w:sdt>
        </w:p>
      </w:sdtContent>
    </w:sdt>
    <w:sdt>
      <w:sdtPr>
        <w:tag w:val="goog_rdk_1097"/>
      </w:sdtPr>
      <w:sdtContent>
        <w:p w:rsidRPr="00000000" w:rsidDel="00000000" w:rsidRDefault="00000000" w:rsidR="00000000" w:rsidP="00000000" w14:paraId="000000F9">
          <w:pPr>
            <w:pStyle w:val="Heading4"/>
            <w:ind w:firstLine="0"/>
            <w:rPr>
              <w:rPrChange w:date="2022-04-27T21:31:15Z" w:author="Vinícius Russi" w:id="1">
                <w:rPr>
                  <w:sz w:val="22"/>
                  <w:szCs w:val="22"/>
                </w:rPr>
              </w:rPrChange>
            </w:rPr>
          </w:pPr>
          <w:bookmarkStart w:id="14" w:name="_heading=h.pkg3abtqxh2b" w:colFirst="0" w:colLast="0"/>
          <w:bookmarkEnd w:id="14"/>
          <w:sdt>
            <w:sdtPr>
              <w:tag w:val="goog_rdk_1096"/>
            </w:sdtPr>
            <w:sdtContent>
              <w:r w:rsidRPr="00000000" w:rsidDel="00000000" w:rsidR="00000000">
                <w:rPr>
                  <w:rtl w:val="0"/>
                  <w:rPrChange w:date="2022-04-27T21:31:15Z" w:author="Vinícius Russi" w:id="1">
                    <w:rPr>
                      <w:sz w:val="22"/>
                      <w:szCs w:val="22"/>
                    </w:rPr>
                  </w:rPrChange>
                </w:rPr>
                <w:t xml:space="preserve">2.2.4 GRADIENT BOOSTING</w:t>
              </w:r>
            </w:sdtContent>
          </w:sdt>
        </w:p>
      </w:sdtContent>
    </w:sdt>
    <w:sdt>
      <w:sdtPr>
        <w:tag w:val="goog_rdk_1147"/>
      </w:sdtPr>
      <w:sdtContent>
        <w:p w:rsidRPr="00000000" w:rsidDel="00000000" w:rsidRDefault="00000000" w:rsidR="00000000" w:rsidP="00000000" w14:paraId="000000FA">
          <w:pPr>
            <w:rPr>
              <w:rPrChange w:date="2022-04-27T21:31:15Z" w:author="Vinícius Russi" w:id="1">
                <w:rPr>
                  <w:sz w:val="22"/>
                  <w:szCs w:val="22"/>
                </w:rPr>
              </w:rPrChange>
            </w:rPr>
          </w:pPr>
          <w:sdt>
            <w:sdtPr>
              <w:tag w:val="goog_rdk_1098"/>
            </w:sdtPr>
            <w:sdtContent>
              <w:r w:rsidRPr="00000000" w:rsidDel="00000000" w:rsidR="00000000">
                <w:rPr>
                  <w:rtl w:val="0"/>
                  <w:rPrChange w:date="2022-04-27T21:31:15Z" w:author="Vinícius Russi" w:id="1">
                    <w:rPr>
                      <w:sz w:val="22"/>
                      <w:szCs w:val="22"/>
                    </w:rPr>
                  </w:rPrChange>
                </w:rPr>
                <w:t xml:space="preserve">Em algoritmos de </w:t>
              </w:r>
            </w:sdtContent>
          </w:sdt>
          <w:sdt>
            <w:sdtPr>
              <w:tag w:val="goog_rdk_1099"/>
            </w:sdtPr>
            <w:sdtContent>
              <w:del w:date="2022-04-26T12:28:19Z" w:author="Sérgio Henrique" w:id="115"/>
              <w:sdt>
                <w:sdtPr>
                  <w:tag w:val="goog_rdk_1100"/>
                </w:sdtPr>
                <w:sdtContent>
                  <w:del w:date="2022-04-26T12:28:19Z" w:author="Sérgio Henrique" w:id="115">
                    <w:r w:rsidRPr="00000000" w:rsidDel="00000000" w:rsidR="00000000">
                      <w:rPr>
                        <w:rtl w:val="0"/>
                        <w:rPrChange w:date="2022-04-27T21:31:15Z" w:author="Vinícius Russi" w:id="1">
                          <w:rPr>
                            <w:sz w:val="22"/>
                            <w:szCs w:val="22"/>
                          </w:rPr>
                        </w:rPrChange>
                      </w:rPr>
                      <w:delText xml:space="preserve">g</w:delText>
                    </w:r>
                  </w:del>
                </w:sdtContent>
              </w:sdt>
              <w:del w:date="2022-04-26T12:28:19Z" w:author="Sérgio Henrique" w:id="115"/>
            </w:sdtContent>
          </w:sdt>
          <w:sdt>
            <w:sdtPr>
              <w:tag w:val="goog_rdk_1101"/>
            </w:sdtPr>
            <w:sdtContent>
              <w:r w:rsidRPr="00000000" w:rsidDel="00000000" w:rsidR="00000000">
                <w:rPr>
                  <w:rtl w:val="0"/>
                  <w:rPrChange w:date="2022-04-27T21:31:15Z" w:author="Vinícius Russi" w:id="1">
                    <w:rPr>
                      <w:sz w:val="22"/>
                      <w:szCs w:val="22"/>
                    </w:rPr>
                  </w:rPrChange>
                </w:rPr>
                <w:t xml:space="preserve">radient boosting</w:t>
              </w:r>
            </w:sdtContent>
          </w:sdt>
          <w:sdt>
            <w:sdtPr>
              <w:tag w:val="goog_rdk_1102"/>
            </w:sdtPr>
            <w:sdtContent>
              <w:ins w:date="2022-04-26T12:02:53Z" w:author="Sérgio Henrique" w:id="116"/>
              <w:sdt>
                <w:sdtPr>
                  <w:tag w:val="goog_rdk_1103"/>
                </w:sdtPr>
                <w:sdtContent>
                  <w:ins w:date="2022-04-26T12:02:53Z" w:author="Sérgio Henrique" w:id="116">
                    <w:r w:rsidRPr="00000000" w:rsidDel="00000000" w:rsidR="00000000">
                      <w:rPr>
                        <w:rtl w:val="0"/>
                        <w:rPrChange w:date="2022-04-27T21:31:15Z" w:author="Vinícius Russi" w:id="1">
                          <w:rPr>
                            <w:sz w:val="22"/>
                            <w:szCs w:val="22"/>
                          </w:rPr>
                        </w:rPrChange>
                      </w:rPr>
                      <w:t xml:space="preserve">,</w:t>
                    </w:r>
                  </w:ins>
                </w:sdtContent>
              </w:sdt>
              <w:ins w:date="2022-04-26T12:02:53Z" w:author="Sérgio Henrique" w:id="116"/>
            </w:sdtContent>
          </w:sdt>
          <w:sdt>
            <w:sdtPr>
              <w:tag w:val="goog_rdk_1104"/>
            </w:sdtPr>
            <w:sdtContent>
              <w:r w:rsidRPr="00000000" w:rsidDel="00000000" w:rsidR="00000000">
                <w:rPr>
                  <w:rtl w:val="0"/>
                  <w:rPrChange w:date="2022-04-27T21:31:15Z" w:author="Vinícius Russi" w:id="1">
                    <w:rPr>
                      <w:sz w:val="22"/>
                      <w:szCs w:val="22"/>
                    </w:rPr>
                  </w:rPrChange>
                </w:rPr>
                <w:t xml:space="preserve"> o processo de aprendizado ajusta novos modelos consecutivamente</w:t>
              </w:r>
            </w:sdtContent>
          </w:sdt>
          <w:sdt>
            <w:sdtPr>
              <w:tag w:val="goog_rdk_1105"/>
            </w:sdtPr>
            <w:sdtContent>
              <w:ins w:date="2022-04-25T18:53:42Z" w:author="Ivans Dias" w:id="117"/>
              <w:sdt>
                <w:sdtPr>
                  <w:tag w:val="goog_rdk_1106"/>
                </w:sdtPr>
                <w:sdtContent>
                  <w:ins w:date="2022-04-25T18:53:42Z" w:author="Ivans Dias" w:id="117">
                    <w:r w:rsidRPr="00000000" w:rsidDel="00000000" w:rsidR="00000000">
                      <w:rPr>
                        <w:rtl w:val="0"/>
                        <w:rPrChange w:date="2022-04-27T21:31:15Z" w:author="Vinícius Russi" w:id="1">
                          <w:rPr>
                            <w:sz w:val="22"/>
                            <w:szCs w:val="22"/>
                          </w:rPr>
                        </w:rPrChange>
                      </w:rPr>
                      <w:t xml:space="preserve">,</w:t>
                    </w:r>
                  </w:ins>
                </w:sdtContent>
              </w:sdt>
              <w:ins w:date="2022-04-25T18:53:42Z" w:author="Ivans Dias" w:id="117"/>
            </w:sdtContent>
          </w:sdt>
          <w:sdt>
            <w:sdtPr>
              <w:tag w:val="goog_rdk_1107"/>
            </w:sdtPr>
            <w:sdtContent>
              <w:r w:rsidRPr="00000000" w:rsidDel="00000000" w:rsidR="00000000">
                <w:rPr>
                  <w:rtl w:val="0"/>
                  <w:rPrChange w:date="2022-04-27T21:31:15Z" w:author="Vinícius Russi" w:id="1">
                    <w:rPr>
                      <w:sz w:val="22"/>
                      <w:szCs w:val="22"/>
                    </w:rPr>
                  </w:rPrChange>
                </w:rPr>
                <w:t xml:space="preserve"> para criar estimativas mais apuradas da variável dependente. A principal ideia é construir uma nova base de aprendizado para ser correlacionada ao máximo com o gradiente negativo da função de perda de todo o conjunto. A função de perda pode ser aplicada </w:t>
              </w:r>
            </w:sdtContent>
          </w:sdt>
          <w:sdt>
            <w:sdtPr>
              <w:tag w:val="goog_rdk_1108"/>
            </w:sdtPr>
            <w:sdtContent>
              <w:del w:date="2022-04-26T12:03:49Z" w:author="Sérgio Henrique" w:id="118"/>
              <w:sdt>
                <w:sdtPr>
                  <w:tag w:val="goog_rdk_1109"/>
                </w:sdtPr>
                <w:sdtContent>
                  <w:del w:date="2022-04-26T12:03:49Z" w:author="Sérgio Henrique" w:id="118">
                    <w:r w:rsidRPr="00000000" w:rsidDel="00000000" w:rsidR="00000000">
                      <w:rPr>
                        <w:rtl w:val="0"/>
                        <w:rPrChange w:date="2022-04-27T21:31:15Z" w:author="Vinícius Russi" w:id="1">
                          <w:rPr>
                            <w:sz w:val="22"/>
                            <w:szCs w:val="22"/>
                          </w:rPr>
                        </w:rPrChange>
                      </w:rPr>
                      <w:delText xml:space="preserve">de</w:delText>
                    </w:r>
                  </w:del>
                </w:sdtContent>
              </w:sdt>
              <w:del w:date="2022-04-26T12:03:49Z" w:author="Sérgio Henrique" w:id="118"/>
            </w:sdtContent>
          </w:sdt>
          <w:sdt>
            <w:sdtPr>
              <w:tag w:val="goog_rdk_1110"/>
            </w:sdtPr>
            <w:sdtContent>
              <w:del w:date="2022-04-26T12:03:46Z" w:author="Sérgio Henrique" w:id="119"/>
              <w:sdt>
                <w:sdtPr>
                  <w:tag w:val="goog_rdk_1111"/>
                </w:sdtPr>
                <w:sdtContent>
                  <w:del w:date="2022-04-26T12:03:46Z" w:author="Sérgio Henrique" w:id="119">
                    <w:r w:rsidRPr="00000000" w:rsidDel="00000000" w:rsidR="00000000">
                      <w:rPr>
                        <w:rtl w:val="0"/>
                        <w:rPrChange w:date="2022-04-27T21:31:15Z" w:author="Vinícius Russi" w:id="1">
                          <w:rPr>
                            <w:sz w:val="22"/>
                            <w:szCs w:val="22"/>
                          </w:rPr>
                        </w:rPrChange>
                      </w:rPr>
                      <w:delText xml:space="preserve"> forma</w:delText>
                    </w:r>
                  </w:del>
                </w:sdtContent>
              </w:sdt>
              <w:del w:date="2022-04-26T12:03:46Z" w:author="Sérgio Henrique" w:id="119"/>
            </w:sdtContent>
          </w:sdt>
          <w:sdt>
            <w:sdtPr>
              <w:tag w:val="goog_rdk_1112"/>
            </w:sdtPr>
            <w:sdtContent>
              <w:r w:rsidRPr="00000000" w:rsidDel="00000000" w:rsidR="00000000">
                <w:rPr>
                  <w:rtl w:val="0"/>
                  <w:rPrChange w:date="2022-04-27T21:31:15Z" w:author="Vinícius Russi" w:id="1">
                    <w:rPr>
                      <w:sz w:val="22"/>
                      <w:szCs w:val="22"/>
                    </w:rPr>
                  </w:rPrChange>
                </w:rPr>
                <w:t xml:space="preserve"> arbitr</w:t>
              </w:r>
            </w:sdtContent>
          </w:sdt>
          <w:sdt>
            <w:sdtPr>
              <w:tag w:val="goog_rdk_1113"/>
            </w:sdtPr>
            <w:sdtContent>
              <w:del w:date="2022-04-26T12:04:18Z" w:author="Sérgio Henrique" w:id="120"/>
              <w:sdt>
                <w:sdtPr>
                  <w:tag w:val="goog_rdk_1114"/>
                </w:sdtPr>
                <w:sdtContent>
                  <w:del w:date="2022-04-26T12:04:18Z" w:author="Sérgio Henrique" w:id="120">
                    <w:r w:rsidRPr="00000000" w:rsidDel="00000000" w:rsidR="00000000">
                      <w:rPr>
                        <w:rtl w:val="0"/>
                        <w:rPrChange w:date="2022-04-27T21:31:15Z" w:author="Vinícius Russi" w:id="1">
                          <w:rPr>
                            <w:sz w:val="22"/>
                            <w:szCs w:val="22"/>
                          </w:rPr>
                        </w:rPrChange>
                      </w:rPr>
                      <w:delText xml:space="preserve">á</w:delText>
                    </w:r>
                  </w:del>
                </w:sdtContent>
              </w:sdt>
              <w:del w:date="2022-04-26T12:04:18Z" w:author="Sérgio Henrique" w:id="120"/>
            </w:sdtContent>
          </w:sdt>
          <w:sdt>
            <w:sdtPr>
              <w:tag w:val="goog_rdk_1115"/>
            </w:sdtPr>
            <w:sdtContent>
              <w:ins w:date="2022-04-26T12:04:18Z" w:author="Sérgio Henrique" w:id="120"/>
              <w:sdt>
                <w:sdtPr>
                  <w:tag w:val="goog_rdk_1116"/>
                </w:sdtPr>
                <w:sdtContent>
                  <w:ins w:date="2022-04-26T12:04:18Z" w:author="Sérgio Henrique" w:id="120">
                    <w:r w:rsidRPr="00000000" w:rsidDel="00000000" w:rsidR="00000000">
                      <w:rPr>
                        <w:rtl w:val="0"/>
                        <w:rPrChange w:date="2022-04-27T21:31:15Z" w:author="Vinícius Russi" w:id="1">
                          <w:rPr>
                            <w:sz w:val="22"/>
                            <w:szCs w:val="22"/>
                          </w:rPr>
                        </w:rPrChange>
                      </w:rPr>
                      <w:t xml:space="preserve">a</w:t>
                    </w:r>
                  </w:ins>
                </w:sdtContent>
              </w:sdt>
              <w:ins w:date="2022-04-26T12:04:18Z" w:author="Sérgio Henrique" w:id="120"/>
            </w:sdtContent>
          </w:sdt>
          <w:sdt>
            <w:sdtPr>
              <w:tag w:val="goog_rdk_1117"/>
            </w:sdtPr>
            <w:sdtContent>
              <w:r w:rsidRPr="00000000" w:rsidDel="00000000" w:rsidR="00000000">
                <w:rPr>
                  <w:rtl w:val="0"/>
                  <w:rPrChange w:date="2022-04-27T21:31:15Z" w:author="Vinícius Russi" w:id="1">
                    <w:rPr>
                      <w:sz w:val="22"/>
                      <w:szCs w:val="22"/>
                    </w:rPr>
                  </w:rPrChange>
                </w:rPr>
                <w:t xml:space="preserve">ria</w:t>
              </w:r>
            </w:sdtContent>
          </w:sdt>
          <w:sdt>
            <w:sdtPr>
              <w:tag w:val="goog_rdk_1118"/>
            </w:sdtPr>
            <w:sdtContent>
              <w:ins w:date="2022-04-26T12:03:55Z" w:author="Sérgio Henrique" w:id="121"/>
              <w:sdt>
                <w:sdtPr>
                  <w:tag w:val="goog_rdk_1119"/>
                </w:sdtPr>
                <w:sdtContent>
                  <w:ins w:date="2022-04-26T12:03:55Z" w:author="Sérgio Henrique" w:id="121">
                    <w:r w:rsidRPr="00000000" w:rsidDel="00000000" w:rsidR="00000000">
                      <w:rPr>
                        <w:rtl w:val="0"/>
                        <w:rPrChange w:date="2022-04-27T21:31:15Z" w:author="Vinícius Russi" w:id="1">
                          <w:rPr>
                            <w:sz w:val="22"/>
                            <w:szCs w:val="22"/>
                          </w:rPr>
                        </w:rPrChange>
                      </w:rPr>
                      <w:t xml:space="preserve">mente</w:t>
                    </w:r>
                  </w:ins>
                </w:sdtContent>
              </w:sdt>
              <w:ins w:date="2022-04-26T12:03:55Z" w:author="Sérgio Henrique" w:id="121"/>
            </w:sdtContent>
          </w:sdt>
          <w:sdt>
            <w:sdtPr>
              <w:tag w:val="goog_rdk_1120"/>
            </w:sdtPr>
            <w:sdtContent>
              <w:r w:rsidRPr="00000000" w:rsidDel="00000000" w:rsidR="00000000">
                <w:rPr>
                  <w:rtl w:val="0"/>
                  <w:rPrChange w:date="2022-04-27T21:31:15Z" w:author="Vinícius Russi" w:id="1">
                    <w:rPr>
                      <w:sz w:val="22"/>
                      <w:szCs w:val="22"/>
                    </w:rPr>
                  </w:rPrChange>
                </w:rPr>
                <w:t xml:space="preserve">, mas</w:t>
              </w:r>
            </w:sdtContent>
          </w:sdt>
          <w:sdt>
            <w:sdtPr>
              <w:tag w:val="goog_rdk_1121"/>
            </w:sdtPr>
            <w:sdtContent>
              <w:ins w:date="2022-04-26T12:04:33Z" w:author="Sérgio Henrique" w:id="122"/>
              <w:sdt>
                <w:sdtPr>
                  <w:tag w:val="goog_rdk_1122"/>
                </w:sdtPr>
                <w:sdtContent>
                  <w:ins w:date="2022-04-26T12:04:33Z" w:author="Sérgio Henrique" w:id="122">
                    <w:r w:rsidRPr="00000000" w:rsidDel="00000000" w:rsidR="00000000">
                      <w:rPr>
                        <w:rtl w:val="0"/>
                        <w:rPrChange w:date="2022-04-27T21:31:15Z" w:author="Vinícius Russi" w:id="1">
                          <w:rPr>
                            <w:sz w:val="22"/>
                            <w:szCs w:val="22"/>
                          </w:rPr>
                        </w:rPrChange>
                      </w:rPr>
                      <w:t xml:space="preserve">,</w:t>
                    </w:r>
                  </w:ins>
                </w:sdtContent>
              </w:sdt>
              <w:ins w:date="2022-04-26T12:04:33Z" w:author="Sérgio Henrique" w:id="122"/>
            </w:sdtContent>
          </w:sdt>
          <w:sdt>
            <w:sdtPr>
              <w:tag w:val="goog_rdk_1123"/>
            </w:sdtPr>
            <w:sdtContent>
              <w:r w:rsidRPr="00000000" w:rsidDel="00000000" w:rsidR="00000000">
                <w:rPr>
                  <w:rtl w:val="0"/>
                  <w:rPrChange w:date="2022-04-27T21:31:15Z" w:author="Vinícius Russi" w:id="1">
                    <w:rPr>
                      <w:sz w:val="22"/>
                      <w:szCs w:val="22"/>
                    </w:rPr>
                  </w:rPrChange>
                </w:rPr>
                <w:t xml:space="preserve"> de forma geral</w:t>
              </w:r>
            </w:sdtContent>
          </w:sdt>
          <w:sdt>
            <w:sdtPr>
              <w:tag w:val="goog_rdk_1124"/>
            </w:sdtPr>
            <w:sdtContent>
              <w:ins w:date="2022-04-26T12:04:35Z" w:author="Sérgio Henrique" w:id="123"/>
              <w:sdt>
                <w:sdtPr>
                  <w:tag w:val="goog_rdk_1125"/>
                </w:sdtPr>
                <w:sdtContent>
                  <w:ins w:date="2022-04-26T12:04:35Z" w:author="Sérgio Henrique" w:id="123">
                    <w:r w:rsidRPr="00000000" w:rsidDel="00000000" w:rsidR="00000000">
                      <w:rPr>
                        <w:rtl w:val="0"/>
                        <w:rPrChange w:date="2022-04-27T21:31:15Z" w:author="Vinícius Russi" w:id="1">
                          <w:rPr>
                            <w:sz w:val="22"/>
                            <w:szCs w:val="22"/>
                          </w:rPr>
                        </w:rPrChange>
                      </w:rPr>
                      <w:t xml:space="preserve">,</w:t>
                    </w:r>
                  </w:ins>
                </w:sdtContent>
              </w:sdt>
              <w:ins w:date="2022-04-26T12:04:35Z" w:author="Sérgio Henrique" w:id="123"/>
            </w:sdtContent>
          </w:sdt>
          <w:sdt>
            <w:sdtPr>
              <w:tag w:val="goog_rdk_1126"/>
            </w:sdtPr>
            <w:sdtContent>
              <w:r w:rsidRPr="00000000" w:rsidDel="00000000" w:rsidR="00000000">
                <w:rPr>
                  <w:rtl w:val="0"/>
                  <w:rPrChange w:date="2022-04-27T21:31:15Z" w:author="Vinícius Russi" w:id="1">
                    <w:rPr>
                      <w:sz w:val="22"/>
                      <w:szCs w:val="22"/>
                    </w:rPr>
                  </w:rPrChange>
                </w:rPr>
                <w:t xml:space="preserve"> a escolha da função de perda fica a cargo do analista ou da biblioteca que roda o modelo que assimila um valor padrão</w:t>
              </w:r>
            </w:sdtContent>
          </w:sdt>
          <w:sdt>
            <w:sdtPr>
              <w:tag w:val="goog_rdk_1127"/>
            </w:sdtPr>
            <w:sdtContent>
              <w:del w:date="2022-04-26T12:05:21Z" w:author="Sérgio Henrique" w:id="124"/>
              <w:sdt>
                <w:sdtPr>
                  <w:tag w:val="goog_rdk_1128"/>
                </w:sdtPr>
                <w:sdtContent>
                  <w:del w:date="2022-04-26T12:05:21Z" w:author="Sérgio Henrique" w:id="124">
                    <w:r w:rsidRPr="00000000" w:rsidDel="00000000" w:rsidR="00000000">
                      <w:rPr>
                        <w:rtl w:val="0"/>
                        <w:rPrChange w:date="2022-04-27T21:31:15Z" w:author="Vinícius Russi" w:id="1">
                          <w:rPr>
                            <w:sz w:val="22"/>
                            <w:szCs w:val="22"/>
                          </w:rPr>
                        </w:rPrChange>
                      </w:rPr>
                      <w:delText xml:space="preserve">.</w:delText>
                    </w:r>
                  </w:del>
                </w:sdtContent>
              </w:sdt>
              <w:del w:date="2022-04-26T12:05:21Z" w:author="Sérgio Henrique" w:id="124"/>
            </w:sdtContent>
          </w:sdt>
          <w:sdt>
            <w:sdtPr>
              <w:tag w:val="goog_rdk_1129"/>
            </w:sdtPr>
            <w:sdtContent>
              <w:ins w:date="2022-04-26T12:05:21Z" w:author="Sérgio Henrique" w:id="124"/>
              <w:sdt>
                <w:sdtPr>
                  <w:tag w:val="goog_rdk_1130"/>
                </w:sdtPr>
                <w:sdtContent>
                  <w:ins w:date="2022-04-26T12:05:21Z" w:author="Sérgio Henrique" w:id="124">
                    <w:r w:rsidRPr="00000000" w:rsidDel="00000000" w:rsidR="00000000">
                      <w:rPr>
                        <w:rtl w:val="0"/>
                        <w:rPrChange w:date="2022-04-27T21:31:15Z" w:author="Vinícius Russi" w:id="1">
                          <w:rPr>
                            <w:sz w:val="22"/>
                            <w:szCs w:val="22"/>
                          </w:rPr>
                        </w:rPrChange>
                      </w:rPr>
                      <w:t xml:space="preserve">,</w:t>
                    </w:r>
                  </w:ins>
                </w:sdtContent>
              </w:sdt>
              <w:ins w:date="2022-04-26T12:05:21Z" w:author="Sérgio Henrique" w:id="124"/>
            </w:sdtContent>
          </w:sdt>
          <w:sdt>
            <w:sdtPr>
              <w:tag w:val="goog_rdk_1131"/>
            </w:sdtPr>
            <w:sdtContent>
              <w:r w:rsidRPr="00000000" w:rsidDel="00000000" w:rsidR="00000000">
                <w:rPr>
                  <w:rtl w:val="0"/>
                  <w:rPrChange w:date="2022-04-27T21:31:15Z" w:author="Vinícius Russi" w:id="1">
                    <w:rPr>
                      <w:sz w:val="22"/>
                      <w:szCs w:val="22"/>
                    </w:rPr>
                  </w:rPrChange>
                </w:rPr>
                <w:t xml:space="preserve"> </w:t>
              </w:r>
            </w:sdtContent>
          </w:sdt>
          <w:sdt>
            <w:sdtPr>
              <w:tag w:val="goog_rdk_1132"/>
            </w:sdtPr>
            <w:sdtContent>
              <w:del w:date="2022-04-26T12:05:25Z" w:author="Sérgio Henrique" w:id="125"/>
              <w:sdt>
                <w:sdtPr>
                  <w:tag w:val="goog_rdk_1133"/>
                </w:sdtPr>
                <w:sdtContent>
                  <w:del w:date="2022-04-26T12:05:25Z" w:author="Sérgio Henrique" w:id="125">
                    <w:r w:rsidRPr="00000000" w:rsidDel="00000000" w:rsidR="00000000">
                      <w:rPr>
                        <w:rtl w:val="0"/>
                        <w:rPrChange w:date="2022-04-27T21:31:15Z" w:author="Vinícius Russi" w:id="1">
                          <w:rPr>
                            <w:sz w:val="22"/>
                            <w:szCs w:val="22"/>
                          </w:rPr>
                        </w:rPrChange>
                      </w:rPr>
                      <w:delText xml:space="preserve">S</w:delText>
                    </w:r>
                  </w:del>
                </w:sdtContent>
              </w:sdt>
              <w:del w:date="2022-04-26T12:05:25Z" w:author="Sérgio Henrique" w:id="125"/>
            </w:sdtContent>
          </w:sdt>
          <w:sdt>
            <w:sdtPr>
              <w:tag w:val="goog_rdk_1134"/>
            </w:sdtPr>
            <w:sdtContent>
              <w:ins w:date="2022-04-26T12:05:25Z" w:author="Sérgio Henrique" w:id="125"/>
              <w:sdt>
                <w:sdtPr>
                  <w:tag w:val="goog_rdk_1135"/>
                </w:sdtPr>
                <w:sdtContent>
                  <w:ins w:date="2022-04-26T12:05:25Z" w:author="Sérgio Henrique" w:id="125">
                    <w:r w:rsidRPr="00000000" w:rsidDel="00000000" w:rsidR="00000000">
                      <w:rPr>
                        <w:rtl w:val="0"/>
                        <w:rPrChange w:date="2022-04-27T21:31:15Z" w:author="Vinícius Russi" w:id="1">
                          <w:rPr>
                            <w:sz w:val="22"/>
                            <w:szCs w:val="22"/>
                          </w:rPr>
                        </w:rPrChange>
                      </w:rPr>
                      <w:t xml:space="preserve">s</w:t>
                    </w:r>
                  </w:ins>
                </w:sdtContent>
              </w:sdt>
              <w:ins w:date="2022-04-26T12:05:25Z" w:author="Sérgio Henrique" w:id="125"/>
            </w:sdtContent>
          </w:sdt>
          <w:sdt>
            <w:sdtPr>
              <w:tag w:val="goog_rdk_1136"/>
            </w:sdtPr>
            <w:sdtContent>
              <w:r w:rsidRPr="00000000" w:rsidDel="00000000" w:rsidR="00000000">
                <w:rPr>
                  <w:rtl w:val="0"/>
                  <w:rPrChange w:date="2022-04-27T21:31:15Z" w:author="Vinícius Russi" w:id="1">
                    <w:rPr>
                      <w:sz w:val="22"/>
                      <w:szCs w:val="22"/>
                    </w:rPr>
                  </w:rPrChange>
                </w:rPr>
                <w:t xml:space="preserve">endo possível</w:t>
              </w:r>
            </w:sdtContent>
          </w:sdt>
          <w:sdt>
            <w:sdtPr>
              <w:tag w:val="goog_rdk_1137"/>
            </w:sdtPr>
            <w:sdtContent>
              <w:ins w:date="2022-04-26T12:05:37Z" w:author="Sérgio Henrique" w:id="126"/>
              <w:sdt>
                <w:sdtPr>
                  <w:tag w:val="goog_rdk_1138"/>
                </w:sdtPr>
                <w:sdtContent>
                  <w:ins w:date="2022-04-26T12:05:37Z" w:author="Sérgio Henrique" w:id="126">
                    <w:r w:rsidRPr="00000000" w:rsidDel="00000000" w:rsidR="00000000">
                      <w:rPr>
                        <w:rtl w:val="0"/>
                        <w:rPrChange w:date="2022-04-27T21:31:15Z" w:author="Vinícius Russi" w:id="1">
                          <w:rPr>
                            <w:sz w:val="22"/>
                            <w:szCs w:val="22"/>
                          </w:rPr>
                        </w:rPrChange>
                      </w:rPr>
                      <w:t xml:space="preserve">,</w:t>
                    </w:r>
                  </w:ins>
                </w:sdtContent>
              </w:sdt>
              <w:ins w:date="2022-04-26T12:05:37Z" w:author="Sérgio Henrique" w:id="126"/>
            </w:sdtContent>
          </w:sdt>
          <w:sdt>
            <w:sdtPr>
              <w:tag w:val="goog_rdk_1139"/>
            </w:sdtPr>
            <w:sdtContent>
              <w:r w:rsidRPr="00000000" w:rsidDel="00000000" w:rsidR="00000000">
                <w:rPr>
                  <w:rtl w:val="0"/>
                  <w:rPrChange w:date="2022-04-27T21:31:15Z" w:author="Vinícius Russi" w:id="1">
                    <w:rPr>
                      <w:sz w:val="22"/>
                      <w:szCs w:val="22"/>
                    </w:rPr>
                  </w:rPrChange>
                </w:rPr>
                <w:t xml:space="preserve"> também, a implementação de uma função de perda específica ajustada à tarefa em questão. Dessa forma, o </w:t>
              </w:r>
            </w:sdtContent>
          </w:sdt>
          <w:sdt>
            <w:sdtPr>
              <w:tag w:val="goog_rdk_1140"/>
            </w:sdtPr>
            <w:sdtContent>
              <w:r w:rsidRPr="00000000" w:rsidDel="00000000" w:rsidR="00000000">
                <w:rPr>
                  <w:rtl w:val="0"/>
                  <w:rPrChange w:date="2022-04-27T21:31:15Z" w:author="Vinícius Russi" w:id="1">
                    <w:rPr>
                      <w:sz w:val="22"/>
                      <w:szCs w:val="22"/>
                    </w:rPr>
                  </w:rPrChange>
                </w:rPr>
                <w:t xml:space="preserve">gradient boosting</w:t>
              </w:r>
            </w:sdtContent>
          </w:sdt>
          <w:sdt>
            <w:sdtPr>
              <w:tag w:val="goog_rdk_1141"/>
            </w:sdtPr>
            <w:sdtContent>
              <w:r w:rsidRPr="00000000" w:rsidDel="00000000" w:rsidR="00000000">
                <w:rPr>
                  <w:rtl w:val="0"/>
                  <w:rPrChange w:date="2022-04-27T21:31:15Z" w:author="Vinícius Russi" w:id="1">
                    <w:rPr>
                      <w:sz w:val="22"/>
                      <w:szCs w:val="22"/>
                    </w:rPr>
                  </w:rPrChange>
                </w:rPr>
                <w:t xml:space="preserve"> proporciona muita liberdade durante a modelagem, tornando a escolha da função de perda mais apropriada uma questão de tentativa e erro (NATEKIN</w:t>
              </w:r>
            </w:sdtContent>
          </w:sdt>
          <w:sdt>
            <w:sdtPr>
              <w:tag w:val="goog_rdk_1142"/>
            </w:sdtPr>
            <w:sdtContent>
              <w:ins w:date="2022-04-27T21:38:52Z" w:author="Vinícius Russi" w:id="127"/>
              <w:sdt>
                <w:sdtPr>
                  <w:tag w:val="goog_rdk_1143"/>
                </w:sdtPr>
                <w:sdtContent>
                  <w:ins w:date="2022-04-27T21:38:52Z" w:author="Vinícius Russi" w:id="127">
                    <w:r w:rsidRPr="00000000" w:rsidDel="00000000" w:rsidR="00000000">
                      <w:rPr>
                        <w:rtl w:val="0"/>
                        <w:rPrChange w:date="2022-04-27T21:31:15Z" w:author="Vinícius Russi" w:id="1">
                          <w:rPr>
                            <w:sz w:val="22"/>
                            <w:szCs w:val="22"/>
                          </w:rPr>
                        </w:rPrChange>
                      </w:rPr>
                      <w:t xml:space="preserve">;</w:t>
                    </w:r>
                  </w:ins>
                </w:sdtContent>
              </w:sdt>
              <w:ins w:date="2022-04-27T21:38:52Z" w:author="Vinícius Russi" w:id="127"/>
            </w:sdtContent>
          </w:sdt>
          <w:sdt>
            <w:sdtPr>
              <w:tag w:val="goog_rdk_1144"/>
            </w:sdtPr>
            <w:sdtContent>
              <w:del w:date="2022-04-27T21:38:52Z" w:author="Vinícius Russi" w:id="127"/>
              <w:sdt>
                <w:sdtPr>
                  <w:tag w:val="goog_rdk_1145"/>
                </w:sdtPr>
                <w:sdtContent>
                  <w:del w:date="2022-04-27T21:38:52Z" w:author="Vinícius Russi" w:id="127">
                    <w:r w:rsidRPr="00000000" w:rsidDel="00000000" w:rsidR="00000000">
                      <w:rPr>
                        <w:rtl w:val="0"/>
                        <w:rPrChange w:date="2022-04-27T21:31:15Z" w:author="Vinícius Russi" w:id="1">
                          <w:rPr>
                            <w:sz w:val="22"/>
                            <w:szCs w:val="22"/>
                          </w:rPr>
                        </w:rPrChange>
                      </w:rPr>
                      <w:delText xml:space="preserve"> &amp;</w:delText>
                    </w:r>
                  </w:del>
                </w:sdtContent>
              </w:sdt>
              <w:del w:date="2022-04-27T21:38:52Z" w:author="Vinícius Russi" w:id="127"/>
            </w:sdtContent>
          </w:sdt>
          <w:sdt>
            <w:sdtPr>
              <w:tag w:val="goog_rdk_1146"/>
            </w:sdtPr>
            <w:sdtContent>
              <w:r w:rsidRPr="00000000" w:rsidDel="00000000" w:rsidR="00000000">
                <w:rPr>
                  <w:rtl w:val="0"/>
                  <w:rPrChange w:date="2022-04-27T21:31:15Z" w:author="Vinícius Russi" w:id="1">
                    <w:rPr>
                      <w:sz w:val="22"/>
                      <w:szCs w:val="22"/>
                    </w:rPr>
                  </w:rPrChange>
                </w:rPr>
                <w:t xml:space="preserve"> KNOLL, 2013).</w:t>
              </w:r>
            </w:sdtContent>
          </w:sdt>
        </w:p>
      </w:sdtContent>
    </w:sdt>
    <w:sdt>
      <w:sdtPr>
        <w:tag w:val="goog_rdk_1149"/>
      </w:sdtPr>
      <w:sdtContent>
        <w:p w:rsidRPr="00000000" w:rsidDel="00000000" w:rsidRDefault="00000000" w:rsidR="00000000" w:rsidP="00000000" w14:paraId="000000FB">
          <w:pPr>
            <w:ind w:left="0" w:firstLine="0"/>
            <w:rPr>
              <w:rPrChange w:date="2022-04-27T21:31:15Z" w:author="Vinícius Russi" w:id="1">
                <w:rPr>
                  <w:sz w:val="22"/>
                  <w:szCs w:val="22"/>
                </w:rPr>
              </w:rPrChange>
            </w:rPr>
          </w:pPr>
          <w:sdt>
            <w:sdtPr>
              <w:tag w:val="goog_rdk_1148"/>
            </w:sdtPr>
            <w:sdtContent>
              <w:r w:rsidRPr="00000000" w:rsidDel="00000000" w:rsidR="00000000">
                <w:rPr>
                  <w:rtl w:val="0"/>
                </w:rPr>
              </w:r>
            </w:sdtContent>
          </w:sdt>
        </w:p>
      </w:sdtContent>
    </w:sdt>
    <w:sdt>
      <w:sdtPr>
        <w:tag w:val="goog_rdk_1151"/>
      </w:sdtPr>
      <w:sdtContent>
        <w:p w:rsidRPr="00000000" w:rsidDel="00000000" w:rsidRDefault="00000000" w:rsidR="00000000" w:rsidP="00000000" w14:paraId="000000FC">
          <w:pPr>
            <w:pStyle w:val="Heading4"/>
            <w:ind w:firstLine="0"/>
            <w:rPr>
              <w:rPrChange w:date="2022-04-27T21:31:15Z" w:author="Vinícius Russi" w:id="1">
                <w:rPr>
                  <w:sz w:val="22"/>
                  <w:szCs w:val="22"/>
                </w:rPr>
              </w:rPrChange>
            </w:rPr>
          </w:pPr>
          <w:bookmarkStart w:id="15" w:name="_heading=h.5rway22wcfxe" w:colFirst="0" w:colLast="0"/>
          <w:bookmarkEnd w:id="15"/>
          <w:sdt>
            <w:sdtPr>
              <w:tag w:val="goog_rdk_1150"/>
            </w:sdtPr>
            <w:sdtContent>
              <w:r w:rsidRPr="00000000" w:rsidDel="00000000" w:rsidR="00000000">
                <w:rPr>
                  <w:rtl w:val="0"/>
                  <w:rPrChange w:date="2022-04-27T21:31:15Z" w:author="Vinícius Russi" w:id="1">
                    <w:rPr>
                      <w:sz w:val="22"/>
                      <w:szCs w:val="22"/>
                    </w:rPr>
                  </w:rPrChange>
                </w:rPr>
                <w:t xml:space="preserve">2.2.5 REGRESSÃO K VIZINHOS MAIS PRÓXIMOS</w:t>
              </w:r>
            </w:sdtContent>
          </w:sdt>
        </w:p>
      </w:sdtContent>
    </w:sdt>
    <w:sdt>
      <w:sdtPr>
        <w:tag w:val="goog_rdk_1201"/>
      </w:sdtPr>
      <w:sdtContent>
        <w:p w:rsidRPr="00000000" w:rsidDel="00000000" w:rsidRDefault="00000000" w:rsidR="00000000" w:rsidP="00000000" w14:paraId="000000FD">
          <w:pPr>
            <w:rPr>
              <w:rPrChange w:date="2022-04-27T21:31:15Z" w:author="Vinícius Russi" w:id="1">
                <w:rPr>
                  <w:sz w:val="22"/>
                  <w:szCs w:val="22"/>
                </w:rPr>
              </w:rPrChange>
            </w:rPr>
          </w:pPr>
          <w:sdt>
            <w:sdtPr>
              <w:tag w:val="goog_rdk_1152"/>
            </w:sdtPr>
            <w:sdtContent>
              <w:r w:rsidRPr="00000000" w:rsidDel="00000000" w:rsidR="00000000">
                <w:rPr>
                  <w:rtl w:val="0"/>
                  <w:rPrChange w:date="2022-04-27T21:31:15Z" w:author="Vinícius Russi" w:id="1">
                    <w:rPr>
                      <w:sz w:val="22"/>
                      <w:szCs w:val="22"/>
                    </w:rPr>
                  </w:rPrChange>
                </w:rPr>
                <w:t xml:space="preserve">Esse método é do tipo não paramétrico, uma vez que não há um modelo a ser ajustado. O princípio que molda a regressão K vizinhos é a procura por um número pr</w:t>
              </w:r>
            </w:sdtContent>
          </w:sdt>
          <w:sdt>
            <w:sdtPr>
              <w:tag w:val="goog_rdk_1153"/>
            </w:sdtPr>
            <w:sdtContent>
              <w:del w:date="2022-04-26T12:08:39Z" w:author="Sérgio Henrique" w:id="128"/>
              <w:sdt>
                <w:sdtPr>
                  <w:tag w:val="goog_rdk_1154"/>
                </w:sdtPr>
                <w:sdtContent>
                  <w:del w:date="2022-04-26T12:08:39Z" w:author="Sérgio Henrique" w:id="128">
                    <w:r w:rsidRPr="00000000" w:rsidDel="00000000" w:rsidR="00000000">
                      <w:rPr>
                        <w:rtl w:val="0"/>
                        <w:rPrChange w:date="2022-04-27T21:31:15Z" w:author="Vinícius Russi" w:id="1">
                          <w:rPr>
                            <w:sz w:val="22"/>
                            <w:szCs w:val="22"/>
                          </w:rPr>
                        </w:rPrChange>
                      </w:rPr>
                      <w:delText xml:space="preserve">é</w:delText>
                    </w:r>
                  </w:del>
                </w:sdtContent>
              </w:sdt>
              <w:del w:date="2022-04-26T12:08:39Z" w:author="Sérgio Henrique" w:id="128"/>
            </w:sdtContent>
          </w:sdt>
          <w:sdt>
            <w:sdtPr>
              <w:tag w:val="goog_rdk_1155"/>
            </w:sdtPr>
            <w:sdtContent>
              <w:ins w:date="2022-04-26T12:08:39Z" w:author="Sérgio Henrique" w:id="128"/>
              <w:sdt>
                <w:sdtPr>
                  <w:tag w:val="goog_rdk_1156"/>
                </w:sdtPr>
                <w:sdtContent>
                  <w:ins w:date="2022-04-26T12:08:39Z" w:author="Sérgio Henrique" w:id="128">
                    <w:r w:rsidRPr="00000000" w:rsidDel="00000000" w:rsidR="00000000">
                      <w:rPr>
                        <w:rtl w:val="0"/>
                        <w:rPrChange w:date="2022-04-27T21:31:15Z" w:author="Vinícius Russi" w:id="1">
                          <w:rPr>
                            <w:sz w:val="22"/>
                            <w:szCs w:val="22"/>
                          </w:rPr>
                        </w:rPrChange>
                      </w:rPr>
                      <w:t xml:space="preserve">e</w:t>
                    </w:r>
                  </w:ins>
                </w:sdtContent>
              </w:sdt>
              <w:ins w:date="2022-04-26T12:08:39Z" w:author="Sérgio Henrique" w:id="128"/>
            </w:sdtContent>
          </w:sdt>
          <w:sdt>
            <w:sdtPr>
              <w:tag w:val="goog_rdk_1157"/>
            </w:sdtPr>
            <w:sdtContent>
              <w:del w:date="2022-04-26T12:08:39Z" w:author="Sérgio Henrique" w:id="128"/>
              <w:sdt>
                <w:sdtPr>
                  <w:tag w:val="goog_rdk_1158"/>
                </w:sdtPr>
                <w:sdtContent>
                  <w:del w:date="2022-04-26T12:08:39Z" w:author="Sérgio Henrique" w:id="128">
                    <w:r w:rsidRPr="00000000" w:rsidDel="00000000" w:rsidR="00000000">
                      <w:rPr>
                        <w:rtl w:val="0"/>
                        <w:rPrChange w:date="2022-04-27T21:31:15Z" w:author="Vinícius Russi" w:id="1">
                          <w:rPr>
                            <w:sz w:val="22"/>
                            <w:szCs w:val="22"/>
                          </w:rPr>
                        </w:rPrChange>
                      </w:rPr>
                      <w:delText xml:space="preserve"> </w:delText>
                    </w:r>
                  </w:del>
                </w:sdtContent>
              </w:sdt>
              <w:del w:date="2022-04-26T12:08:39Z" w:author="Sérgio Henrique" w:id="128"/>
            </w:sdtContent>
          </w:sdt>
          <w:sdt>
            <w:sdtPr>
              <w:tag w:val="goog_rdk_1159"/>
            </w:sdtPr>
            <w:sdtContent>
              <w:r w:rsidRPr="00000000" w:rsidDel="00000000" w:rsidR="00000000">
                <w:rPr>
                  <w:rtl w:val="0"/>
                  <w:rPrChange w:date="2022-04-27T21:31:15Z" w:author="Vinícius Russi" w:id="1">
                    <w:rPr>
                      <w:sz w:val="22"/>
                      <w:szCs w:val="22"/>
                    </w:rPr>
                  </w:rPrChange>
                </w:rPr>
                <w:t xml:space="preserve">definido de amostras de treinamento</w:t>
              </w:r>
            </w:sdtContent>
          </w:sdt>
          <w:sdt>
            <w:sdtPr>
              <w:tag w:val="goog_rdk_1160"/>
            </w:sdtPr>
            <w:sdtContent>
              <w:ins w:date="2022-04-26T12:08:53Z" w:author="Sérgio Henrique" w:id="129"/>
              <w:sdt>
                <w:sdtPr>
                  <w:tag w:val="goog_rdk_1161"/>
                </w:sdtPr>
                <w:sdtContent>
                  <w:ins w:date="2022-04-26T12:08:53Z" w:author="Sérgio Henrique" w:id="129">
                    <w:r w:rsidRPr="00000000" w:rsidDel="00000000" w:rsidR="00000000">
                      <w:rPr>
                        <w:rtl w:val="0"/>
                        <w:rPrChange w:date="2022-04-27T21:31:15Z" w:author="Vinícius Russi" w:id="1">
                          <w:rPr>
                            <w:sz w:val="22"/>
                            <w:szCs w:val="22"/>
                          </w:rPr>
                        </w:rPrChange>
                      </w:rPr>
                      <w:t xml:space="preserve">,</w:t>
                    </w:r>
                  </w:ins>
                </w:sdtContent>
              </w:sdt>
              <w:ins w:date="2022-04-26T12:08:53Z" w:author="Sérgio Henrique" w:id="129"/>
            </w:sdtContent>
          </w:sdt>
          <w:sdt>
            <w:sdtPr>
              <w:tag w:val="goog_rdk_1162"/>
            </w:sdtPr>
            <w:sdtContent>
              <w:r w:rsidRPr="00000000" w:rsidDel="00000000" w:rsidR="00000000">
                <w:rPr>
                  <w:rtl w:val="0"/>
                  <w:rPrChange w:date="2022-04-27T21:31:15Z" w:author="Vinícius Russi" w:id="1">
                    <w:rPr>
                      <w:sz w:val="22"/>
                      <w:szCs w:val="22"/>
                    </w:rPr>
                  </w:rPrChange>
                </w:rPr>
                <w:t xml:space="preserve"> que são as mais próximas em distância de um novo ponto</w:t>
              </w:r>
            </w:sdtContent>
          </w:sdt>
          <w:sdt>
            <w:sdtPr>
              <w:tag w:val="goog_rdk_1163"/>
            </w:sdtPr>
            <w:sdtContent>
              <w:ins w:date="2022-04-26T12:09:12Z" w:author="Sérgio Henrique" w:id="130"/>
              <w:sdt>
                <w:sdtPr>
                  <w:tag w:val="goog_rdk_1164"/>
                </w:sdtPr>
                <w:sdtContent>
                  <w:ins w:date="2022-04-26T12:09:12Z" w:author="Sérgio Henrique" w:id="130">
                    <w:r w:rsidRPr="00000000" w:rsidDel="00000000" w:rsidR="00000000">
                      <w:rPr>
                        <w:rtl w:val="0"/>
                        <w:rPrChange w:date="2022-04-27T21:31:15Z" w:author="Vinícius Russi" w:id="1">
                          <w:rPr>
                            <w:sz w:val="22"/>
                            <w:szCs w:val="22"/>
                          </w:rPr>
                        </w:rPrChange>
                      </w:rPr>
                      <w:t xml:space="preserve">,</w:t>
                    </w:r>
                  </w:ins>
                </w:sdtContent>
              </w:sdt>
              <w:ins w:date="2022-04-26T12:09:12Z" w:author="Sérgio Henrique" w:id="130"/>
            </w:sdtContent>
          </w:sdt>
          <w:sdt>
            <w:sdtPr>
              <w:tag w:val="goog_rdk_1165"/>
            </w:sdtPr>
            <w:sdtContent>
              <w:r w:rsidRPr="00000000" w:rsidDel="00000000" w:rsidR="00000000">
                <w:rPr>
                  <w:rtl w:val="0"/>
                  <w:rPrChange w:date="2022-04-27T21:31:15Z" w:author="Vinícius Russi" w:id="1">
                    <w:rPr>
                      <w:sz w:val="22"/>
                      <w:szCs w:val="22"/>
                    </w:rPr>
                  </w:rPrChange>
                </w:rPr>
                <w:t xml:space="preserve"> </w:t>
              </w:r>
            </w:sdtContent>
          </w:sdt>
          <w:sdt>
            <w:sdtPr>
              <w:tag w:val="goog_rdk_1166"/>
            </w:sdtPr>
            <w:sdtContent>
              <w:del w:date="2022-04-26T12:12:03Z" w:author="Sérgio Henrique" w:id="131"/>
              <w:sdt>
                <w:sdtPr>
                  <w:tag w:val="goog_rdk_1167"/>
                </w:sdtPr>
                <w:sdtContent>
                  <w:del w:date="2022-04-26T12:12:03Z" w:author="Sérgio Henrique" w:id="131">
                    <w:r w:rsidRPr="00000000" w:rsidDel="00000000" w:rsidR="00000000">
                      <w:rPr>
                        <w:rtl w:val="0"/>
                        <w:rPrChange w:date="2022-04-27T21:31:15Z" w:author="Vinícius Russi" w:id="1">
                          <w:rPr>
                            <w:sz w:val="22"/>
                            <w:szCs w:val="22"/>
                          </w:rPr>
                        </w:rPrChange>
                      </w:rPr>
                      <w:delText xml:space="preserve">e</w:delText>
                    </w:r>
                  </w:del>
                </w:sdtContent>
              </w:sdt>
              <w:del w:date="2022-04-26T12:12:03Z" w:author="Sérgio Henrique" w:id="131"/>
            </w:sdtContent>
          </w:sdt>
          <w:sdt>
            <w:sdtPr>
              <w:tag w:val="goog_rdk_1168"/>
            </w:sdtPr>
            <w:sdtContent>
              <w:ins w:date="2022-04-26T12:12:03Z" w:author="Sérgio Henrique" w:id="131"/>
              <w:sdt>
                <w:sdtPr>
                  <w:tag w:val="goog_rdk_1169"/>
                </w:sdtPr>
                <w:sdtContent>
                  <w:ins w:date="2022-04-26T12:12:03Z" w:author="Sérgio Henrique" w:id="131">
                    <w:r w:rsidRPr="00000000" w:rsidDel="00000000" w:rsidR="00000000">
                      <w:rPr>
                        <w:rtl w:val="0"/>
                        <w:rPrChange w:date="2022-04-27T21:31:15Z" w:author="Vinícius Russi" w:id="1">
                          <w:rPr>
                            <w:sz w:val="22"/>
                            <w:szCs w:val="22"/>
                          </w:rPr>
                        </w:rPrChange>
                      </w:rPr>
                      <w:t xml:space="preserve">para</w:t>
                    </w:r>
                  </w:ins>
                </w:sdtContent>
              </w:sdt>
              <w:ins w:date="2022-04-26T12:12:03Z" w:author="Sérgio Henrique" w:id="131"/>
            </w:sdtContent>
          </w:sdt>
          <w:sdt>
            <w:sdtPr>
              <w:tag w:val="goog_rdk_1170"/>
            </w:sdtPr>
            <w:sdtContent>
              <w:r w:rsidRPr="00000000" w:rsidDel="00000000" w:rsidR="00000000">
                <w:rPr>
                  <w:rtl w:val="0"/>
                  <w:rPrChange w:date="2022-04-27T21:31:15Z" w:author="Vinícius Russi" w:id="1">
                    <w:rPr>
                      <w:sz w:val="22"/>
                      <w:szCs w:val="22"/>
                    </w:rPr>
                  </w:rPrChange>
                </w:rPr>
                <w:t xml:space="preserve"> dali predizer e catalogar. O número de amostras pode ser definido pelo usuário ou por bibliotecas de forma padrão</w:t>
              </w:r>
            </w:sdtContent>
          </w:sdt>
          <w:sdt>
            <w:sdtPr>
              <w:tag w:val="goog_rdk_1171"/>
            </w:sdtPr>
            <w:sdtContent>
              <w:ins w:date="2022-04-26T12:12:17Z" w:author="Sérgio Henrique" w:id="132"/>
              <w:sdt>
                <w:sdtPr>
                  <w:tag w:val="goog_rdk_1172"/>
                </w:sdtPr>
                <w:sdtContent>
                  <w:ins w:date="2022-04-26T12:12:17Z" w:author="Sérgio Henrique" w:id="132">
                    <w:r w:rsidRPr="00000000" w:rsidDel="00000000" w:rsidR="00000000">
                      <w:rPr>
                        <w:rtl w:val="0"/>
                        <w:rPrChange w:date="2022-04-27T21:31:15Z" w:author="Vinícius Russi" w:id="1">
                          <w:rPr>
                            <w:sz w:val="22"/>
                            <w:szCs w:val="22"/>
                          </w:rPr>
                        </w:rPrChange>
                      </w:rPr>
                      <w:t xml:space="preserve">,</w:t>
                    </w:r>
                  </w:ins>
                </w:sdtContent>
              </w:sdt>
              <w:ins w:date="2022-04-26T12:12:17Z" w:author="Sérgio Henrique" w:id="132"/>
            </w:sdtContent>
          </w:sdt>
          <w:sdt>
            <w:sdtPr>
              <w:tag w:val="goog_rdk_1173"/>
            </w:sdtPr>
            <w:sdtContent>
              <w:r w:rsidRPr="00000000" w:rsidDel="00000000" w:rsidR="00000000">
                <w:rPr>
                  <w:rtl w:val="0"/>
                  <w:rPrChange w:date="2022-04-27T21:31:15Z" w:author="Vinícius Russi" w:id="1">
                    <w:rPr>
                      <w:sz w:val="22"/>
                      <w:szCs w:val="22"/>
                    </w:rPr>
                  </w:rPrChange>
                </w:rPr>
                <w:t xml:space="preserve"> ou </w:t>
              </w:r>
            </w:sdtContent>
          </w:sdt>
          <w:sdt>
            <w:sdtPr>
              <w:tag w:val="goog_rdk_1174"/>
            </w:sdtPr>
            <w:sdtContent>
              <w:r w:rsidRPr="00000000" w:rsidDel="00000000" w:rsidR="00000000">
                <w:rPr>
                  <w:rtl w:val="0"/>
                  <w:rPrChange w:date="2022-04-27T21:31:15Z" w:author="Vinícius Russi" w:id="1">
                    <w:rPr>
                      <w:sz w:val="22"/>
                      <w:szCs w:val="22"/>
                    </w:rPr>
                  </w:rPrChange>
                </w:rPr>
                <w:t xml:space="preserve">variar</w:t>
              </w:r>
            </w:sdtContent>
          </w:sdt>
          <w:sdt>
            <w:sdtPr>
              <w:tag w:val="goog_rdk_1175"/>
            </w:sdtPr>
            <w:sdtContent>
              <w:r w:rsidRPr="00000000" w:rsidDel="00000000" w:rsidR="00000000">
                <w:rPr>
                  <w:rtl w:val="0"/>
                  <w:rPrChange w:date="2022-04-27T21:31:15Z" w:author="Vinícius Russi" w:id="1">
                    <w:rPr>
                      <w:sz w:val="22"/>
                      <w:szCs w:val="22"/>
                    </w:rPr>
                  </w:rPrChange>
                </w:rPr>
                <w:t xml:space="preserve"> considerando a densidade local de pontos. Essa distância, em geral, </w:t>
              </w:r>
            </w:sdtContent>
          </w:sdt>
          <w:sdt>
            <w:sdtPr>
              <w:tag w:val="goog_rdk_1176"/>
            </w:sdtPr>
            <w:sdtContent/>
          </w:sdt>
          <w:sdt>
            <w:sdtPr>
              <w:tag w:val="goog_rdk_1177"/>
            </w:sdtPr>
            <w:sdtContent>
              <w:r w:rsidRPr="00000000" w:rsidDel="00000000" w:rsidR="00000000">
                <w:rPr>
                  <w:rtl w:val="0"/>
                  <w:rPrChange w:date="2022-04-27T21:31:15Z" w:author="Vinícius Russi" w:id="1">
                    <w:rPr>
                      <w:sz w:val="22"/>
                      <w:szCs w:val="22"/>
                    </w:rPr>
                  </w:rPrChange>
                </w:rPr>
                <w:t xml:space="preserve">pode ser qualquer métrica de medida</w:t>
              </w:r>
            </w:sdtContent>
          </w:sdt>
          <w:sdt>
            <w:sdtPr>
              <w:tag w:val="goog_rdk_1178"/>
            </w:sdtPr>
            <w:sdtContent>
              <w:r w:rsidRPr="00000000" w:rsidDel="00000000" w:rsidR="00000000">
                <w:rPr>
                  <w:rtl w:val="0"/>
                  <w:rPrChange w:date="2022-04-27T21:31:15Z" w:author="Vinícius Russi" w:id="1">
                    <w:rPr>
                      <w:sz w:val="22"/>
                      <w:szCs w:val="22"/>
                    </w:rPr>
                  </w:rPrChange>
                </w:rPr>
                <w:t xml:space="preserve">, sendo a distância euclidiana a mais comum entre elas. </w:t>
              </w:r>
              <w:sdt>
                <w:sdtPr>
                  <w:tag w:val="goog_rdk_4110"/>
                </w:sdtPr>
                <w:sdtContent>
                  <w:commentRangeStart w:id="2"/>
                </w:sdtContent>
              </w:sdt>
              <w:r w:rsidRPr="00000000" w:rsidDel="00000000" w:rsidR="00000000">
                <w:rPr>
                  <w:rtl w:val="0"/>
                  <w:rPrChange w:date="2022-04-27T21:31:15Z" w:author="Vinícius Russi" w:id="1">
                    <w:rPr>
                      <w:sz w:val="22"/>
                      <w:szCs w:val="22"/>
                    </w:rPr>
                  </w:rPrChange>
                </w:rPr>
                <w:t xml:space="preserve">Apesar de ser simples, </w:t>
              </w:r>
            </w:sdtContent>
          </w:sdt>
          <w:sdt>
            <w:sdtPr>
              <w:tag w:val="goog_rdk_1179"/>
            </w:sdtPr>
            <w:sdtContent>
              <w:r w:rsidRPr="00000000" w:rsidDel="00000000" w:rsidR="00000000">
                <w:rPr>
                  <w:i w:val="1"/>
                  <w:rtl w:val="0"/>
                  <w:rPrChange w:date="2022-04-27T21:31:15Z" w:author="Vinícius Russi" w:id="1">
                    <w:rPr>
                      <w:i w:val="1"/>
                      <w:sz w:val="22"/>
                      <w:szCs w:val="22"/>
                    </w:rPr>
                  </w:rPrChange>
                </w:rPr>
                <w:t xml:space="preserve">k vizinhos</w:t>
              </w:r>
            </w:sdtContent>
          </w:sdt>
          <w:sdt>
            <w:sdtPr>
              <w:tag w:val="goog_rdk_1180"/>
            </w:sdtPr>
            <w:sdtContent>
              <w:r w:rsidRPr="00000000" w:rsidDel="00000000" w:rsidR="00000000">
                <w:rPr>
                  <w:rtl w:val="0"/>
                  <w:rPrChange w:date="2022-04-27T21:31:15Z" w:author="Vinícius Russi" w:id="1">
                    <w:rPr>
                      <w:sz w:val="22"/>
                      <w:szCs w:val="22"/>
                    </w:rPr>
                  </w:rPrChange>
                </w:rPr>
                <w:t xml:space="preserve"> ob</w:t>
              </w:r>
              <w:commentRangeEnd w:id="2"/>
              <w:r>
                <w:rPr>
                  <w:rStyle w:val="CommentReference"/>
                </w:rPr>
                <w:commentReference w:id="2"/>
              </w:r>
              <w:r w:rsidRPr="00000000" w:rsidDel="00000000" w:rsidR="00000000">
                <w:rPr>
                  <w:rtl w:val="0"/>
                  <w:rPrChange w:date="2022-04-27T21:31:15Z" w:author="Vinícius Russi" w:id="1">
                    <w:rPr>
                      <w:sz w:val="22"/>
                      <w:szCs w:val="22"/>
                    </w:rPr>
                  </w:rPrChange>
                </w:rPr>
                <w:t xml:space="preserve">t</w:t>
              </w:r>
            </w:sdtContent>
          </w:sdt>
          <w:sdt>
            <w:sdtPr>
              <w:tag w:val="goog_rdk_1181"/>
            </w:sdtPr>
            <w:sdtContent>
              <w:del w:date="2022-04-26T12:14:42Z" w:author="Sérgio Henrique" w:id="133"/>
              <w:sdt>
                <w:sdtPr>
                  <w:tag w:val="goog_rdk_1182"/>
                </w:sdtPr>
                <w:sdtContent>
                  <w:del w:date="2022-04-26T12:14:42Z" w:author="Sérgio Henrique" w:id="133">
                    <w:r w:rsidRPr="00000000" w:rsidDel="00000000" w:rsidR="00000000">
                      <w:rPr>
                        <w:rtl w:val="0"/>
                        <w:rPrChange w:date="2022-04-27T21:31:15Z" w:author="Vinícius Russi" w:id="1">
                          <w:rPr>
                            <w:sz w:val="22"/>
                            <w:szCs w:val="22"/>
                          </w:rPr>
                        </w:rPrChange>
                      </w:rPr>
                      <w:delText xml:space="preserve">é</w:delText>
                    </w:r>
                  </w:del>
                </w:sdtContent>
              </w:sdt>
              <w:del w:date="2022-04-26T12:14:42Z" w:author="Sérgio Henrique" w:id="133"/>
            </w:sdtContent>
          </w:sdt>
          <w:sdt>
            <w:sdtPr>
              <w:tag w:val="goog_rdk_1183"/>
            </w:sdtPr>
            <w:sdtContent>
              <w:ins w:date="2022-04-26T12:14:42Z" w:author="Sérgio Henrique" w:id="133"/>
              <w:sdt>
                <w:sdtPr>
                  <w:tag w:val="goog_rdk_1184"/>
                </w:sdtPr>
                <w:sdtContent>
                  <w:ins w:date="2022-04-26T12:14:42Z" w:author="Sérgio Henrique" w:id="133">
                    <w:r w:rsidRPr="00000000" w:rsidDel="00000000" w:rsidR="00000000">
                      <w:rPr>
                        <w:rtl w:val="0"/>
                        <w:rPrChange w:date="2022-04-27T21:31:15Z" w:author="Vinícius Russi" w:id="1">
                          <w:rPr>
                            <w:sz w:val="22"/>
                            <w:szCs w:val="22"/>
                          </w:rPr>
                        </w:rPrChange>
                      </w:rPr>
                      <w:t xml:space="preserve">ê</w:t>
                    </w:r>
                  </w:ins>
                </w:sdtContent>
              </w:sdt>
              <w:ins w:date="2022-04-26T12:14:42Z" w:author="Sérgio Henrique" w:id="133"/>
            </w:sdtContent>
          </w:sdt>
          <w:sdt>
            <w:sdtPr>
              <w:tag w:val="goog_rdk_1185"/>
            </w:sdtPr>
            <w:sdtContent>
              <w:r w:rsidRPr="00000000" w:rsidDel="00000000" w:rsidR="00000000">
                <w:rPr>
                  <w:rtl w:val="0"/>
                  <w:rPrChange w:date="2022-04-27T21:31:15Z" w:author="Vinícius Russi" w:id="1">
                    <w:rPr>
                      <w:sz w:val="22"/>
                      <w:szCs w:val="22"/>
                    </w:rPr>
                  </w:rPrChange>
                </w:rPr>
                <w:t xml:space="preserve">m bons resultados em problemas de classificação e regressão (PEDREGOSA </w:t>
              </w:r>
            </w:sdtContent>
          </w:sdt>
          <w:sdt>
            <w:sdtPr>
              <w:tag w:val="goog_rdk_1186"/>
            </w:sdtPr>
            <w:sdtContent>
              <w:ins w:date="2022-04-27T21:39:15Z" w:author="Vinícius Russi" w:id="134"/>
              <w:sdt>
                <w:sdtPr>
                  <w:tag w:val="goog_rdk_1187"/>
                </w:sdtPr>
                <w:sdtContent>
                  <w:ins w:date="2022-04-27T21:39:15Z" w:author="Vinícius Russi" w:id="134">
                    <w:r w:rsidRPr="00000000" w:rsidDel="00000000" w:rsidR="00000000">
                      <w:rPr>
                        <w:rtl w:val="0"/>
                        <w:rPrChange w:date="2022-04-27T21:31:15Z" w:author="Vinícius Russi" w:id="1">
                          <w:rPr>
                            <w:sz w:val="22"/>
                            <w:szCs w:val="22"/>
                          </w:rPr>
                        </w:rPrChange>
                      </w:rPr>
                      <w:t xml:space="preserve">et al.</w:t>
                    </w:r>
                  </w:ins>
                </w:sdtContent>
              </w:sdt>
              <w:ins w:date="2022-04-27T21:39:15Z" w:author="Vinícius Russi" w:id="134"/>
            </w:sdtContent>
          </w:sdt>
          <w:sdt>
            <w:sdtPr>
              <w:tag w:val="goog_rdk_1188"/>
            </w:sdtPr>
            <w:sdtContent>
              <w:del w:date="2022-04-27T21:39:15Z" w:author="Vinícius Russi" w:id="134"/>
              <w:sdt>
                <w:sdtPr>
                  <w:tag w:val="goog_rdk_1189"/>
                </w:sdtPr>
                <w:sdtContent>
                  <w:del w:date="2022-04-27T21:39:15Z" w:author="Vinícius Russi" w:id="134">
                    <w:r w:rsidRPr="00000000" w:rsidDel="00000000" w:rsidR="00000000">
                      <w:rPr>
                        <w:rtl w:val="0"/>
                        <w:rPrChange w:date="2022-04-27T21:31:15Z" w:author="Vinícius Russi" w:id="1">
                          <w:rPr>
                            <w:sz w:val="22"/>
                            <w:szCs w:val="22"/>
                          </w:rPr>
                        </w:rPrChange>
                      </w:rPr>
                      <w:delText xml:space="preserve">&amp; VAROQUAUX &amp; GRAMFORT &amp; MICHEL &amp; THIRION &amp; GRISEL &amp; BLONDEL &amp; PRETTENHOFER &amp; WEISS &amp; DUBOURG </w:delText>
                    </w:r>
                  </w:del>
                </w:sdtContent>
              </w:sdt>
              <w:del w:date="2022-04-27T21:39:15Z" w:author="Vinícius Russi" w:id="134"/>
            </w:sdtContent>
          </w:sdt>
          <w:sdt>
            <w:sdtPr>
              <w:tag w:val="goog_rdk_1190"/>
            </w:sdtPr>
            <w:sdtContent>
              <w:del w:date="2022-04-27T20:13:12Z" w:author="Vinícius Russi" w:id="135"/>
              <w:sdt>
                <w:sdtPr>
                  <w:tag w:val="goog_rdk_1191"/>
                </w:sdtPr>
                <w:sdtContent>
                  <w:del w:date="2022-04-27T20:13:12Z" w:author="Vinícius Russi" w:id="135">
                    <w:r w:rsidRPr="00000000" w:rsidDel="00000000" w:rsidR="00000000">
                      <w:rPr>
                        <w:rtl w:val="0"/>
                        <w:rPrChange w:date="2022-04-27T21:31:15Z" w:author="Vinícius Russi" w:id="1">
                          <w:rPr>
                            <w:sz w:val="22"/>
                            <w:szCs w:val="22"/>
                          </w:rPr>
                        </w:rPrChange>
                      </w:rPr>
                      <w:delText xml:space="preserve">&amp;  VANDERPLAS &amp; PASSOS &amp; COURNAPEAU &amp; BRUCHER &amp; PERROT &amp; DUCHESNAY</w:delText>
                    </w:r>
                  </w:del>
                </w:sdtContent>
              </w:sdt>
              <w:del w:date="2022-04-27T20:13:12Z" w:author="Vinícius Russi" w:id="135"/>
            </w:sdtContent>
          </w:sdt>
          <w:sdt>
            <w:sdtPr>
              <w:tag w:val="goog_rdk_1192"/>
            </w:sdtPr>
            <w:sdtContent>
              <w:r w:rsidRPr="00000000" w:rsidDel="00000000" w:rsidR="00000000">
                <w:rPr>
                  <w:rtl w:val="0"/>
                  <w:rPrChange w:date="2022-04-27T21:31:15Z" w:author="Vinícius Russi" w:id="1">
                    <w:rPr>
                      <w:sz w:val="22"/>
                      <w:szCs w:val="22"/>
                    </w:rPr>
                  </w:rPrChange>
                </w:rPr>
                <w:t xml:space="preserve">, 2011). </w:t>
              </w:r>
            </w:sdtContent>
          </w:sdt>
          <w:sdt>
            <w:sdtPr>
              <w:tag w:val="goog_rdk_1193"/>
            </w:sdtPr>
            <w:sdtContent/>
          </w:sdt>
          <w:sdt>
            <w:sdtPr>
              <w:tag w:val="goog_rdk_1194"/>
            </w:sdtPr>
            <w:sdtContent>
              <w:r w:rsidRPr="00000000" w:rsidDel="00000000" w:rsidR="00000000">
                <w:rPr>
                  <w:rtl w:val="0"/>
                  <w:rPrChange w:date="2022-04-27T21:31:15Z" w:author="Vinícius Russi" w:id="1">
                    <w:rPr>
                      <w:sz w:val="22"/>
                      <w:szCs w:val="22"/>
                    </w:rPr>
                  </w:rPrChange>
                </w:rPr>
                <w:t xml:space="preserve">Em regressão</w:t>
              </w:r>
            </w:sdtContent>
          </w:sdt>
          <w:sdt>
            <w:sdtPr>
              <w:tag w:val="goog_rdk_1195"/>
            </w:sdtPr>
            <w:sdtContent>
              <w:ins w:date="2022-04-26T12:14:50Z" w:author="Sérgio Henrique" w:id="136"/>
              <w:sdt>
                <w:sdtPr>
                  <w:tag w:val="goog_rdk_1196"/>
                </w:sdtPr>
                <w:sdtContent>
                  <w:ins w:date="2022-04-26T12:14:50Z" w:author="Sérgio Henrique" w:id="136">
                    <w:r w:rsidRPr="00000000" w:rsidDel="00000000" w:rsidR="00000000">
                      <w:rPr>
                        <w:rtl w:val="0"/>
                        <w:rPrChange w:date="2022-04-27T21:31:15Z" w:author="Vinícius Russi" w:id="1">
                          <w:rPr>
                            <w:sz w:val="22"/>
                            <w:szCs w:val="22"/>
                          </w:rPr>
                        </w:rPrChange>
                      </w:rPr>
                      <w:t xml:space="preserve">,</w:t>
                    </w:r>
                  </w:ins>
                </w:sdtContent>
              </w:sdt>
              <w:ins w:date="2022-04-26T12:14:50Z" w:author="Sérgio Henrique" w:id="136"/>
            </w:sdtContent>
          </w:sdt>
          <w:sdt>
            <w:sdtPr>
              <w:tag w:val="goog_rdk_1197"/>
            </w:sdtPr>
            <w:sdtContent>
              <w:r w:rsidRPr="00000000" w:rsidDel="00000000" w:rsidR="00000000">
                <w:rPr>
                  <w:rtl w:val="0"/>
                  <w:rPrChange w:date="2022-04-27T21:31:15Z" w:author="Vinícius Russi" w:id="1">
                    <w:rPr>
                      <w:sz w:val="22"/>
                      <w:szCs w:val="22"/>
                    </w:rPr>
                  </w:rPrChange>
                </w:rPr>
                <w:t xml:space="preserve"> o conjunto formado pelos </w:t>
              </w:r>
            </w:sdtContent>
          </w:sdt>
          <w:sdt>
            <w:sdtPr>
              <w:tag w:val="goog_rdk_1198"/>
            </w:sdtPr>
            <w:sdtContent>
              <w:r w:rsidRPr="00000000" w:rsidDel="00000000" w:rsidR="00000000">
                <w:rPr>
                  <w:i w:val="1"/>
                  <w:rtl w:val="0"/>
                  <w:rPrChange w:date="2022-04-27T21:31:15Z" w:author="Vinícius Russi" w:id="1">
                    <w:rPr>
                      <w:i w:val="1"/>
                      <w:sz w:val="22"/>
                      <w:szCs w:val="22"/>
                    </w:rPr>
                  </w:rPrChange>
                </w:rPr>
                <w:t xml:space="preserve">k </w:t>
              </w:r>
            </w:sdtContent>
          </w:sdt>
          <w:sdt>
            <w:sdtPr>
              <w:tag w:val="goog_rdk_1199"/>
            </w:sdtPr>
            <w:sdtContent>
              <w:r w:rsidRPr="00000000" w:rsidDel="00000000" w:rsidR="00000000">
                <w:rPr>
                  <w:rtl w:val="0"/>
                  <w:rPrChange w:date="2022-04-27T21:31:15Z" w:author="Vinícius Russi" w:id="1">
                    <w:rPr>
                      <w:sz w:val="22"/>
                      <w:szCs w:val="22"/>
                    </w:rPr>
                  </w:rPrChange>
                </w:rPr>
                <w:t xml:space="preserve">padrões de treinamento mais próximos ao dado de en</w:t>
              </w:r>
              <w:sdt>
                <w:sdtPr>
                  <w:tag w:val="goog_rdk_4114"/>
                </w:sdtPr>
                <w:sdtContent>
                  <w:commentRangeStart w:id="6"/>
                </w:sdtContent>
              </w:sdt>
              <w:r w:rsidRPr="00000000" w:rsidDel="00000000" w:rsidR="00000000">
                <w:rPr>
                  <w:rtl w:val="0"/>
                  <w:rPrChange w:date="2022-04-27T21:31:15Z" w:author="Vinícius Russi" w:id="1">
                    <w:rPr>
                      <w:sz w:val="22"/>
                      <w:szCs w:val="22"/>
                    </w:rPr>
                  </w:rPrChange>
                </w:rPr>
                <w:t xml:space="preserve">trada X.</w:t>
              </w:r>
            </w:sdtContent>
          </w:sdt>
          <w:sdt>
            <w:sdtPr>
              <w:tag w:val="goog_rdk_1200"/>
            </w:sdtPr>
            <w:sdtContent>
              <w:r w:rsidRPr="00000000" w:rsidDel="00000000" w:rsidR="00000000">
                <w:rPr>
                  <w:rtl w:val="0"/>
                  <w:rPrChange w:date="2022-04-27T21:31:15Z" w:author="Vinícius Russi" w:id="1">
                    <w:rPr>
                      <w:sz w:val="22"/>
                      <w:szCs w:val="22"/>
                    </w:rPr>
                  </w:rPrChange>
                </w:rPr>
                <w:t xml:space="preserve"> Sendo assim, a saída para um novo dado de entrada X, pode ser escrita de uma forma geral como:</w:t>
              </w:r>
              <w:commentRangeEnd w:id="6"/>
              <w:r>
                <w:rPr>
                  <w:rStyle w:val="CommentReference"/>
                </w:rPr>
                <w:commentReference w:id="6"/>
              </w:r>
              <w:r w:rsidRPr="00000000" w:rsidDel="00000000" w:rsidR="00000000">
                <w:rPr>
                  <w:rtl w:val="0"/>
                  <w:rPrChange w:date="2022-04-27T21:31:15Z" w:author="Vinícius Russi" w:id="1">
                    <w:rPr>
                      <w:sz w:val="22"/>
                      <w:szCs w:val="22"/>
                    </w:rPr>
                  </w:rPrChange>
                </w:rPr>
                <w:t xml:space="preserve"> </w:t>
              </w:r>
            </w:sdtContent>
          </w:sdt>
        </w:p>
      </w:sdtContent>
    </w:sdt>
    <w:sdt>
      <w:sdtPr>
        <w:tag w:val="goog_rdk_1203"/>
      </w:sdtPr>
      <w:sdtContent>
        <w:p w:rsidRPr="00000000" w:rsidDel="00000000" w:rsidRDefault="00000000" w:rsidR="00000000" w:rsidP="00000000" w14:paraId="000000FE">
          <w:pPr>
            <w:jc w:val="center"/>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3590925" cy="914400"/>
                <wp:effectExtent b="0" r="0" t="0" l="0"/>
                <wp:docPr name="image21.png" id="1057"/>
                <a:graphic>
                  <a:graphicData uri="http://schemas.openxmlformats.org/drawingml/2006/picture">
                    <pic:pic>
                      <pic:nvPicPr>
                        <pic:cNvPr name="image21.png" id="0"/>
                        <pic:cNvPicPr preferRelativeResize="0"/>
                      </pic:nvPicPr>
                      <pic:blipFill>
                        <a:blip r:embed="rId15"/>
                        <a:srcRect b="0" r="0" t="0" l="0"/>
                        <a:stretch>
                          <a:fillRect/>
                        </a:stretch>
                      </pic:blipFill>
                      <pic:spPr>
                        <a:xfrm>
                          <a:off x="0" y="0"/>
                          <a:ext cx="3590925" cy="914400"/>
                        </a:xfrm>
                        <a:prstGeom prst="rect"/>
                        <a:ln/>
                      </pic:spPr>
                    </pic:pic>
                  </a:graphicData>
                </a:graphic>
              </wp:inline>
            </w:drawing>
          </w:r>
          <w:sdt>
            <w:sdtPr>
              <w:tag w:val="goog_rdk_1202"/>
            </w:sdtPr>
            <w:sdtContent>
              <w:r w:rsidRPr="00000000" w:rsidDel="00000000" w:rsidR="00000000">
                <w:rPr>
                  <w:rtl w:val="0"/>
                </w:rPr>
              </w:r>
            </w:sdtContent>
          </w:sdt>
        </w:p>
      </w:sdtContent>
    </w:sdt>
    <w:sdt>
      <w:sdtPr>
        <w:tag w:val="goog_rdk_1210"/>
      </w:sdtPr>
      <w:sdtContent>
        <w:p w:rsidRPr="00000000" w:rsidDel="00000000" w:rsidRDefault="00000000" w:rsidR="00000000" w:rsidP="00000000" w14:paraId="000000FF">
          <w:pPr>
            <w:ind w:left="0" w:firstLine="0"/>
            <w:jc w:val="left"/>
            <w:rPr>
              <w:rPrChange w:date="2022-04-27T21:31:15Z" w:author="Vinícius Russi" w:id="1">
                <w:rPr>
                  <w:sz w:val="22"/>
                  <w:szCs w:val="22"/>
                </w:rPr>
              </w:rPrChange>
            </w:rPr>
          </w:pPr>
          <w:sdt>
            <w:sdtPr>
              <w:tag w:val="goog_rdk_1205"/>
            </w:sdtPr>
            <w:sdtContent>
              <w:del w:date="2022-04-26T12:20:24Z" w:author="Sérgio Henrique" w:id="137"/>
              <w:sdt>
                <w:sdtPr>
                  <w:tag w:val="goog_rdk_1206"/>
                </w:sdtPr>
                <w:sdtContent>
                  <w:del w:date="2022-04-26T12:20:24Z" w:author="Sérgio Henrique" w:id="137">
                    <w:r w:rsidRPr="00000000" w:rsidDel="00000000" w:rsidR="00000000">
                      <w:rPr>
                        <w:rtl w:val="0"/>
                        <w:rPrChange w:date="2022-04-27T21:31:15Z" w:author="Vinícius Russi" w:id="1">
                          <w:rPr>
                            <w:sz w:val="22"/>
                            <w:szCs w:val="22"/>
                          </w:rPr>
                        </w:rPrChange>
                      </w:rPr>
                      <w:delText xml:space="preserve">Onde</w:delText>
                    </w:r>
                  </w:del>
                </w:sdtContent>
              </w:sdt>
              <w:del w:date="2022-04-26T12:20:24Z" w:author="Sérgio Henrique" w:id="137"/>
            </w:sdtContent>
          </w:sdt>
          <w:sdt>
            <w:sdtPr>
              <w:tag w:val="goog_rdk_1207"/>
            </w:sdtPr>
            <w:sdtContent>
              <w:ins w:date="2022-04-26T12:20:24Z" w:author="Sérgio Henrique" w:id="137"/>
              <w:sdt>
                <w:sdtPr>
                  <w:tag w:val="goog_rdk_1208"/>
                </w:sdtPr>
                <w:sdtContent>
                  <w:ins w:date="2022-04-26T12:20:24Z" w:author="Sérgio Henrique" w:id="137">
                    <w:r w:rsidRPr="00000000" w:rsidDel="00000000" w:rsidR="00000000">
                      <w:rPr>
                        <w:rtl w:val="0"/>
                        <w:rPrChange w:date="2022-04-27T21:31:15Z" w:author="Vinícius Russi" w:id="1">
                          <w:rPr>
                            <w:sz w:val="22"/>
                            <w:szCs w:val="22"/>
                          </w:rPr>
                        </w:rPrChange>
                      </w:rPr>
                      <w:t xml:space="preserve">Em que</w:t>
                    </w:r>
                  </w:ins>
                </w:sdtContent>
              </w:sdt>
              <w:ins w:date="2022-04-26T12:20:24Z" w:author="Sérgio Henrique" w:id="137"/>
            </w:sdtContent>
          </w:sdt>
          <w:sdt>
            <w:sdtPr>
              <w:tag w:val="goog_rdk_1209"/>
            </w:sdtPr>
            <w:sdtContent>
              <w:r w:rsidRPr="00000000" w:rsidDel="00000000" w:rsidR="00000000">
                <w:rPr>
                  <w:rtl w:val="0"/>
                  <w:rPrChange w:date="2022-04-27T21:31:15Z" w:author="Vinícius Russi" w:id="1">
                    <w:rPr>
                      <w:sz w:val="22"/>
                      <w:szCs w:val="22"/>
                    </w:rPr>
                  </w:rPrChange>
                </w:rPr>
                <w:t xml:space="preserve">,</w:t>
              </w:r>
            </w:sdtContent>
          </w:sdt>
        </w:p>
      </w:sdtContent>
    </w:sdt>
    <w:sdt>
      <w:sdtPr>
        <w:tag w:val="goog_rdk_1212"/>
      </w:sdtPr>
      <w:sdtContent>
        <w:p w:rsidRPr="00000000" w:rsidDel="00000000" w:rsidRDefault="00000000" w:rsidR="00000000" w:rsidP="00000000" w14:paraId="00000100">
          <w:pPr>
            <w:ind w:left="0" w:firstLine="0"/>
            <w:jc w:val="left"/>
            <w:rPr>
              <w:rPrChange w:date="2022-04-27T21:31:15Z" w:author="Vinícius Russi" w:id="1">
                <w:rPr>
                  <w:sz w:val="22"/>
                  <w:szCs w:val="22"/>
                </w:rPr>
              </w:rPrChange>
            </w:rPr>
          </w:pPr>
          <w:sdt>
            <w:sdtPr>
              <w:tag w:val="goog_rdk_1211"/>
            </w:sdtPr>
            <w:sdtContent>
              <w:r w:rsidRPr="00000000" w:rsidDel="00000000" w:rsidR="00000000">
                <w:rPr>
                  <w:rtl w:val="0"/>
                  <w:rPrChange w:date="2022-04-27T21:31:15Z" w:author="Vinícius Russi" w:id="1">
                    <w:rPr>
                      <w:sz w:val="22"/>
                      <w:szCs w:val="22"/>
                    </w:rPr>
                  </w:rPrChange>
                </w:rPr>
                <w:t xml:space="preserve">wj,j=1,...,k representa o peso associado ao j-ésimo vizinho de X.</w:t>
              </w:r>
            </w:sdtContent>
          </w:sdt>
        </w:p>
      </w:sdtContent>
    </w:sdt>
    <w:sdt>
      <w:sdtPr>
        <w:tag w:val="goog_rdk_1214"/>
      </w:sdtPr>
      <w:sdtContent>
        <w:p w:rsidRPr="00000000" w:rsidDel="00000000" w:rsidRDefault="00000000" w:rsidR="00000000" w:rsidP="00000000" w14:paraId="00000101">
          <w:pPr>
            <w:ind w:left="0" w:firstLine="0"/>
            <w:rPr>
              <w:rPrChange w:date="2022-04-27T21:31:15Z" w:author="Vinícius Russi" w:id="1">
                <w:rPr>
                  <w:sz w:val="22"/>
                  <w:szCs w:val="22"/>
                </w:rPr>
              </w:rPrChange>
            </w:rPr>
          </w:pPr>
          <w:sdt>
            <w:sdtPr>
              <w:tag w:val="goog_rdk_1213"/>
            </w:sdtPr>
            <w:sdtContent>
              <w:r w:rsidRPr="00000000" w:rsidDel="00000000" w:rsidR="00000000">
                <w:rPr>
                  <w:rtl w:val="0"/>
                </w:rPr>
              </w:r>
            </w:sdtContent>
          </w:sdt>
        </w:p>
      </w:sdtContent>
    </w:sdt>
    <w:sdt>
      <w:sdtPr>
        <w:tag w:val="goog_rdk_1216"/>
      </w:sdtPr>
      <w:sdtContent>
        <w:p w:rsidRPr="00000000" w:rsidDel="00000000" w:rsidRDefault="00000000" w:rsidR="00000000" w:rsidP="00000000" w14:paraId="00000102">
          <w:pPr>
            <w:pStyle w:val="Heading3"/>
            <w:ind w:firstLine="0"/>
            <w:rPr>
              <w:rPrChange w:date="2022-04-27T21:31:15Z" w:author="Vinícius Russi" w:id="1">
                <w:rPr>
                  <w:sz w:val="22"/>
                  <w:szCs w:val="22"/>
                </w:rPr>
              </w:rPrChange>
            </w:rPr>
          </w:pPr>
          <w:bookmarkStart w:id="16" w:name="_heading=h.uklmz2xyfr51" w:colFirst="0" w:colLast="0"/>
          <w:bookmarkEnd w:id="16"/>
          <w:sdt>
            <w:sdtPr>
              <w:tag w:val="goog_rdk_1215"/>
            </w:sdtPr>
            <w:sdtContent>
              <w:r w:rsidRPr="00000000" w:rsidDel="00000000" w:rsidR="00000000">
                <w:rPr>
                  <w:rtl w:val="0"/>
                  <w:rPrChange w:date="2022-04-27T21:31:15Z" w:author="Vinícius Russi" w:id="1">
                    <w:rPr>
                      <w:sz w:val="22"/>
                      <w:szCs w:val="22"/>
                    </w:rPr>
                  </w:rPrChange>
                </w:rPr>
                <w:t xml:space="preserve">2.3 PYTHON</w:t>
              </w:r>
            </w:sdtContent>
          </w:sdt>
        </w:p>
      </w:sdtContent>
    </w:sdt>
    <w:sdt>
      <w:sdtPr>
        <w:tag w:val="goog_rdk_1269"/>
      </w:sdtPr>
      <w:sdtContent>
        <w:p w:rsidRPr="00000000" w:rsidDel="00000000" w:rsidRDefault="00000000" w:rsidR="00000000" w:rsidP="00000000" w14:paraId="00000103">
          <w:pPr>
            <w:ind w:left="0" w:firstLine="720"/>
            <w:rPr>
              <w:rPrChange w:date="2022-04-27T21:31:15Z" w:author="Vinícius Russi" w:id="1">
                <w:rPr>
                  <w:sz w:val="22"/>
                  <w:szCs w:val="22"/>
                </w:rPr>
              </w:rPrChange>
            </w:rPr>
          </w:pPr>
          <w:sdt>
            <w:sdtPr>
              <w:tag w:val="goog_rdk_1217"/>
            </w:sdtPr>
            <w:sdtContent>
              <w:r w:rsidRPr="00000000" w:rsidDel="00000000" w:rsidR="00000000">
                <w:rPr>
                  <w:rtl w:val="0"/>
                  <w:rPrChange w:date="2022-04-27T21:31:15Z" w:author="Vinícius Russi" w:id="1">
                    <w:rPr>
                      <w:sz w:val="22"/>
                      <w:szCs w:val="22"/>
                    </w:rPr>
                  </w:rPrChange>
                </w:rPr>
                <w:t xml:space="preserve">A linguagem orientada ao objeto </w:t>
              </w:r>
            </w:sdtContent>
          </w:sdt>
          <w:sdt>
            <w:sdtPr>
              <w:tag w:val="goog_rdk_1218"/>
            </w:sdtPr>
            <w:sdtContent>
              <w:del w:date="2022-04-26T12:28:03Z" w:author="Sérgio Henrique" w:id="138"/>
              <w:sdt>
                <w:sdtPr>
                  <w:tag w:val="goog_rdk_1219"/>
                </w:sdtPr>
                <w:sdtContent>
                  <w:del w:date="2022-04-26T12:28:03Z" w:author="Sérgio Henrique" w:id="138">
                    <w:r w:rsidRPr="00000000" w:rsidDel="00000000" w:rsidR="00000000">
                      <w:rPr>
                        <w:rtl w:val="0"/>
                        <w:rPrChange w:date="2022-04-27T21:31:15Z" w:author="Vinícius Russi" w:id="1">
                          <w:rPr>
                            <w:sz w:val="22"/>
                            <w:szCs w:val="22"/>
                          </w:rPr>
                        </w:rPrChange>
                      </w:rPr>
                      <w:delText xml:space="preserve">p</w:delText>
                    </w:r>
                  </w:del>
                </w:sdtContent>
              </w:sdt>
              <w:del w:date="2022-04-26T12:28:03Z" w:author="Sérgio Henrique" w:id="138"/>
            </w:sdtContent>
          </w:sdt>
          <w:sdt>
            <w:sdtPr>
              <w:tag w:val="goog_rdk_1220"/>
            </w:sdtPr>
            <w:sdtContent>
              <w:ins w:date="2022-04-26T12:28:03Z" w:author="Sérgio Henrique" w:id="138"/>
              <w:sdt>
                <w:sdtPr>
                  <w:tag w:val="goog_rdk_1221"/>
                </w:sdtPr>
                <w:sdtContent>
                  <w:ins w:date="2022-04-26T12:28:03Z" w:author="Sérgio Henrique" w:id="138">
                    <w:r w:rsidRPr="00000000" w:rsidDel="00000000" w:rsidR="00000000">
                      <w:rPr>
                        <w:rtl w:val="0"/>
                        <w:rPrChange w:date="2022-04-27T21:31:15Z" w:author="Vinícius Russi" w:id="1">
                          <w:rPr>
                            <w:sz w:val="22"/>
                            <w:szCs w:val="22"/>
                          </w:rPr>
                        </w:rPrChange>
                      </w:rPr>
                      <w:t xml:space="preserve">P</w:t>
                    </w:r>
                  </w:ins>
                </w:sdtContent>
              </w:sdt>
              <w:ins w:date="2022-04-26T12:28:03Z" w:author="Sérgio Henrique" w:id="138"/>
            </w:sdtContent>
          </w:sdt>
          <w:sdt>
            <w:sdtPr>
              <w:tag w:val="goog_rdk_1222"/>
            </w:sdtPr>
            <w:sdtContent>
              <w:r w:rsidRPr="00000000" w:rsidDel="00000000" w:rsidR="00000000">
                <w:rPr>
                  <w:rtl w:val="0"/>
                  <w:rPrChange w:date="2022-04-27T21:31:15Z" w:author="Vinícius Russi" w:id="1">
                    <w:rPr>
                      <w:sz w:val="22"/>
                      <w:szCs w:val="22"/>
                    </w:rPr>
                  </w:rPrChange>
                </w:rPr>
                <w:t xml:space="preserve">ython</w:t>
              </w:r>
            </w:sdtContent>
          </w:sdt>
          <w:sdt>
            <w:sdtPr>
              <w:tag w:val="goog_rdk_1223"/>
            </w:sdtPr>
            <w:sdtContent>
              <w:r w:rsidRPr="00000000" w:rsidDel="00000000" w:rsidR="00000000">
                <w:rPr>
                  <w:rtl w:val="0"/>
                  <w:rPrChange w:date="2022-04-27T21:31:15Z" w:author="Vinícius Russi" w:id="1">
                    <w:rPr>
                      <w:sz w:val="22"/>
                      <w:szCs w:val="22"/>
                    </w:rPr>
                  </w:rPrChange>
                </w:rPr>
                <w:t xml:space="preserve"> tem em sua filosofia de design a legibilidade de código. </w:t>
              </w:r>
            </w:sdtContent>
          </w:sdt>
          <w:sdt>
            <w:sdtPr>
              <w:tag w:val="goog_rdk_1224"/>
            </w:sdtPr>
            <w:sdtContent>
              <w:r w:rsidRPr="00000000" w:rsidDel="00000000" w:rsidR="00000000">
                <w:rPr>
                  <w:rtl w:val="0"/>
                  <w:rPrChange w:date="2022-04-27T21:31:15Z" w:author="Vinícius Russi" w:id="1">
                    <w:rPr>
                      <w:sz w:val="22"/>
                      <w:szCs w:val="22"/>
                    </w:rPr>
                  </w:rPrChange>
                </w:rPr>
                <w:t xml:space="preserve">Python</w:t>
              </w:r>
            </w:sdtContent>
          </w:sdt>
          <w:sdt>
            <w:sdtPr>
              <w:tag w:val="goog_rdk_1225"/>
            </w:sdtPr>
            <w:sdtContent>
              <w:r w:rsidRPr="00000000" w:rsidDel="00000000" w:rsidR="00000000">
                <w:rPr>
                  <w:rtl w:val="0"/>
                  <w:rPrChange w:date="2022-04-27T21:31:15Z" w:author="Vinícius Russi" w:id="1">
                    <w:rPr>
                      <w:sz w:val="22"/>
                      <w:szCs w:val="22"/>
                    </w:rPr>
                  </w:rPrChange>
                </w:rPr>
                <w:t xml:space="preserve"> busca auxiliar programadores </w:t>
              </w:r>
            </w:sdtContent>
          </w:sdt>
          <w:sdt>
            <w:sdtPr>
              <w:tag w:val="goog_rdk_1226"/>
            </w:sdtPr>
            <w:sdtContent>
              <w:del w:date="2022-04-26T12:21:41Z" w:author="Sérgio Henrique" w:id="139"/>
              <w:sdt>
                <w:sdtPr>
                  <w:tag w:val="goog_rdk_1227"/>
                </w:sdtPr>
                <w:sdtContent>
                  <w:del w:date="2022-04-26T12:21:41Z" w:author="Sérgio Henrique" w:id="139">
                    <w:r w:rsidRPr="00000000" w:rsidDel="00000000" w:rsidR="00000000">
                      <w:rPr>
                        <w:rtl w:val="0"/>
                        <w:rPrChange w:date="2022-04-27T21:31:15Z" w:author="Vinícius Russi" w:id="1">
                          <w:rPr>
                            <w:sz w:val="22"/>
                            <w:szCs w:val="22"/>
                          </w:rPr>
                        </w:rPrChange>
                      </w:rPr>
                      <w:delText xml:space="preserve">através</w:delText>
                    </w:r>
                  </w:del>
                </w:sdtContent>
              </w:sdt>
              <w:del w:date="2022-04-26T12:21:41Z" w:author="Sérgio Henrique" w:id="139"/>
            </w:sdtContent>
          </w:sdt>
          <w:sdt>
            <w:sdtPr>
              <w:tag w:val="goog_rdk_1228"/>
            </w:sdtPr>
            <w:sdtContent>
              <w:ins w:date="2022-04-26T12:21:41Z" w:author="Sérgio Henrique" w:id="139"/>
              <w:sdt>
                <w:sdtPr>
                  <w:tag w:val="goog_rdk_1229"/>
                </w:sdtPr>
                <w:sdtContent>
                  <w:ins w:date="2022-04-26T12:21:41Z" w:author="Sérgio Henrique" w:id="139">
                    <w:r w:rsidRPr="00000000" w:rsidDel="00000000" w:rsidR="00000000">
                      <w:rPr>
                        <w:rtl w:val="0"/>
                        <w:rPrChange w:date="2022-04-27T21:31:15Z" w:author="Vinícius Russi" w:id="1">
                          <w:rPr>
                            <w:sz w:val="22"/>
                            <w:szCs w:val="22"/>
                          </w:rPr>
                        </w:rPrChange>
                      </w:rPr>
                      <w:t xml:space="preserve">por meio</w:t>
                    </w:r>
                  </w:ins>
                </w:sdtContent>
              </w:sdt>
              <w:ins w:date="2022-04-26T12:21:41Z" w:author="Sérgio Henrique" w:id="139"/>
            </w:sdtContent>
          </w:sdt>
          <w:sdt>
            <w:sdtPr>
              <w:tag w:val="goog_rdk_1230"/>
            </w:sdtPr>
            <w:sdtContent>
              <w:r w:rsidRPr="00000000" w:rsidDel="00000000" w:rsidR="00000000">
                <w:rPr>
                  <w:rtl w:val="0"/>
                  <w:rPrChange w:date="2022-04-27T21:31:15Z" w:author="Vinícius Russi" w:id="1">
                    <w:rPr>
                      <w:sz w:val="22"/>
                      <w:szCs w:val="22"/>
                    </w:rPr>
                  </w:rPrChange>
                </w:rPr>
                <w:t xml:space="preserve"> de escrita limpa, lógica e pequena, podendo ser utilizad</w:t>
              </w:r>
            </w:sdtContent>
          </w:sdt>
          <w:sdt>
            <w:sdtPr>
              <w:tag w:val="goog_rdk_1231"/>
            </w:sdtPr>
            <w:sdtContent>
              <w:del w:date="2022-04-26T12:22:01Z" w:author="Sérgio Henrique" w:id="140"/>
              <w:sdt>
                <w:sdtPr>
                  <w:tag w:val="goog_rdk_1232"/>
                </w:sdtPr>
                <w:sdtContent>
                  <w:del w:date="2022-04-26T12:22:01Z" w:author="Sérgio Henrique" w:id="140">
                    <w:r w:rsidRPr="00000000" w:rsidDel="00000000" w:rsidR="00000000">
                      <w:rPr>
                        <w:rtl w:val="0"/>
                        <w:rPrChange w:date="2022-04-27T21:31:15Z" w:author="Vinícius Russi" w:id="1">
                          <w:rPr>
                            <w:sz w:val="22"/>
                            <w:szCs w:val="22"/>
                          </w:rPr>
                        </w:rPrChange>
                      </w:rPr>
                      <w:delText xml:space="preserve">a</w:delText>
                    </w:r>
                  </w:del>
                </w:sdtContent>
              </w:sdt>
              <w:del w:date="2022-04-26T12:22:01Z" w:author="Sérgio Henrique" w:id="140"/>
            </w:sdtContent>
          </w:sdt>
          <w:sdt>
            <w:sdtPr>
              <w:tag w:val="goog_rdk_1233"/>
            </w:sdtPr>
            <w:sdtContent>
              <w:ins w:date="2022-04-26T12:22:01Z" w:author="Sérgio Henrique" w:id="140"/>
              <w:sdt>
                <w:sdtPr>
                  <w:tag w:val="goog_rdk_1234"/>
                </w:sdtPr>
                <w:sdtContent>
                  <w:ins w:date="2022-04-26T12:22:01Z" w:author="Sérgio Henrique" w:id="140">
                    <w:r w:rsidRPr="00000000" w:rsidDel="00000000" w:rsidR="00000000">
                      <w:rPr>
                        <w:rtl w:val="0"/>
                        <w:rPrChange w:date="2022-04-27T21:31:15Z" w:author="Vinícius Russi" w:id="1">
                          <w:rPr>
                            <w:sz w:val="22"/>
                            <w:szCs w:val="22"/>
                          </w:rPr>
                        </w:rPrChange>
                      </w:rPr>
                      <w:t xml:space="preserve">o</w:t>
                    </w:r>
                  </w:ins>
                </w:sdtContent>
              </w:sdt>
              <w:ins w:date="2022-04-26T12:22:01Z" w:author="Sérgio Henrique" w:id="140"/>
            </w:sdtContent>
          </w:sdt>
          <w:sdt>
            <w:sdtPr>
              <w:tag w:val="goog_rdk_1235"/>
            </w:sdtPr>
            <w:sdtContent>
              <w:r w:rsidRPr="00000000" w:rsidDel="00000000" w:rsidR="00000000">
                <w:rPr>
                  <w:rtl w:val="0"/>
                  <w:rPrChange w:date="2022-04-27T21:31:15Z" w:author="Vinícius Russi" w:id="1">
                    <w:rPr>
                      <w:sz w:val="22"/>
                      <w:szCs w:val="22"/>
                    </w:rPr>
                  </w:rPrChange>
                </w:rPr>
                <w:t xml:space="preserve"> em pequenos ou grandes projetos. (KUHLMAN, 2013). Criado por Guido van Rossum</w:t>
              </w:r>
            </w:sdtContent>
          </w:sdt>
          <w:sdt>
            <w:sdtPr>
              <w:tag w:val="goog_rdk_1236"/>
            </w:sdtPr>
            <w:sdtContent>
              <w:ins w:date="2022-04-26T12:22:09Z" w:author="Sérgio Henrique" w:id="141"/>
              <w:sdt>
                <w:sdtPr>
                  <w:tag w:val="goog_rdk_1237"/>
                </w:sdtPr>
                <w:sdtContent>
                  <w:ins w:date="2022-04-26T12:22:09Z" w:author="Sérgio Henrique" w:id="141">
                    <w:r w:rsidRPr="00000000" w:rsidDel="00000000" w:rsidR="00000000">
                      <w:rPr>
                        <w:rtl w:val="0"/>
                        <w:rPrChange w:date="2022-04-27T21:31:15Z" w:author="Vinícius Russi" w:id="1">
                          <w:rPr>
                            <w:sz w:val="22"/>
                            <w:szCs w:val="22"/>
                          </w:rPr>
                        </w:rPrChange>
                      </w:rPr>
                      <w:t xml:space="preserve">,</w:t>
                    </w:r>
                  </w:ins>
                </w:sdtContent>
              </w:sdt>
              <w:ins w:date="2022-04-26T12:22:09Z" w:author="Sérgio Henrique" w:id="141"/>
            </w:sdtContent>
          </w:sdt>
          <w:sdt>
            <w:sdtPr>
              <w:tag w:val="goog_rdk_1238"/>
            </w:sdtPr>
            <w:sdtContent>
              <w:r w:rsidRPr="00000000" w:rsidDel="00000000" w:rsidR="00000000">
                <w:rPr>
                  <w:rtl w:val="0"/>
                  <w:rPrChange w:date="2022-04-27T21:31:15Z" w:author="Vinícius Russi" w:id="1">
                    <w:rPr>
                      <w:sz w:val="22"/>
                      <w:szCs w:val="22"/>
                    </w:rPr>
                  </w:rPrChange>
                </w:rPr>
                <w:t xml:space="preserve"> no final dos anos 80, como sucessor da linguagem ABC</w:t>
              </w:r>
            </w:sdtContent>
          </w:sdt>
          <w:sdt>
            <w:sdtPr>
              <w:tag w:val="goog_rdk_1239"/>
            </w:sdtPr>
            <w:sdtContent>
              <w:del w:date="2022-04-26T12:22:19Z" w:author="Sérgio Henrique" w:id="142"/>
              <w:sdt>
                <w:sdtPr>
                  <w:tag w:val="goog_rdk_1240"/>
                </w:sdtPr>
                <w:sdtContent>
                  <w:del w:date="2022-04-26T12:22:19Z" w:author="Sérgio Henrique" w:id="142">
                    <w:r w:rsidRPr="00000000" w:rsidDel="00000000" w:rsidR="00000000">
                      <w:rPr>
                        <w:rtl w:val="0"/>
                        <w:rPrChange w:date="2022-04-27T21:31:15Z" w:author="Vinícius Russi" w:id="1">
                          <w:rPr>
                            <w:sz w:val="22"/>
                            <w:szCs w:val="22"/>
                          </w:rPr>
                        </w:rPrChange>
                      </w:rPr>
                      <w:delText xml:space="preserve">.</w:delText>
                    </w:r>
                  </w:del>
                </w:sdtContent>
              </w:sdt>
              <w:del w:date="2022-04-26T12:22:19Z" w:author="Sérgio Henrique" w:id="142"/>
            </w:sdtContent>
          </w:sdt>
          <w:sdt>
            <w:sdtPr>
              <w:tag w:val="goog_rdk_1241"/>
            </w:sdtPr>
            <w:sdtContent>
              <w:ins w:date="2022-04-26T12:22:19Z" w:author="Sérgio Henrique" w:id="142"/>
              <w:sdt>
                <w:sdtPr>
                  <w:tag w:val="goog_rdk_1242"/>
                </w:sdtPr>
                <w:sdtContent>
                  <w:ins w:date="2022-04-26T12:22:19Z" w:author="Sérgio Henrique" w:id="142">
                    <w:r w:rsidRPr="00000000" w:rsidDel="00000000" w:rsidR="00000000">
                      <w:rPr>
                        <w:rtl w:val="0"/>
                        <w:rPrChange w:date="2022-04-27T21:31:15Z" w:author="Vinícius Russi" w:id="1">
                          <w:rPr>
                            <w:sz w:val="22"/>
                            <w:szCs w:val="22"/>
                          </w:rPr>
                        </w:rPrChange>
                      </w:rPr>
                      <w:t xml:space="preserve">,</w:t>
                    </w:r>
                  </w:ins>
                </w:sdtContent>
              </w:sdt>
              <w:ins w:date="2022-04-26T12:22:19Z" w:author="Sérgio Henrique" w:id="142"/>
            </w:sdtContent>
          </w:sdt>
          <w:sdt>
            <w:sdtPr>
              <w:tag w:val="goog_rdk_1243"/>
            </w:sdtPr>
            <w:sdtContent>
              <w:r w:rsidRPr="00000000" w:rsidDel="00000000" w:rsidR="00000000">
                <w:rPr>
                  <w:rtl w:val="0"/>
                  <w:rPrChange w:date="2022-04-27T21:31:15Z" w:author="Vinícius Russi" w:id="1">
                    <w:rPr>
                      <w:sz w:val="22"/>
                      <w:szCs w:val="22"/>
                    </w:rPr>
                  </w:rPrChange>
                </w:rPr>
                <w:t xml:space="preserve"> </w:t>
              </w:r>
            </w:sdtContent>
          </w:sdt>
          <w:sdt>
            <w:sdtPr>
              <w:tag w:val="goog_rdk_1244"/>
            </w:sdtPr>
            <w:sdtContent>
              <w:del w:date="2022-04-26T12:22:22Z" w:author="Sérgio Henrique" w:id="143"/>
              <w:sdt>
                <w:sdtPr>
                  <w:tag w:val="goog_rdk_1245"/>
                </w:sdtPr>
                <w:sdtContent>
                  <w:del w:date="2022-04-26T12:22:22Z" w:author="Sérgio Henrique" w:id="143">
                    <w:r w:rsidRPr="00000000" w:rsidDel="00000000" w:rsidR="00000000">
                      <w:rPr>
                        <w:rtl w:val="0"/>
                        <w:rPrChange w:date="2022-04-27T21:31:15Z" w:author="Vinícius Russi" w:id="1">
                          <w:rPr>
                            <w:sz w:val="22"/>
                            <w:szCs w:val="22"/>
                          </w:rPr>
                        </w:rPrChange>
                      </w:rPr>
                      <w:delText xml:space="preserve">O</w:delText>
                    </w:r>
                  </w:del>
                </w:sdtContent>
              </w:sdt>
              <w:del w:date="2022-04-26T12:22:22Z" w:author="Sérgio Henrique" w:id="143"/>
            </w:sdtContent>
          </w:sdt>
          <w:sdt>
            <w:sdtPr>
              <w:tag w:val="goog_rdk_1246"/>
            </w:sdtPr>
            <w:sdtContent>
              <w:ins w:date="2022-04-26T12:22:22Z" w:author="Sérgio Henrique" w:id="143"/>
              <w:sdt>
                <w:sdtPr>
                  <w:tag w:val="goog_rdk_1247"/>
                </w:sdtPr>
                <w:sdtContent>
                  <w:ins w:date="2022-04-26T12:22:22Z" w:author="Sérgio Henrique" w:id="143">
                    <w:r w:rsidRPr="00000000" w:rsidDel="00000000" w:rsidR="00000000">
                      <w:rPr>
                        <w:rtl w:val="0"/>
                        <w:rPrChange w:date="2022-04-27T21:31:15Z" w:author="Vinícius Russi" w:id="1">
                          <w:rPr>
                            <w:sz w:val="22"/>
                            <w:szCs w:val="22"/>
                          </w:rPr>
                        </w:rPrChange>
                      </w:rPr>
                      <w:t xml:space="preserve">o</w:t>
                    </w:r>
                  </w:ins>
                </w:sdtContent>
              </w:sdt>
              <w:ins w:date="2022-04-26T12:22:22Z" w:author="Sérgio Henrique" w:id="143"/>
            </w:sdtContent>
          </w:sdt>
          <w:sdt>
            <w:sdtPr>
              <w:tag w:val="goog_rdk_1248"/>
            </w:sdtPr>
            <w:sdtContent>
              <w:r w:rsidRPr="00000000" w:rsidDel="00000000" w:rsidR="00000000">
                <w:rPr>
                  <w:rtl w:val="0"/>
                  <w:rPrChange w:date="2022-04-27T21:31:15Z" w:author="Vinícius Russi" w:id="1">
                    <w:rPr>
                      <w:sz w:val="22"/>
                      <w:szCs w:val="22"/>
                    </w:rPr>
                  </w:rPrChange>
                </w:rPr>
                <w:t xml:space="preserve"> P</w:t>
              </w:r>
            </w:sdtContent>
          </w:sdt>
          <w:sdt>
            <w:sdtPr>
              <w:tag w:val="goog_rdk_1249"/>
            </w:sdtPr>
            <w:sdtContent>
              <w:r w:rsidRPr="00000000" w:rsidDel="00000000" w:rsidR="00000000">
                <w:rPr>
                  <w:rtl w:val="0"/>
                  <w:rPrChange w:date="2022-04-27T21:31:15Z" w:author="Vinícius Russi" w:id="1">
                    <w:rPr>
                      <w:sz w:val="22"/>
                      <w:szCs w:val="22"/>
                    </w:rPr>
                  </w:rPrChange>
                </w:rPr>
                <w:t xml:space="preserve">ython</w:t>
              </w:r>
            </w:sdtContent>
          </w:sdt>
          <w:sdt>
            <w:sdtPr>
              <w:tag w:val="goog_rdk_1250"/>
            </w:sdtPr>
            <w:sdtContent>
              <w:r w:rsidRPr="00000000" w:rsidDel="00000000" w:rsidR="00000000">
                <w:rPr>
                  <w:rtl w:val="0"/>
                  <w:rPrChange w:date="2022-04-27T21:31:15Z" w:author="Vinícius Russi" w:id="1">
                    <w:rPr>
                      <w:sz w:val="22"/>
                      <w:szCs w:val="22"/>
                    </w:rPr>
                  </w:rPrChange>
                </w:rPr>
                <w:t xml:space="preserve"> teve sua primeira publicação em 1991 na versão 0.9.0 (ROSSUM, 2009). </w:t>
              </w:r>
            </w:sdtContent>
          </w:sdt>
          <w:sdt>
            <w:sdtPr>
              <w:tag w:val="goog_rdk_1251"/>
            </w:sdtPr>
            <w:sdtContent>
              <w:r w:rsidRPr="00000000" w:rsidDel="00000000" w:rsidR="00000000">
                <w:rPr>
                  <w:rtl w:val="0"/>
                  <w:rPrChange w:date="2022-04-27T21:31:15Z" w:author="Vinícius Russi" w:id="1">
                    <w:rPr>
                      <w:sz w:val="22"/>
                      <w:szCs w:val="22"/>
                    </w:rPr>
                  </w:rPrChange>
                </w:rPr>
                <w:t xml:space="preserve">Python</w:t>
              </w:r>
            </w:sdtContent>
          </w:sdt>
          <w:sdt>
            <w:sdtPr>
              <w:tag w:val="goog_rdk_1252"/>
            </w:sdtPr>
            <w:sdtContent>
              <w:r w:rsidRPr="00000000" w:rsidDel="00000000" w:rsidR="00000000">
                <w:rPr>
                  <w:rtl w:val="0"/>
                  <w:rPrChange w:date="2022-04-27T21:31:15Z" w:author="Vinícius Russi" w:id="1">
                    <w:rPr>
                      <w:sz w:val="22"/>
                      <w:szCs w:val="22"/>
                    </w:rPr>
                  </w:rPrChange>
                </w:rPr>
                <w:t xml:space="preserve"> tem por definição a fácil legibilidade de código, sua formatação é organizada e comumente usa palavras em inglês</w:t>
              </w:r>
            </w:sdtContent>
          </w:sdt>
          <w:sdt>
            <w:sdtPr>
              <w:tag w:val="goog_rdk_1253"/>
            </w:sdtPr>
            <w:sdtContent>
              <w:ins w:date="2022-04-26T12:23:35Z" w:author="Sérgio Henrique" w:id="144"/>
              <w:sdt>
                <w:sdtPr>
                  <w:tag w:val="goog_rdk_1254"/>
                </w:sdtPr>
                <w:sdtContent>
                  <w:ins w:date="2022-04-26T12:23:35Z" w:author="Sérgio Henrique" w:id="144">
                    <w:r w:rsidRPr="00000000" w:rsidDel="00000000" w:rsidR="00000000">
                      <w:rPr>
                        <w:rtl w:val="0"/>
                        <w:rPrChange w:date="2022-04-27T21:31:15Z" w:author="Vinícius Russi" w:id="1">
                          <w:rPr>
                            <w:sz w:val="22"/>
                            <w:szCs w:val="22"/>
                          </w:rPr>
                        </w:rPrChange>
                      </w:rPr>
                      <w:t xml:space="preserve">,</w:t>
                    </w:r>
                  </w:ins>
                </w:sdtContent>
              </w:sdt>
              <w:ins w:date="2022-04-26T12:23:35Z" w:author="Sérgio Henrique" w:id="144"/>
            </w:sdtContent>
          </w:sdt>
          <w:sdt>
            <w:sdtPr>
              <w:tag w:val="goog_rdk_1255"/>
            </w:sdtPr>
            <w:sdtContent>
              <w:r w:rsidRPr="00000000" w:rsidDel="00000000" w:rsidR="00000000">
                <w:rPr>
                  <w:rtl w:val="0"/>
                  <w:rPrChange w:date="2022-04-27T21:31:15Z" w:author="Vinícius Russi" w:id="1">
                    <w:rPr>
                      <w:sz w:val="22"/>
                      <w:szCs w:val="22"/>
                    </w:rPr>
                  </w:rPrChange>
                </w:rPr>
                <w:t xml:space="preserve"> enquanto outras línguas utilizam pontuações. </w:t>
              </w:r>
            </w:sdtContent>
          </w:sdt>
          <w:sdt>
            <w:sdtPr>
              <w:tag w:val="goog_rdk_1256"/>
            </w:sdtPr>
            <w:sdtContent>
              <w:r w:rsidRPr="00000000" w:rsidDel="00000000" w:rsidR="00000000">
                <w:rPr>
                  <w:rtl w:val="0"/>
                  <w:rPrChange w:date="2022-04-27T21:31:15Z" w:author="Vinícius Russi" w:id="1">
                    <w:rPr>
                      <w:sz w:val="22"/>
                      <w:szCs w:val="22"/>
                    </w:rPr>
                  </w:rPrChange>
                </w:rPr>
                <w:t xml:space="preserve">Python</w:t>
              </w:r>
            </w:sdtContent>
          </w:sdt>
          <w:sdt>
            <w:sdtPr>
              <w:tag w:val="goog_rdk_1257"/>
            </w:sdtPr>
            <w:sdtContent>
              <w:ins w:date="2022-04-26T12:23:42Z" w:author="Sérgio Henrique" w:id="145"/>
              <w:sdt>
                <w:sdtPr>
                  <w:tag w:val="goog_rdk_1258"/>
                </w:sdtPr>
                <w:sdtContent>
                  <w:ins w:date="2022-04-26T12:23:42Z" w:author="Sérgio Henrique" w:id="145">
                    <w:r w:rsidRPr="00000000" w:rsidDel="00000000" w:rsidR="00000000">
                      <w:rPr>
                        <w:rtl w:val="0"/>
                        <w:rPrChange w:date="2022-04-27T21:31:15Z" w:author="Vinícius Russi" w:id="1">
                          <w:rPr>
                            <w:sz w:val="22"/>
                            <w:szCs w:val="22"/>
                          </w:rPr>
                        </w:rPrChange>
                      </w:rPr>
                      <w:t xml:space="preserve">,</w:t>
                    </w:r>
                  </w:ins>
                </w:sdtContent>
              </w:sdt>
              <w:ins w:date="2022-04-26T12:23:42Z" w:author="Sérgio Henrique" w:id="145"/>
            </w:sdtContent>
          </w:sdt>
          <w:sdt>
            <w:sdtPr>
              <w:tag w:val="goog_rdk_1259"/>
            </w:sdtPr>
            <w:sdtContent>
              <w:r w:rsidRPr="00000000" w:rsidDel="00000000" w:rsidR="00000000">
                <w:rPr>
                  <w:rtl w:val="0"/>
                  <w:rPrChange w:date="2022-04-27T21:31:15Z" w:author="Vinícius Russi" w:id="1">
                    <w:rPr>
                      <w:sz w:val="22"/>
                      <w:szCs w:val="22"/>
                    </w:rPr>
                  </w:rPrChange>
                </w:rPr>
                <w:t xml:space="preserve"> em comparação a outras linguagens</w:t>
              </w:r>
            </w:sdtContent>
          </w:sdt>
          <w:sdt>
            <w:sdtPr>
              <w:tag w:val="goog_rdk_1260"/>
            </w:sdtPr>
            <w:sdtContent>
              <w:ins w:date="2022-04-26T12:23:49Z" w:author="Sérgio Henrique" w:id="146"/>
              <w:sdt>
                <w:sdtPr>
                  <w:tag w:val="goog_rdk_1261"/>
                </w:sdtPr>
                <w:sdtContent>
                  <w:ins w:date="2022-04-26T12:23:49Z" w:author="Sérgio Henrique" w:id="146">
                    <w:r w:rsidRPr="00000000" w:rsidDel="00000000" w:rsidR="00000000">
                      <w:rPr>
                        <w:rtl w:val="0"/>
                        <w:rPrChange w:date="2022-04-27T21:31:15Z" w:author="Vinícius Russi" w:id="1">
                          <w:rPr>
                            <w:sz w:val="22"/>
                            <w:szCs w:val="22"/>
                          </w:rPr>
                        </w:rPrChange>
                      </w:rPr>
                      <w:t xml:space="preserve">,</w:t>
                    </w:r>
                  </w:ins>
                </w:sdtContent>
              </w:sdt>
              <w:ins w:date="2022-04-26T12:23:49Z" w:author="Sérgio Henrique" w:id="146"/>
            </w:sdtContent>
          </w:sdt>
          <w:sdt>
            <w:sdtPr>
              <w:tag w:val="goog_rdk_1262"/>
            </w:sdtPr>
            <w:sdtContent>
              <w:r w:rsidRPr="00000000" w:rsidDel="00000000" w:rsidR="00000000">
                <w:rPr>
                  <w:rtl w:val="0"/>
                  <w:rPrChange w:date="2022-04-27T21:31:15Z" w:author="Vinícius Russi" w:id="1">
                    <w:rPr>
                      <w:sz w:val="22"/>
                      <w:szCs w:val="22"/>
                    </w:rPr>
                  </w:rPrChange>
                </w:rPr>
                <w:t xml:space="preserve"> não utiliza colchetes para delimitar blocos, apresenta também menos exceções sintáticas e casos especiais que linguagens como C ou </w:t>
              </w:r>
            </w:sdtContent>
          </w:sdt>
          <w:sdt>
            <w:sdtPr>
              <w:tag w:val="goog_rdk_1263"/>
            </w:sdtPr>
            <w:sdtContent>
              <w:r w:rsidRPr="00000000" w:rsidDel="00000000" w:rsidR="00000000">
                <w:rPr>
                  <w:rtl w:val="0"/>
                  <w:rPrChange w:date="2022-04-27T21:31:15Z" w:author="Vinícius Russi" w:id="1">
                    <w:rPr>
                      <w:sz w:val="22"/>
                      <w:szCs w:val="22"/>
                    </w:rPr>
                  </w:rPrChange>
                </w:rPr>
                <w:t xml:space="preserve">Pascal</w:t>
              </w:r>
            </w:sdtContent>
          </w:sdt>
          <w:sdt>
            <w:sdtPr>
              <w:tag w:val="goog_rdk_1264"/>
            </w:sdtPr>
            <w:sdtContent>
              <w:ins w:date="2022-04-26T12:24:33Z" w:author="Sérgio Henrique" w:id="147"/>
              <w:sdt>
                <w:sdtPr>
                  <w:tag w:val="goog_rdk_1265"/>
                </w:sdtPr>
                <w:sdtContent>
                  <w:ins w:date="2022-04-26T12:24:33Z" w:author="Sérgio Henrique" w:id="147">
                    <w:r w:rsidRPr="00000000" w:rsidDel="00000000" w:rsidR="00000000">
                      <w:rPr>
                        <w:rtl w:val="0"/>
                        <w:rPrChange w:date="2022-04-27T21:31:15Z" w:author="Vinícius Russi" w:id="1">
                          <w:rPr>
                            <w:sz w:val="22"/>
                            <w:szCs w:val="22"/>
                          </w:rPr>
                        </w:rPrChange>
                      </w:rPr>
                      <w:t xml:space="preserve"> </w:t>
                    </w:r>
                  </w:ins>
                </w:sdtContent>
              </w:sdt>
              <w:ins w:date="2022-04-26T12:24:33Z" w:author="Sérgio Henrique" w:id="147">
                <w:sdt>
                  <w:sdtPr>
                    <w:tag w:val="goog_rdk_1266"/>
                  </w:sdtPr>
                  <w:sdtContent/>
                </w:sdt>
                <w:sdt>
                  <w:sdtPr>
                    <w:tag w:val="goog_rdk_1267"/>
                  </w:sdtPr>
                  <w:sdtContent>
                    <w:r w:rsidRPr="00000000" w:rsidDel="00000000" w:rsidR="00000000">
                      <w:rPr>
                        <w:rtl w:val="0"/>
                        <w:rPrChange w:date="2022-04-27T21:31:15Z" w:author="Vinícius Russi" w:id="1">
                          <w:rPr>
                            <w:sz w:val="22"/>
                            <w:szCs w:val="22"/>
                          </w:rPr>
                        </w:rPrChange>
                      </w:rPr>
                      <w:t xml:space="preserve">costumam apresentar</w:t>
                    </w:r>
                  </w:sdtContent>
                </w:sdt>
              </w:ins>
            </w:sdtContent>
          </w:sdt>
          <w:sdt>
            <w:sdtPr>
              <w:tag w:val="goog_rdk_1268"/>
            </w:sdtPr>
            <w:sdtContent>
              <w:r w:rsidRPr="00000000" w:rsidDel="00000000" w:rsidR="00000000">
                <w:rPr>
                  <w:rtl w:val="0"/>
                  <w:rPrChange w:date="2022-04-27T21:31:15Z" w:author="Vinícius Russi" w:id="1">
                    <w:rPr>
                      <w:sz w:val="22"/>
                      <w:szCs w:val="22"/>
                    </w:rPr>
                  </w:rPrChange>
                </w:rPr>
                <w:t xml:space="preserve"> (PYTHON SOFTWARE FOUNDATION, 2012).</w:t>
              </w:r>
            </w:sdtContent>
          </w:sdt>
        </w:p>
      </w:sdtContent>
    </w:sdt>
    <w:sdt>
      <w:sdtPr>
        <w:tag w:val="goog_rdk_1282"/>
      </w:sdtPr>
      <w:sdtContent>
        <w:p w:rsidRPr="00000000" w:rsidDel="00000000" w:rsidRDefault="00000000" w:rsidR="00000000" w:rsidP="00000000" w14:paraId="00000104">
          <w:pPr>
            <w:ind w:left="0" w:firstLine="720"/>
            <w:rPr>
              <w:rPrChange w:date="2022-04-27T21:31:15Z" w:author="Vinícius Russi" w:id="1">
                <w:rPr>
                  <w:sz w:val="22"/>
                  <w:szCs w:val="22"/>
                </w:rPr>
              </w:rPrChange>
            </w:rPr>
          </w:pPr>
          <w:sdt>
            <w:sdtPr>
              <w:tag w:val="goog_rdk_1270"/>
            </w:sdtPr>
            <w:sdtContent>
              <w:r w:rsidRPr="00000000" w:rsidDel="00000000" w:rsidR="00000000">
                <w:rPr>
                  <w:rtl w:val="0"/>
                  <w:rPrChange w:date="2022-04-27T21:31:15Z" w:author="Vinícius Russi" w:id="1">
                    <w:rPr>
                      <w:sz w:val="22"/>
                      <w:szCs w:val="22"/>
                    </w:rPr>
                  </w:rPrChange>
                </w:rPr>
                <w:t xml:space="preserve">Atualmente</w:t>
              </w:r>
            </w:sdtContent>
          </w:sdt>
          <w:sdt>
            <w:sdtPr>
              <w:tag w:val="goog_rdk_1271"/>
            </w:sdtPr>
            <w:sdtContent>
              <w:ins w:date="2022-04-26T12:25:53Z" w:author="Sérgio Henrique" w:id="148"/>
              <w:sdt>
                <w:sdtPr>
                  <w:tag w:val="goog_rdk_1272"/>
                </w:sdtPr>
                <w:sdtContent>
                  <w:ins w:date="2022-04-26T12:25:53Z" w:author="Sérgio Henrique" w:id="148">
                    <w:r w:rsidRPr="00000000" w:rsidDel="00000000" w:rsidR="00000000">
                      <w:rPr>
                        <w:rtl w:val="0"/>
                        <w:rPrChange w:date="2022-04-27T21:31:15Z" w:author="Vinícius Russi" w:id="1">
                          <w:rPr>
                            <w:sz w:val="22"/>
                            <w:szCs w:val="22"/>
                          </w:rPr>
                        </w:rPrChange>
                      </w:rPr>
                      <w:t xml:space="preserve">,</w:t>
                    </w:r>
                  </w:ins>
                </w:sdtContent>
              </w:sdt>
              <w:ins w:date="2022-04-26T12:25:53Z" w:author="Sérgio Henrique" w:id="148"/>
            </w:sdtContent>
          </w:sdt>
          <w:sdt>
            <w:sdtPr>
              <w:tag w:val="goog_rdk_1273"/>
            </w:sdtPr>
            <w:sdtContent>
              <w:r w:rsidRPr="00000000" w:rsidDel="00000000" w:rsidR="00000000">
                <w:rPr>
                  <w:rtl w:val="0"/>
                  <w:rPrChange w:date="2022-04-27T21:31:15Z" w:author="Vinícius Russi" w:id="1">
                    <w:rPr>
                      <w:sz w:val="22"/>
                      <w:szCs w:val="22"/>
                    </w:rPr>
                  </w:rPrChange>
                </w:rPr>
                <w:t xml:space="preserve"> a grande quantida</w:t>
              </w:r>
              <w:sdt>
                <w:sdtPr>
                  <w:tag w:val="goog_rdk_4111"/>
                </w:sdtPr>
                <w:sdtContent>
                  <w:commentRangeStart w:id="3"/>
                </w:sdtContent>
              </w:sdt>
              <w:r w:rsidRPr="00000000" w:rsidDel="00000000" w:rsidR="00000000">
                <w:rPr>
                  <w:rtl w:val="0"/>
                  <w:rPrChange w:date="2022-04-27T21:31:15Z" w:author="Vinícius Russi" w:id="1">
                    <w:rPr>
                      <w:sz w:val="22"/>
                      <w:szCs w:val="22"/>
                    </w:rPr>
                  </w:rPrChange>
                </w:rPr>
                <w:t xml:space="preserve">de de pacotes em bibli</w:t>
              </w:r>
              <w:commentRangeEnd w:id="3"/>
              <w:r>
                <w:rPr>
                  <w:rStyle w:val="CommentReference"/>
                </w:rPr>
                <w:commentReference w:id="3"/>
              </w:r>
              <w:r w:rsidRPr="00000000" w:rsidDel="00000000" w:rsidR="00000000">
                <w:rPr>
                  <w:rtl w:val="0"/>
                  <w:rPrChange w:date="2022-04-27T21:31:15Z" w:author="Vinícius Russi" w:id="1">
                    <w:rPr>
                      <w:sz w:val="22"/>
                      <w:szCs w:val="22"/>
                    </w:rPr>
                  </w:rPrChange>
                </w:rPr>
                <w:t xml:space="preserve">otecas disponíveis é considerada uma das maiores forças da linguagem </w:t>
              </w:r>
            </w:sdtContent>
          </w:sdt>
          <w:sdt>
            <w:sdtPr>
              <w:tag w:val="goog_rdk_1274"/>
            </w:sdtPr>
            <w:sdtContent>
              <w:r w:rsidRPr="00000000" w:rsidDel="00000000" w:rsidR="00000000">
                <w:rPr>
                  <w:rtl w:val="0"/>
                  <w:rPrChange w:date="2022-04-27T21:31:15Z" w:author="Vinícius Russi" w:id="1">
                    <w:rPr>
                      <w:sz w:val="22"/>
                      <w:szCs w:val="22"/>
                    </w:rPr>
                  </w:rPrChange>
                </w:rPr>
                <w:t xml:space="preserve">Python</w:t>
              </w:r>
            </w:sdtContent>
          </w:sdt>
          <w:sdt>
            <w:sdtPr>
              <w:tag w:val="goog_rdk_1275"/>
            </w:sdtPr>
            <w:sdtContent>
              <w:r w:rsidRPr="00000000" w:rsidDel="00000000" w:rsidR="00000000">
                <w:rPr>
                  <w:rtl w:val="0"/>
                  <w:rPrChange w:date="2022-04-27T21:31:15Z" w:author="Vinícius Russi" w:id="1">
                    <w:rPr>
                      <w:sz w:val="22"/>
                      <w:szCs w:val="22"/>
                    </w:rPr>
                  </w:rPrChange>
                </w:rPr>
                <w:t xml:space="preserve"> (PIOTROWSKI, 2006). Em setembro de 2021</w:t>
              </w:r>
            </w:sdtContent>
          </w:sdt>
          <w:sdt>
            <w:sdtPr>
              <w:tag w:val="goog_rdk_1276"/>
            </w:sdtPr>
            <w:sdtContent>
              <w:ins w:date="2022-04-26T12:26:45Z" w:author="Sérgio Henrique" w:id="149"/>
              <w:sdt>
                <w:sdtPr>
                  <w:tag w:val="goog_rdk_1277"/>
                </w:sdtPr>
                <w:sdtContent>
                  <w:ins w:date="2022-04-26T12:26:45Z" w:author="Sérgio Henrique" w:id="149">
                    <w:r w:rsidRPr="00000000" w:rsidDel="00000000" w:rsidR="00000000">
                      <w:rPr>
                        <w:rtl w:val="0"/>
                        <w:rPrChange w:date="2022-04-27T21:31:15Z" w:author="Vinícius Russi" w:id="1">
                          <w:rPr>
                            <w:sz w:val="22"/>
                            <w:szCs w:val="22"/>
                          </w:rPr>
                        </w:rPrChange>
                      </w:rPr>
                      <w:t xml:space="preserve">,</w:t>
                    </w:r>
                  </w:ins>
                </w:sdtContent>
              </w:sdt>
              <w:ins w:date="2022-04-26T12:26:45Z" w:author="Sérgio Henrique" w:id="149"/>
            </w:sdtContent>
          </w:sdt>
          <w:sdt>
            <w:sdtPr>
              <w:tag w:val="goog_rdk_1278"/>
            </w:sdtPr>
            <w:sdtContent>
              <w:r w:rsidRPr="00000000" w:rsidDel="00000000" w:rsidR="00000000">
                <w:rPr>
                  <w:rtl w:val="0"/>
                  <w:rPrChange w:date="2022-04-27T21:31:15Z" w:author="Vinícius Russi" w:id="1">
                    <w:rPr>
                      <w:sz w:val="22"/>
                      <w:szCs w:val="22"/>
                    </w:rPr>
                  </w:rPrChange>
                </w:rPr>
                <w:t xml:space="preserve"> o repositório oficial de pacotes de terceiros continha mais de 300.000 pacotes com os mais diversos objetivos, tais quais: análise de dados, aprendizado de máquina, desenvolvimento de aplicativos mobile, processamento de texto, processamento de imagens, etc.</w:t>
              </w:r>
            </w:sdtContent>
          </w:sdt>
          <w:sdt>
            <w:sdtPr>
              <w:tag w:val="goog_rdk_1279"/>
            </w:sdtPr>
            <w:sdtContent>
              <w:del w:date="2022-04-27T20:13:41Z" w:author="Vinícius Russi" w:id="150"/>
              <w:sdt>
                <w:sdtPr>
                  <w:tag w:val="goog_rdk_1280"/>
                </w:sdtPr>
                <w:sdtContent>
                  <w:del w:date="2022-04-27T20:13:41Z" w:author="Vinícius Russi" w:id="150">
                    <w:r w:rsidRPr="00000000" w:rsidDel="00000000" w:rsidR="00000000">
                      <w:rPr>
                        <w:rtl w:val="0"/>
                        <w:rPrChange w:date="2022-04-27T21:31:15Z" w:author="Vinícius Russi" w:id="1">
                          <w:rPr>
                            <w:sz w:val="22"/>
                            <w:szCs w:val="22"/>
                          </w:rPr>
                        </w:rPrChange>
                      </w:rPr>
                      <w:delText xml:space="preserve">  </w:delText>
                    </w:r>
                  </w:del>
                </w:sdtContent>
              </w:sdt>
              <w:del w:date="2022-04-27T20:13:41Z" w:author="Vinícius Russi" w:id="150"/>
            </w:sdtContent>
          </w:sdt>
          <w:sdt>
            <w:sdtPr>
              <w:tag w:val="goog_rdk_1281"/>
            </w:sdtPr>
            <w:sdtContent>
              <w:r w:rsidRPr="00000000" w:rsidDel="00000000" w:rsidR="00000000">
                <w:rPr>
                  <w:rtl w:val="0"/>
                </w:rPr>
              </w:r>
            </w:sdtContent>
          </w:sdt>
        </w:p>
      </w:sdtContent>
    </w:sdt>
    <w:sdt>
      <w:sdtPr>
        <w:tag w:val="goog_rdk_1284"/>
      </w:sdtPr>
      <w:sdtContent>
        <w:p w:rsidRPr="00000000" w:rsidDel="00000000" w:rsidRDefault="00000000" w:rsidR="00000000" w:rsidP="00000000" w14:paraId="00000105">
          <w:pPr>
            <w:pStyle w:val="Heading3"/>
            <w:ind w:firstLine="720"/>
            <w:rPr>
              <w:rPrChange w:date="2022-04-27T21:31:15Z" w:author="Vinícius Russi" w:id="1">
                <w:rPr>
                  <w:sz w:val="22"/>
                  <w:szCs w:val="22"/>
                </w:rPr>
              </w:rPrChange>
            </w:rPr>
          </w:pPr>
          <w:bookmarkStart w:id="17" w:name="_heading=h.wl6bdjd4k4gg" w:colFirst="0" w:colLast="0"/>
          <w:bookmarkEnd w:id="17"/>
          <w:sdt>
            <w:sdtPr>
              <w:tag w:val="goog_rdk_1283"/>
            </w:sdtPr>
            <w:sdtContent>
              <w:r w:rsidRPr="00000000" w:rsidDel="00000000" w:rsidR="00000000">
                <w:rPr>
                  <w:rtl w:val="0"/>
                </w:rPr>
              </w:r>
            </w:sdtContent>
          </w:sdt>
        </w:p>
      </w:sdtContent>
    </w:sdt>
    <w:sdt>
      <w:sdtPr>
        <w:tag w:val="goog_rdk_1288"/>
      </w:sdtPr>
      <w:sdtContent>
        <w:p w:rsidRPr="00000000" w:rsidDel="00000000" w:rsidRDefault="00000000" w:rsidR="00000000" w:rsidP="00000000" w14:paraId="00000106">
          <w:pPr>
            <w:pStyle w:val="Heading3"/>
            <w:ind w:firstLine="0"/>
            <w:rPr>
              <w:rPrChange w:date="2022-04-27T21:31:15Z" w:author="Vinícius Russi" w:id="1">
                <w:rPr>
                  <w:sz w:val="22"/>
                  <w:szCs w:val="22"/>
                </w:rPr>
              </w:rPrChange>
            </w:rPr>
          </w:pPr>
          <w:bookmarkStart w:id="18" w:name="_heading=h.ln80qxoy2tgp" w:colFirst="0" w:colLast="0"/>
          <w:bookmarkEnd w:id="18"/>
          <w:sdt>
            <w:sdtPr>
              <w:tag w:val="goog_rdk_1285"/>
            </w:sdtPr>
            <w:sdtContent>
              <w:r w:rsidRPr="00000000" w:rsidDel="00000000" w:rsidR="00000000">
                <w:rPr>
                  <w:rtl w:val="0"/>
                  <w:rPrChange w:date="2022-04-27T21:31:15Z" w:author="Vinícius Russi" w:id="1">
                    <w:rPr>
                      <w:sz w:val="22"/>
                      <w:szCs w:val="22"/>
                    </w:rPr>
                  </w:rPrChange>
                </w:rPr>
                <w:t xml:space="preserve">2.4 </w:t>
              </w:r>
            </w:sdtContent>
          </w:sdt>
          <w:sdt>
            <w:sdtPr>
              <w:tag w:val="goog_rdk_1286"/>
            </w:sdtPr>
            <w:sdtContent>
              <w:r w:rsidRPr="00000000" w:rsidDel="00000000" w:rsidR="00000000">
                <w:rPr>
                  <w:rtl w:val="0"/>
                  <w:rPrChange w:date="2022-04-27T21:31:15Z" w:author="Vinícius Russi" w:id="1">
                    <w:rPr>
                      <w:sz w:val="22"/>
                      <w:szCs w:val="22"/>
                    </w:rPr>
                  </w:rPrChange>
                </w:rPr>
                <w:t xml:space="preserve">PYCARET</w:t>
              </w:r>
            </w:sdtContent>
          </w:sdt>
          <w:sdt>
            <w:sdtPr>
              <w:tag w:val="goog_rdk_1287"/>
            </w:sdtPr>
            <w:sdtContent>
              <w:r w:rsidRPr="00000000" w:rsidDel="00000000" w:rsidR="00000000">
                <w:rPr>
                  <w:rtl w:val="0"/>
                </w:rPr>
              </w:r>
            </w:sdtContent>
          </w:sdt>
        </w:p>
      </w:sdtContent>
    </w:sdt>
    <w:sdt>
      <w:sdtPr>
        <w:tag w:val="goog_rdk_1297"/>
      </w:sdtPr>
      <w:sdtContent>
        <w:p w:rsidRPr="00000000" w:rsidDel="00000000" w:rsidRDefault="00000000" w:rsidR="00000000" w:rsidP="00000000" w14:paraId="00000107">
          <w:pPr>
            <w:ind w:left="0" w:firstLine="0"/>
            <w:rPr>
              <w:rPrChange w:date="2022-04-27T21:31:15Z" w:author="Vinícius Russi" w:id="1">
                <w:rPr>
                  <w:sz w:val="22"/>
                  <w:szCs w:val="22"/>
                </w:rPr>
              </w:rPrChange>
            </w:rPr>
          </w:pPr>
          <w:sdt>
            <w:sdtPr>
              <w:tag w:val="goog_rdk_1289"/>
            </w:sdtPr>
            <w:sdtContent>
              <w:r w:rsidRPr="00000000" w:rsidDel="00000000" w:rsidR="00000000">
                <w:rPr>
                  <w:rtl w:val="0"/>
                  <w:rPrChange w:date="2022-04-27T21:31:15Z" w:author="Vinícius Russi" w:id="1">
                    <w:rPr>
                      <w:sz w:val="22"/>
                      <w:szCs w:val="22"/>
                    </w:rPr>
                  </w:rPrChange>
                </w:rPr>
                <w:tab/>
                <w:t xml:space="preserve">A biblioteca de código aberto em </w:t>
              </w:r>
            </w:sdtContent>
          </w:sdt>
          <w:sdt>
            <w:sdtPr>
              <w:tag w:val="goog_rdk_1290"/>
            </w:sdtPr>
            <w:sdtContent>
              <w:r w:rsidRPr="00000000" w:rsidDel="00000000" w:rsidR="00000000">
                <w:rPr>
                  <w:rtl w:val="0"/>
                  <w:rPrChange w:date="2022-04-27T21:31:15Z" w:author="Vinícius Russi" w:id="1">
                    <w:rPr>
                      <w:sz w:val="22"/>
                      <w:szCs w:val="22"/>
                    </w:rPr>
                  </w:rPrChange>
                </w:rPr>
                <w:t xml:space="preserve">Python PyCaret</w:t>
              </w:r>
            </w:sdtContent>
          </w:sdt>
          <w:sdt>
            <w:sdtPr>
              <w:tag w:val="goog_rdk_1291"/>
            </w:sdtPr>
            <w:sdtContent>
              <w:r w:rsidRPr="00000000" w:rsidDel="00000000" w:rsidR="00000000">
                <w:rPr>
                  <w:rtl w:val="0"/>
                  <w:rPrChange w:date="2022-04-27T21:31:15Z" w:author="Vinícius Russi" w:id="1">
                    <w:rPr>
                      <w:sz w:val="22"/>
                      <w:szCs w:val="22"/>
                    </w:rPr>
                  </w:rPrChange>
                </w:rPr>
                <w:t xml:space="preserve">, é uma ferramenta de baixo código que automatiza fluxos de trabalho de aprendizado de máquina. A biblioteca possui uma solução de ponta a ponta de gestão de modelos que acelera de forma exponencial o ciclo de experimentação e aumenta a produtividade dos projetos que a utilizam (</w:t>
              </w:r>
            </w:sdtContent>
          </w:sdt>
          <w:sdt>
            <w:sdtPr>
              <w:tag w:val="goog_rdk_1292"/>
            </w:sdtPr>
            <w:sdtContent>
              <w:ins w:date="2022-04-27T21:31:55Z" w:author="Vinícius Russi" w:id="151"/>
              <w:sdt>
                <w:sdtPr>
                  <w:tag w:val="goog_rdk_1293"/>
                </w:sdtPr>
                <w:sdtContent>
                  <w:ins w:date="2022-04-27T21:31:55Z" w:author="Vinícius Russi" w:id="151">
                    <w:r w:rsidRPr="00000000" w:rsidDel="00000000" w:rsidR="00000000">
                      <w:rPr>
                        <w:rtl w:val="0"/>
                        <w:rPrChange w:date="2022-04-27T21:31:15Z" w:author="Vinícius Russi" w:id="1">
                          <w:rPr>
                            <w:sz w:val="22"/>
                            <w:szCs w:val="22"/>
                          </w:rPr>
                        </w:rPrChange>
                      </w:rPr>
                      <w:t xml:space="preserve">ALI</w:t>
                    </w:r>
                  </w:ins>
                </w:sdtContent>
              </w:sdt>
              <w:ins w:date="2022-04-27T21:31:55Z" w:author="Vinícius Russi" w:id="151"/>
            </w:sdtContent>
          </w:sdt>
          <w:sdt>
            <w:sdtPr>
              <w:tag w:val="goog_rdk_1294"/>
            </w:sdtPr>
            <w:sdtContent>
              <w:del w:date="2022-04-27T21:31:55Z" w:author="Vinícius Russi" w:id="151"/>
              <w:sdt>
                <w:sdtPr>
                  <w:tag w:val="goog_rdk_1295"/>
                </w:sdtPr>
                <w:sdtContent>
                  <w:del w:date="2022-04-27T21:31:55Z" w:author="Vinícius Russi" w:id="151">
                    <w:r w:rsidRPr="00000000" w:rsidDel="00000000" w:rsidR="00000000">
                      <w:rPr>
                        <w:rtl w:val="0"/>
                        <w:rPrChange w:date="2022-04-27T21:31:15Z" w:author="Vinícius Russi" w:id="1">
                          <w:rPr>
                            <w:sz w:val="22"/>
                            <w:szCs w:val="22"/>
                          </w:rPr>
                        </w:rPrChange>
                      </w:rPr>
                      <w:delText xml:space="preserve">MOEZ</w:delText>
                    </w:r>
                  </w:del>
                </w:sdtContent>
              </w:sdt>
              <w:del w:date="2022-04-27T21:31:55Z" w:author="Vinícius Russi" w:id="151"/>
            </w:sdtContent>
          </w:sdt>
          <w:sdt>
            <w:sdtPr>
              <w:tag w:val="goog_rdk_1296"/>
            </w:sdtPr>
            <w:sdtContent>
              <w:r w:rsidRPr="00000000" w:rsidDel="00000000" w:rsidR="00000000">
                <w:rPr>
                  <w:rtl w:val="0"/>
                  <w:rPrChange w:date="2022-04-27T21:31:15Z" w:author="Vinícius Russi" w:id="1">
                    <w:rPr>
                      <w:sz w:val="22"/>
                      <w:szCs w:val="22"/>
                    </w:rPr>
                  </w:rPrChange>
                </w:rPr>
                <w:t xml:space="preserve">, 2020). </w:t>
              </w:r>
            </w:sdtContent>
          </w:sdt>
        </w:p>
      </w:sdtContent>
    </w:sdt>
    <w:sdt>
      <w:sdtPr>
        <w:tag w:val="goog_rdk_1308"/>
      </w:sdtPr>
      <w:sdtContent>
        <w:p w:rsidRPr="00000000" w:rsidDel="00000000" w:rsidRDefault="00000000" w:rsidR="00000000" w:rsidP="00000000" w14:paraId="00000108">
          <w:pPr>
            <w:ind w:left="0" w:firstLine="0"/>
            <w:rPr>
              <w:rPrChange w:date="2022-04-27T21:31:15Z" w:author="Vinícius Russi" w:id="1">
                <w:rPr>
                  <w:sz w:val="22"/>
                  <w:szCs w:val="22"/>
                </w:rPr>
              </w:rPrChange>
            </w:rPr>
          </w:pPr>
          <w:sdt>
            <w:sdtPr>
              <w:tag w:val="goog_rdk_1298"/>
            </w:sdtPr>
            <w:sdtContent>
              <w:r w:rsidRPr="00000000" w:rsidDel="00000000" w:rsidR="00000000">
                <w:rPr>
                  <w:rtl w:val="0"/>
                  <w:rPrChange w:date="2022-04-27T21:31:15Z" w:author="Vinícius Russi" w:id="1">
                    <w:rPr>
                      <w:sz w:val="22"/>
                      <w:szCs w:val="22"/>
                    </w:rPr>
                  </w:rPrChange>
                </w:rPr>
                <w:tab/>
                <w:t xml:space="preserve">Quando comparada a outras bibliotecas de aprendizado de máquina de código aberto, a </w:t>
              </w:r>
            </w:sdtContent>
          </w:sdt>
          <w:sdt>
            <w:sdtPr>
              <w:tag w:val="goog_rdk_1299"/>
            </w:sdtPr>
            <w:sdtContent>
              <w:r w:rsidRPr="00000000" w:rsidDel="00000000" w:rsidR="00000000">
                <w:rPr>
                  <w:rtl w:val="0"/>
                  <w:rPrChange w:date="2022-04-27T21:31:15Z" w:author="Vinícius Russi" w:id="1">
                    <w:rPr>
                      <w:sz w:val="22"/>
                      <w:szCs w:val="22"/>
                    </w:rPr>
                  </w:rPrChange>
                </w:rPr>
                <w:t xml:space="preserve">PyCaret</w:t>
              </w:r>
            </w:sdtContent>
          </w:sdt>
          <w:sdt>
            <w:sdtPr>
              <w:tag w:val="goog_rdk_1300"/>
            </w:sdtPr>
            <w:sdtContent>
              <w:r w:rsidRPr="00000000" w:rsidDel="00000000" w:rsidR="00000000">
                <w:rPr>
                  <w:rtl w:val="0"/>
                  <w:rPrChange w:date="2022-04-27T21:31:15Z" w:author="Vinícius Russi" w:id="1">
                    <w:rPr>
                      <w:sz w:val="22"/>
                      <w:szCs w:val="22"/>
                    </w:rPr>
                  </w:rPrChange>
                </w:rPr>
                <w:t xml:space="preserve"> pode ser utilizada para substituir centenas de linhas de código com algumas poucas linhas. A biblioteca encapsula diversas outras bibliotecas de aprendizado de máquina, tais quais: </w:t>
              </w:r>
            </w:sdtContent>
          </w:sdt>
          <w:sdt>
            <w:sdtPr>
              <w:tag w:val="goog_rdk_1301"/>
            </w:sdtPr>
            <w:sdtContent>
              <w:r w:rsidRPr="00000000" w:rsidDel="00000000" w:rsidR="00000000">
                <w:rPr>
                  <w:rtl w:val="0"/>
                  <w:rPrChange w:date="2022-04-27T21:31:15Z" w:author="Vinícius Russi" w:id="1">
                    <w:rPr>
                      <w:sz w:val="22"/>
                      <w:szCs w:val="22"/>
                    </w:rPr>
                  </w:rPrChange>
                </w:rPr>
                <w:t xml:space="preserve">scikit-learn, XGBoost, LightGBM, CatBoost, spaCy, Optuna, Hyperopt, Ray</w:t>
              </w:r>
            </w:sdtContent>
          </w:sdt>
          <w:sdt>
            <w:sdtPr>
              <w:tag w:val="goog_rdk_1302"/>
            </w:sdtPr>
            <w:sdtContent>
              <w:r w:rsidRPr="00000000" w:rsidDel="00000000" w:rsidR="00000000">
                <w:rPr>
                  <w:rtl w:val="0"/>
                  <w:rPrChange w:date="2022-04-27T21:31:15Z" w:author="Vinícius Russi" w:id="1">
                    <w:rPr>
                      <w:sz w:val="22"/>
                      <w:szCs w:val="22"/>
                    </w:rPr>
                  </w:rPrChange>
                </w:rPr>
                <w:t xml:space="preserve">, etc. (</w:t>
              </w:r>
            </w:sdtContent>
          </w:sdt>
          <w:sdt>
            <w:sdtPr>
              <w:tag w:val="goog_rdk_1303"/>
            </w:sdtPr>
            <w:sdtContent>
              <w:ins w:date="2022-04-27T21:32:00Z" w:author="Vinícius Russi" w:id="152"/>
              <w:sdt>
                <w:sdtPr>
                  <w:tag w:val="goog_rdk_1304"/>
                </w:sdtPr>
                <w:sdtContent>
                  <w:ins w:date="2022-04-27T21:32:00Z" w:author="Vinícius Russi" w:id="152">
                    <w:r w:rsidRPr="00000000" w:rsidDel="00000000" w:rsidR="00000000">
                      <w:rPr>
                        <w:rtl w:val="0"/>
                        <w:rPrChange w:date="2022-04-27T21:31:15Z" w:author="Vinícius Russi" w:id="1">
                          <w:rPr>
                            <w:sz w:val="22"/>
                            <w:szCs w:val="22"/>
                          </w:rPr>
                        </w:rPrChange>
                      </w:rPr>
                      <w:t xml:space="preserve">ALI</w:t>
                    </w:r>
                  </w:ins>
                </w:sdtContent>
              </w:sdt>
              <w:ins w:date="2022-04-27T21:32:00Z" w:author="Vinícius Russi" w:id="152"/>
            </w:sdtContent>
          </w:sdt>
          <w:sdt>
            <w:sdtPr>
              <w:tag w:val="goog_rdk_1305"/>
            </w:sdtPr>
            <w:sdtContent>
              <w:del w:date="2022-04-27T21:32:00Z" w:author="Vinícius Russi" w:id="152"/>
              <w:sdt>
                <w:sdtPr>
                  <w:tag w:val="goog_rdk_1306"/>
                </w:sdtPr>
                <w:sdtContent>
                  <w:del w:date="2022-04-27T21:32:00Z" w:author="Vinícius Russi" w:id="152">
                    <w:r w:rsidRPr="00000000" w:rsidDel="00000000" w:rsidR="00000000">
                      <w:rPr>
                        <w:rtl w:val="0"/>
                        <w:rPrChange w:date="2022-04-27T21:31:15Z" w:author="Vinícius Russi" w:id="1">
                          <w:rPr>
                            <w:sz w:val="22"/>
                            <w:szCs w:val="22"/>
                          </w:rPr>
                        </w:rPrChange>
                      </w:rPr>
                      <w:delText xml:space="preserve">MOEZ</w:delText>
                    </w:r>
                  </w:del>
                </w:sdtContent>
              </w:sdt>
              <w:del w:date="2022-04-27T21:32:00Z" w:author="Vinícius Russi" w:id="152"/>
            </w:sdtContent>
          </w:sdt>
          <w:sdt>
            <w:sdtPr>
              <w:tag w:val="goog_rdk_1307"/>
            </w:sdtPr>
            <w:sdtContent>
              <w:r w:rsidRPr="00000000" w:rsidDel="00000000" w:rsidR="00000000">
                <w:rPr>
                  <w:rtl w:val="0"/>
                  <w:rPrChange w:date="2022-04-27T21:31:15Z" w:author="Vinícius Russi" w:id="1">
                    <w:rPr>
                      <w:sz w:val="22"/>
                      <w:szCs w:val="22"/>
                    </w:rPr>
                  </w:rPrChange>
                </w:rPr>
                <w:t xml:space="preserve">, 2020).</w:t>
              </w:r>
            </w:sdtContent>
          </w:sdt>
        </w:p>
      </w:sdtContent>
    </w:sdt>
    <w:sdt>
      <w:sdtPr>
        <w:tag w:val="goog_rdk_1328"/>
      </w:sdtPr>
      <w:sdtContent>
        <w:p w:rsidRPr="00000000" w:rsidDel="00000000" w:rsidRDefault="00000000" w:rsidR="00000000" w:rsidP="00000000" w14:paraId="00000109">
          <w:pPr>
            <w:ind w:left="0" w:firstLine="720"/>
            <w:rPr>
              <w:rPrChange w:date="2022-04-27T21:31:15Z" w:author="Vinícius Russi" w:id="1">
                <w:rPr>
                  <w:sz w:val="22"/>
                  <w:szCs w:val="22"/>
                </w:rPr>
              </w:rPrChange>
            </w:rPr>
          </w:pPr>
          <w:sdt>
            <w:sdtPr>
              <w:tag w:val="goog_rdk_1309"/>
            </w:sdtPr>
            <w:sdtContent>
              <w:r w:rsidRPr="00000000" w:rsidDel="00000000" w:rsidR="00000000">
                <w:rPr>
                  <w:rtl w:val="0"/>
                  <w:rPrChange w:date="2022-04-27T21:31:15Z" w:author="Vinícius Russi" w:id="1">
                    <w:rPr>
                      <w:sz w:val="22"/>
                      <w:szCs w:val="22"/>
                    </w:rPr>
                  </w:rPrChange>
                </w:rPr>
                <w:t xml:space="preserve">Seu design e simplicidade t</w:t>
              </w:r>
            </w:sdtContent>
          </w:sdt>
          <w:sdt>
            <w:sdtPr>
              <w:tag w:val="goog_rdk_1310"/>
            </w:sdtPr>
            <w:sdtContent>
              <w:del w:date="2022-04-26T12:32:14Z" w:author="Sérgio Henrique" w:id="153"/>
              <w:sdt>
                <w:sdtPr>
                  <w:tag w:val="goog_rdk_1311"/>
                </w:sdtPr>
                <w:sdtContent>
                  <w:del w:date="2022-04-26T12:32:14Z" w:author="Sérgio Henrique" w:id="153">
                    <w:r w:rsidRPr="00000000" w:rsidDel="00000000" w:rsidR="00000000">
                      <w:rPr>
                        <w:rtl w:val="0"/>
                        <w:rPrChange w:date="2022-04-27T21:31:15Z" w:author="Vinícius Russi" w:id="1">
                          <w:rPr>
                            <w:sz w:val="22"/>
                            <w:szCs w:val="22"/>
                          </w:rPr>
                        </w:rPrChange>
                      </w:rPr>
                      <w:delText xml:space="preserve">e</w:delText>
                    </w:r>
                  </w:del>
                </w:sdtContent>
              </w:sdt>
              <w:del w:date="2022-04-26T12:32:14Z" w:author="Sérgio Henrique" w:id="153"/>
            </w:sdtContent>
          </w:sdt>
          <w:sdt>
            <w:sdtPr>
              <w:tag w:val="goog_rdk_1312"/>
            </w:sdtPr>
            <w:sdtContent>
              <w:ins w:date="2022-04-26T12:32:14Z" w:author="Sérgio Henrique" w:id="153"/>
              <w:sdt>
                <w:sdtPr>
                  <w:tag w:val="goog_rdk_1313"/>
                </w:sdtPr>
                <w:sdtContent>
                  <w:ins w:date="2022-04-26T12:32:14Z" w:author="Sérgio Henrique" w:id="153">
                    <w:r w:rsidRPr="00000000" w:rsidDel="00000000" w:rsidR="00000000">
                      <w:rPr>
                        <w:rtl w:val="0"/>
                        <w:rPrChange w:date="2022-04-27T21:31:15Z" w:author="Vinícius Russi" w:id="1">
                          <w:rPr>
                            <w:sz w:val="22"/>
                            <w:szCs w:val="22"/>
                          </w:rPr>
                        </w:rPrChange>
                      </w:rPr>
                      <w:t xml:space="preserve">ê</w:t>
                    </w:r>
                  </w:ins>
                </w:sdtContent>
              </w:sdt>
              <w:ins w:date="2022-04-26T12:32:14Z" w:author="Sérgio Henrique" w:id="153"/>
            </w:sdtContent>
          </w:sdt>
          <w:sdt>
            <w:sdtPr>
              <w:tag w:val="goog_rdk_1314"/>
            </w:sdtPr>
            <w:sdtContent>
              <w:r w:rsidRPr="00000000" w:rsidDel="00000000" w:rsidR="00000000">
                <w:rPr>
                  <w:rtl w:val="0"/>
                  <w:rPrChange w:date="2022-04-27T21:31:15Z" w:author="Vinícius Russi" w:id="1">
                    <w:rPr>
                      <w:sz w:val="22"/>
                      <w:szCs w:val="22"/>
                    </w:rPr>
                  </w:rPrChange>
                </w:rPr>
                <w:t xml:space="preserve">m como fonte de inspiração a sua aplicação no contexto de ciência de dados, </w:t>
              </w:r>
            </w:sdtContent>
          </w:sdt>
          <w:sdt>
            <w:sdtPr>
              <w:tag w:val="goog_rdk_1315"/>
            </w:sdtPr>
            <w:sdtContent>
              <w:del w:date="2022-04-26T12:32:29Z" w:author="Sérgio Henrique" w:id="154"/>
              <w:sdt>
                <w:sdtPr>
                  <w:tag w:val="goog_rdk_1316"/>
                </w:sdtPr>
                <w:sdtContent>
                  <w:del w:date="2022-04-26T12:32:29Z" w:author="Sérgio Henrique" w:id="154">
                    <w:r w:rsidRPr="00000000" w:rsidDel="00000000" w:rsidR="00000000">
                      <w:rPr>
                        <w:rtl w:val="0"/>
                        <w:rPrChange w:date="2022-04-27T21:31:15Z" w:author="Vinícius Russi" w:id="1">
                          <w:rPr>
                            <w:sz w:val="22"/>
                            <w:szCs w:val="22"/>
                          </w:rPr>
                        </w:rPrChange>
                      </w:rPr>
                      <w:delText xml:space="preserve">onde</w:delText>
                    </w:r>
                  </w:del>
                </w:sdtContent>
              </w:sdt>
              <w:del w:date="2022-04-26T12:32:29Z" w:author="Sérgio Henrique" w:id="154"/>
            </w:sdtContent>
          </w:sdt>
          <w:sdt>
            <w:sdtPr>
              <w:tag w:val="goog_rdk_1317"/>
            </w:sdtPr>
            <w:sdtContent>
              <w:ins w:date="2022-04-26T12:32:29Z" w:author="Sérgio Henrique" w:id="154"/>
              <w:sdt>
                <w:sdtPr>
                  <w:tag w:val="goog_rdk_1318"/>
                </w:sdtPr>
                <w:sdtContent>
                  <w:ins w:date="2022-04-26T12:32:29Z" w:author="Sérgio Henrique" w:id="154">
                    <w:r w:rsidRPr="00000000" w:rsidDel="00000000" w:rsidR="00000000">
                      <w:rPr>
                        <w:rtl w:val="0"/>
                        <w:rPrChange w:date="2022-04-27T21:31:15Z" w:author="Vinícius Russi" w:id="1">
                          <w:rPr>
                            <w:sz w:val="22"/>
                            <w:szCs w:val="22"/>
                          </w:rPr>
                        </w:rPrChange>
                      </w:rPr>
                      <w:t xml:space="preserve">no qual</w:t>
                    </w:r>
                  </w:ins>
                </w:sdtContent>
              </w:sdt>
              <w:ins w:date="2022-04-26T12:32:29Z" w:author="Sérgio Henrique" w:id="154"/>
            </w:sdtContent>
          </w:sdt>
          <w:sdt>
            <w:sdtPr>
              <w:tag w:val="goog_rdk_1319"/>
            </w:sdtPr>
            <w:sdtContent>
              <w:r w:rsidRPr="00000000" w:rsidDel="00000000" w:rsidR="00000000">
                <w:rPr>
                  <w:rtl w:val="0"/>
                  <w:rPrChange w:date="2022-04-27T21:31:15Z" w:author="Vinícius Russi" w:id="1">
                    <w:rPr>
                      <w:sz w:val="22"/>
                      <w:szCs w:val="22"/>
                    </w:rPr>
                  </w:rPrChange>
                </w:rPr>
                <w:t xml:space="preserve"> tarefas analíticas de simples e moderada sofisticação podem ser performadas de maneira mais simples e rápida</w:t>
              </w:r>
            </w:sdtContent>
          </w:sdt>
          <w:sdt>
            <w:sdtPr>
              <w:tag w:val="goog_rdk_1320"/>
            </w:sdtPr>
            <w:sdtContent>
              <w:ins w:date="2022-04-26T12:32:47Z" w:author="Sérgio Henrique" w:id="155"/>
              <w:sdt>
                <w:sdtPr>
                  <w:tag w:val="goog_rdk_1321"/>
                </w:sdtPr>
                <w:sdtContent>
                  <w:ins w:date="2022-04-26T12:32:47Z" w:author="Sérgio Henrique" w:id="155">
                    <w:r w:rsidRPr="00000000" w:rsidDel="00000000" w:rsidR="00000000">
                      <w:rPr>
                        <w:rtl w:val="0"/>
                        <w:rPrChange w:date="2022-04-27T21:31:15Z" w:author="Vinícius Russi" w:id="1">
                          <w:rPr>
                            <w:sz w:val="22"/>
                            <w:szCs w:val="22"/>
                          </w:rPr>
                        </w:rPrChange>
                      </w:rPr>
                      <w:t xml:space="preserve"> do</w:t>
                    </w:r>
                  </w:ins>
                </w:sdtContent>
              </w:sdt>
              <w:ins w:date="2022-04-26T12:32:47Z" w:author="Sérgio Henrique" w:id="155"/>
            </w:sdtContent>
          </w:sdt>
          <w:sdt>
            <w:sdtPr>
              <w:tag w:val="goog_rdk_1322"/>
            </w:sdtPr>
            <w:sdtContent>
              <w:r w:rsidRPr="00000000" w:rsidDel="00000000" w:rsidR="00000000">
                <w:rPr>
                  <w:rtl w:val="0"/>
                  <w:rPrChange w:date="2022-04-27T21:31:15Z" w:author="Vinícius Russi" w:id="1">
                    <w:rPr>
                      <w:sz w:val="22"/>
                      <w:szCs w:val="22"/>
                    </w:rPr>
                  </w:rPrChange>
                </w:rPr>
                <w:t xml:space="preserve"> que em outros modelos e até mesmo exigir menos expertise técnica (</w:t>
              </w:r>
            </w:sdtContent>
          </w:sdt>
          <w:sdt>
            <w:sdtPr>
              <w:tag w:val="goog_rdk_1323"/>
            </w:sdtPr>
            <w:sdtContent>
              <w:ins w:date="2022-04-27T21:32:04Z" w:author="Vinícius Russi" w:id="156"/>
              <w:sdt>
                <w:sdtPr>
                  <w:tag w:val="goog_rdk_1324"/>
                </w:sdtPr>
                <w:sdtContent>
                  <w:ins w:date="2022-04-27T21:32:04Z" w:author="Vinícius Russi" w:id="156">
                    <w:r w:rsidRPr="00000000" w:rsidDel="00000000" w:rsidR="00000000">
                      <w:rPr>
                        <w:rtl w:val="0"/>
                        <w:rPrChange w:date="2022-04-27T21:31:15Z" w:author="Vinícius Russi" w:id="1">
                          <w:rPr>
                            <w:sz w:val="22"/>
                            <w:szCs w:val="22"/>
                          </w:rPr>
                        </w:rPrChange>
                      </w:rPr>
                      <w:t xml:space="preserve">ALI</w:t>
                    </w:r>
                  </w:ins>
                </w:sdtContent>
              </w:sdt>
              <w:ins w:date="2022-04-27T21:32:04Z" w:author="Vinícius Russi" w:id="156"/>
            </w:sdtContent>
          </w:sdt>
          <w:sdt>
            <w:sdtPr>
              <w:tag w:val="goog_rdk_1325"/>
            </w:sdtPr>
            <w:sdtContent>
              <w:del w:date="2022-04-27T21:32:04Z" w:author="Vinícius Russi" w:id="156"/>
              <w:sdt>
                <w:sdtPr>
                  <w:tag w:val="goog_rdk_1326"/>
                </w:sdtPr>
                <w:sdtContent>
                  <w:del w:date="2022-04-27T21:32:04Z" w:author="Vinícius Russi" w:id="156">
                    <w:r w:rsidRPr="00000000" w:rsidDel="00000000" w:rsidR="00000000">
                      <w:rPr>
                        <w:rtl w:val="0"/>
                        <w:rPrChange w:date="2022-04-27T21:31:15Z" w:author="Vinícius Russi" w:id="1">
                          <w:rPr>
                            <w:sz w:val="22"/>
                            <w:szCs w:val="22"/>
                          </w:rPr>
                        </w:rPrChange>
                      </w:rPr>
                      <w:delText xml:space="preserve">MOEZ</w:delText>
                    </w:r>
                  </w:del>
                </w:sdtContent>
              </w:sdt>
              <w:del w:date="2022-04-27T21:32:04Z" w:author="Vinícius Russi" w:id="156"/>
            </w:sdtContent>
          </w:sdt>
          <w:sdt>
            <w:sdtPr>
              <w:tag w:val="goog_rdk_1327"/>
            </w:sdtPr>
            <w:sdtContent>
              <w:r w:rsidRPr="00000000" w:rsidDel="00000000" w:rsidR="00000000">
                <w:rPr>
                  <w:rtl w:val="0"/>
                  <w:rPrChange w:date="2022-04-27T21:31:15Z" w:author="Vinícius Russi" w:id="1">
                    <w:rPr>
                      <w:sz w:val="22"/>
                      <w:szCs w:val="22"/>
                    </w:rPr>
                  </w:rPrChange>
                </w:rPr>
                <w:t xml:space="preserve">, 2020).</w:t>
              </w:r>
            </w:sdtContent>
          </w:sdt>
        </w:p>
      </w:sdtContent>
    </w:sdt>
    <w:sdt>
      <w:sdtPr>
        <w:tag w:val="goog_rdk_1330"/>
      </w:sdtPr>
      <w:sdtContent>
        <w:p w:rsidRPr="00000000" w:rsidDel="00000000" w:rsidRDefault="00000000" w:rsidR="00000000" w:rsidP="00000000" w14:paraId="0000010A">
          <w:pPr>
            <w:pStyle w:val="Heading2"/>
            <w:spacing w:after="231" w:lineRule="auto"/>
            <w:ind w:left="-15" w:right="65" w:firstLine="0"/>
            <w:rPr>
              <w:rPrChange w:date="2022-04-27T21:31:15Z" w:author="Vinícius Russi" w:id="1">
                <w:rPr>
                  <w:sz w:val="22"/>
                  <w:szCs w:val="22"/>
                </w:rPr>
              </w:rPrChange>
            </w:rPr>
          </w:pPr>
          <w:bookmarkStart w:id="19" w:name="_heading=h.2rd73qv53usr" w:colFirst="0" w:colLast="0"/>
          <w:bookmarkEnd w:id="19"/>
          <w:sdt>
            <w:sdtPr>
              <w:tag w:val="goog_rdk_1329"/>
            </w:sdtPr>
            <w:sdtContent>
              <w:r w:rsidRPr="00000000" w:rsidDel="00000000" w:rsidR="00000000">
                <w:rPr>
                  <w:rtl w:val="0"/>
                  <w:rPrChange w:date="2022-04-27T21:31:15Z" w:author="Vinícius Russi" w:id="1">
                    <w:rPr>
                      <w:sz w:val="22"/>
                      <w:szCs w:val="22"/>
                    </w:rPr>
                  </w:rPrChange>
                </w:rPr>
                <w:t xml:space="preserve">3 MATERIAIS E MÉTODOS</w:t>
              </w:r>
            </w:sdtContent>
          </w:sdt>
        </w:p>
      </w:sdtContent>
    </w:sdt>
    <w:sdt>
      <w:sdtPr>
        <w:tag w:val="goog_rdk_1332"/>
      </w:sdtPr>
      <w:sdtContent>
        <w:p w:rsidRPr="00000000" w:rsidDel="00000000" w:rsidRDefault="00000000" w:rsidR="00000000" w:rsidP="00000000" w14:paraId="0000010B">
          <w:pPr>
            <w:pStyle w:val="Heading3"/>
            <w:ind w:firstLine="0"/>
            <w:rPr>
              <w:rPrChange w:date="2022-04-27T21:31:15Z" w:author="Vinícius Russi" w:id="1">
                <w:rPr>
                  <w:sz w:val="22"/>
                  <w:szCs w:val="22"/>
                </w:rPr>
              </w:rPrChange>
            </w:rPr>
          </w:pPr>
          <w:bookmarkStart w:id="20" w:name="_heading=h.ubdkswc7xtkw" w:colFirst="0" w:colLast="0"/>
          <w:bookmarkEnd w:id="20"/>
          <w:sdt>
            <w:sdtPr>
              <w:tag w:val="goog_rdk_1331"/>
            </w:sdtPr>
            <w:sdtContent>
              <w:r w:rsidRPr="00000000" w:rsidDel="00000000" w:rsidR="00000000">
                <w:rPr>
                  <w:rtl w:val="0"/>
                  <w:rPrChange w:date="2022-04-27T21:31:15Z" w:author="Vinícius Russi" w:id="1">
                    <w:rPr>
                      <w:sz w:val="22"/>
                      <w:szCs w:val="22"/>
                    </w:rPr>
                  </w:rPrChange>
                </w:rPr>
                <w:t xml:space="preserve">3.1 LOCAL E PROCESSOS</w:t>
              </w:r>
            </w:sdtContent>
          </w:sdt>
        </w:p>
      </w:sdtContent>
    </w:sdt>
    <w:sdt>
      <w:sdtPr>
        <w:tag w:val="goog_rdk_1404"/>
      </w:sdtPr>
      <w:sdtContent>
        <w:p w:rsidRPr="00000000" w:rsidDel="00000000" w:rsidRDefault="00000000" w:rsidR="00000000" w:rsidP="00000000" w14:paraId="0000010C">
          <w:pPr>
            <w:ind w:left="0" w:firstLine="0"/>
            <w:rPr>
              <w:rPrChange w:date="2022-04-27T21:31:15Z" w:author="Vinícius Russi" w:id="1">
                <w:rPr>
                  <w:sz w:val="22"/>
                  <w:szCs w:val="22"/>
                </w:rPr>
              </w:rPrChange>
            </w:rPr>
          </w:pPr>
          <w:sdt>
            <w:sdtPr>
              <w:tag w:val="goog_rdk_1333"/>
            </w:sdtPr>
            <w:sdtContent>
              <w:r w:rsidRPr="00000000" w:rsidDel="00000000" w:rsidR="00000000">
                <w:rPr>
                  <w:rtl w:val="0"/>
                  <w:rPrChange w:date="2022-04-27T21:31:15Z" w:author="Vinícius Russi" w:id="1">
                    <w:rPr>
                      <w:sz w:val="22"/>
                      <w:szCs w:val="22"/>
                    </w:rPr>
                  </w:rPrChange>
                </w:rPr>
                <w:tab/>
                <w:t xml:space="preserve">O presente estudo foi realizado a partir de dados de manutenção mecânica realizados em equipamentos que atuam na etapa de colheita florestal de </w:t>
              </w:r>
            </w:sdtContent>
          </w:sdt>
          <w:sdt>
            <w:sdtPr>
              <w:tag w:val="goog_rdk_1334"/>
            </w:sdtPr>
            <w:sdtContent>
              <w:r w:rsidRPr="00000000" w:rsidDel="00000000" w:rsidR="00000000">
                <w:rPr>
                  <w:i w:val="1"/>
                  <w:rtl w:val="0"/>
                  <w:rPrChange w:date="2022-04-27T21:31:15Z" w:author="Vinícius Russi" w:id="1">
                    <w:rPr>
                      <w:i w:val="1"/>
                      <w:sz w:val="22"/>
                      <w:szCs w:val="22"/>
                    </w:rPr>
                  </w:rPrChange>
                </w:rPr>
                <w:t xml:space="preserve">Tectona grandis </w:t>
              </w:r>
            </w:sdtContent>
          </w:sdt>
          <w:sdt>
            <w:sdtPr>
              <w:tag w:val="goog_rdk_1335"/>
            </w:sdtPr>
            <w:sdtContent>
              <w:r w:rsidRPr="00000000" w:rsidDel="00000000" w:rsidR="00000000">
                <w:rPr>
                  <w:rtl w:val="0"/>
                  <w:rPrChange w:date="2022-04-27T21:31:15Z" w:author="Vinícius Russi" w:id="1">
                    <w:rPr>
                      <w:sz w:val="22"/>
                      <w:szCs w:val="22"/>
                    </w:rPr>
                  </w:rPrChange>
                </w:rPr>
                <w:t xml:space="preserve">L. F. (Teca) em três regiões do estado de Mato Grosso (Cáceres, Rosário Oeste e Tangará da Serra). A empresa dispõe de 42 equipamentos que atuam em três etapas no processo de colheita, sendo eles: </w:t>
              </w:r>
            </w:sdtContent>
          </w:sdt>
          <w:sdt>
            <w:sdtPr>
              <w:tag w:val="goog_rdk_1336"/>
            </w:sdtPr>
            <w:sdtContent>
              <w:del w:date="2022-04-26T12:34:38Z" w:author="Sérgio Henrique" w:id="157"/>
              <w:sdt>
                <w:sdtPr>
                  <w:tag w:val="goog_rdk_1337"/>
                </w:sdtPr>
                <w:sdtContent>
                  <w:del w:date="2022-04-26T12:34:38Z" w:author="Sérgio Henrique" w:id="157">
                    <w:r w:rsidRPr="00000000" w:rsidDel="00000000" w:rsidR="00000000">
                      <w:rPr>
                        <w:rtl w:val="0"/>
                        <w:rPrChange w:date="2022-04-27T21:31:15Z" w:author="Vinícius Russi" w:id="1">
                          <w:rPr>
                            <w:sz w:val="22"/>
                            <w:szCs w:val="22"/>
                          </w:rPr>
                        </w:rPrChange>
                      </w:rPr>
                      <w:delText xml:space="preserve">C</w:delText>
                    </w:r>
                  </w:del>
                </w:sdtContent>
              </w:sdt>
              <w:del w:date="2022-04-26T12:34:38Z" w:author="Sérgio Henrique" w:id="157"/>
            </w:sdtContent>
          </w:sdt>
          <w:sdt>
            <w:sdtPr>
              <w:tag w:val="goog_rdk_1338"/>
            </w:sdtPr>
            <w:sdtContent>
              <w:ins w:date="2022-04-26T12:34:38Z" w:author="Sérgio Henrique" w:id="157"/>
              <w:sdt>
                <w:sdtPr>
                  <w:tag w:val="goog_rdk_1339"/>
                </w:sdtPr>
                <w:sdtContent>
                  <w:ins w:date="2022-04-26T12:34:38Z" w:author="Sérgio Henrique" w:id="157">
                    <w:r w:rsidRPr="00000000" w:rsidDel="00000000" w:rsidR="00000000">
                      <w:rPr>
                        <w:rtl w:val="0"/>
                        <w:rPrChange w:date="2022-04-27T21:31:15Z" w:author="Vinícius Russi" w:id="1">
                          <w:rPr>
                            <w:sz w:val="22"/>
                            <w:szCs w:val="22"/>
                          </w:rPr>
                        </w:rPrChange>
                      </w:rPr>
                      <w:t xml:space="preserve">c</w:t>
                    </w:r>
                  </w:ins>
                </w:sdtContent>
              </w:sdt>
              <w:ins w:date="2022-04-26T12:34:38Z" w:author="Sérgio Henrique" w:id="157"/>
            </w:sdtContent>
          </w:sdt>
          <w:sdt>
            <w:sdtPr>
              <w:tag w:val="goog_rdk_1340"/>
            </w:sdtPr>
            <w:sdtContent>
              <w:r w:rsidRPr="00000000" w:rsidDel="00000000" w:rsidR="00000000">
                <w:rPr>
                  <w:rtl w:val="0"/>
                  <w:rPrChange w:date="2022-04-27T21:31:15Z" w:author="Vinícius Russi" w:id="1">
                    <w:rPr>
                      <w:sz w:val="22"/>
                      <w:szCs w:val="22"/>
                    </w:rPr>
                  </w:rPrChange>
                </w:rPr>
                <w:t xml:space="preserve">orte, </w:t>
              </w:r>
            </w:sdtContent>
          </w:sdt>
          <w:sdt>
            <w:sdtPr>
              <w:tag w:val="goog_rdk_1341"/>
            </w:sdtPr>
            <w:sdtContent>
              <w:del w:date="2022-04-26T12:34:40Z" w:author="Sérgio Henrique" w:id="158"/>
              <w:sdt>
                <w:sdtPr>
                  <w:tag w:val="goog_rdk_1342"/>
                </w:sdtPr>
                <w:sdtContent>
                  <w:del w:date="2022-04-26T12:34:40Z" w:author="Sérgio Henrique" w:id="158">
                    <w:r w:rsidRPr="00000000" w:rsidDel="00000000" w:rsidR="00000000">
                      <w:rPr>
                        <w:rtl w:val="0"/>
                        <w:rPrChange w:date="2022-04-27T21:31:15Z" w:author="Vinícius Russi" w:id="1">
                          <w:rPr>
                            <w:sz w:val="22"/>
                            <w:szCs w:val="22"/>
                          </w:rPr>
                        </w:rPrChange>
                      </w:rPr>
                      <w:delText xml:space="preserve">A</w:delText>
                    </w:r>
                  </w:del>
                </w:sdtContent>
              </w:sdt>
              <w:del w:date="2022-04-26T12:34:40Z" w:author="Sérgio Henrique" w:id="158"/>
            </w:sdtContent>
          </w:sdt>
          <w:sdt>
            <w:sdtPr>
              <w:tag w:val="goog_rdk_1343"/>
            </w:sdtPr>
            <w:sdtContent>
              <w:ins w:date="2022-04-26T12:34:40Z" w:author="Sérgio Henrique" w:id="158"/>
              <w:sdt>
                <w:sdtPr>
                  <w:tag w:val="goog_rdk_1344"/>
                </w:sdtPr>
                <w:sdtContent>
                  <w:ins w:date="2022-04-26T12:34:40Z" w:author="Sérgio Henrique" w:id="158">
                    <w:r w:rsidRPr="00000000" w:rsidDel="00000000" w:rsidR="00000000">
                      <w:rPr>
                        <w:rtl w:val="0"/>
                        <w:rPrChange w:date="2022-04-27T21:31:15Z" w:author="Vinícius Russi" w:id="1">
                          <w:rPr>
                            <w:sz w:val="22"/>
                            <w:szCs w:val="22"/>
                          </w:rPr>
                        </w:rPrChange>
                      </w:rPr>
                      <w:t xml:space="preserve">a</w:t>
                    </w:r>
                  </w:ins>
                </w:sdtContent>
              </w:sdt>
              <w:ins w:date="2022-04-26T12:34:40Z" w:author="Sérgio Henrique" w:id="158"/>
            </w:sdtContent>
          </w:sdt>
          <w:sdt>
            <w:sdtPr>
              <w:tag w:val="goog_rdk_1345"/>
            </w:sdtPr>
            <w:sdtContent>
              <w:r w:rsidRPr="00000000" w:rsidDel="00000000" w:rsidR="00000000">
                <w:rPr>
                  <w:rtl w:val="0"/>
                  <w:rPrChange w:date="2022-04-27T21:31:15Z" w:author="Vinícius Russi" w:id="1">
                    <w:rPr>
                      <w:sz w:val="22"/>
                      <w:szCs w:val="22"/>
                    </w:rPr>
                  </w:rPrChange>
                </w:rPr>
                <w:t xml:space="preserve">rraste, </w:t>
              </w:r>
            </w:sdtContent>
          </w:sdt>
          <w:sdt>
            <w:sdtPr>
              <w:tag w:val="goog_rdk_1346"/>
            </w:sdtPr>
            <w:sdtContent>
              <w:del w:date="2022-04-26T12:34:43Z" w:author="Sérgio Henrique" w:id="159"/>
              <w:sdt>
                <w:sdtPr>
                  <w:tag w:val="goog_rdk_1347"/>
                </w:sdtPr>
                <w:sdtContent>
                  <w:del w:date="2022-04-26T12:34:43Z" w:author="Sérgio Henrique" w:id="159">
                    <w:r w:rsidRPr="00000000" w:rsidDel="00000000" w:rsidR="00000000">
                      <w:rPr>
                        <w:rtl w:val="0"/>
                        <w:rPrChange w:date="2022-04-27T21:31:15Z" w:author="Vinícius Russi" w:id="1">
                          <w:rPr>
                            <w:sz w:val="22"/>
                            <w:szCs w:val="22"/>
                          </w:rPr>
                        </w:rPrChange>
                      </w:rPr>
                      <w:delText xml:space="preserve">B</w:delText>
                    </w:r>
                  </w:del>
                </w:sdtContent>
              </w:sdt>
              <w:del w:date="2022-04-26T12:34:43Z" w:author="Sérgio Henrique" w:id="159"/>
            </w:sdtContent>
          </w:sdt>
          <w:sdt>
            <w:sdtPr>
              <w:tag w:val="goog_rdk_1348"/>
            </w:sdtPr>
            <w:sdtContent>
              <w:ins w:date="2022-04-26T12:34:43Z" w:author="Sérgio Henrique" w:id="159"/>
              <w:sdt>
                <w:sdtPr>
                  <w:tag w:val="goog_rdk_1349"/>
                </w:sdtPr>
                <w:sdtContent>
                  <w:ins w:date="2022-04-26T12:34:43Z" w:author="Sérgio Henrique" w:id="159">
                    <w:r w:rsidRPr="00000000" w:rsidDel="00000000" w:rsidR="00000000">
                      <w:rPr>
                        <w:rtl w:val="0"/>
                        <w:rPrChange w:date="2022-04-27T21:31:15Z" w:author="Vinícius Russi" w:id="1">
                          <w:rPr>
                            <w:sz w:val="22"/>
                            <w:szCs w:val="22"/>
                          </w:rPr>
                        </w:rPrChange>
                      </w:rPr>
                      <w:t xml:space="preserve">b</w:t>
                    </w:r>
                  </w:ins>
                </w:sdtContent>
              </w:sdt>
              <w:ins w:date="2022-04-26T12:34:43Z" w:author="Sérgio Henrique" w:id="159"/>
            </w:sdtContent>
          </w:sdt>
          <w:sdt>
            <w:sdtPr>
              <w:tag w:val="goog_rdk_1350"/>
            </w:sdtPr>
            <w:sdtContent>
              <w:r w:rsidRPr="00000000" w:rsidDel="00000000" w:rsidR="00000000">
                <w:rPr>
                  <w:rtl w:val="0"/>
                  <w:rPrChange w:date="2022-04-27T21:31:15Z" w:author="Vinícius Russi" w:id="1">
                    <w:rPr>
                      <w:sz w:val="22"/>
                      <w:szCs w:val="22"/>
                    </w:rPr>
                  </w:rPrChange>
                </w:rPr>
                <w:t xml:space="preserve">aldeio e </w:t>
              </w:r>
            </w:sdtContent>
          </w:sdt>
          <w:sdt>
            <w:sdtPr>
              <w:tag w:val="goog_rdk_1351"/>
            </w:sdtPr>
            <w:sdtContent>
              <w:del w:date="2022-04-26T12:34:51Z" w:author="Sérgio Henrique" w:id="160"/>
              <w:sdt>
                <w:sdtPr>
                  <w:tag w:val="goog_rdk_1352"/>
                </w:sdtPr>
                <w:sdtContent>
                  <w:del w:date="2022-04-26T12:34:51Z" w:author="Sérgio Henrique" w:id="160">
                    <w:r w:rsidRPr="00000000" w:rsidDel="00000000" w:rsidR="00000000">
                      <w:rPr>
                        <w:rtl w:val="0"/>
                        <w:rPrChange w:date="2022-04-27T21:31:15Z" w:author="Vinícius Russi" w:id="1">
                          <w:rPr>
                            <w:sz w:val="22"/>
                            <w:szCs w:val="22"/>
                          </w:rPr>
                        </w:rPrChange>
                      </w:rPr>
                      <w:delText xml:space="preserve">C</w:delText>
                    </w:r>
                  </w:del>
                </w:sdtContent>
              </w:sdt>
              <w:del w:date="2022-04-26T12:34:51Z" w:author="Sérgio Henrique" w:id="160"/>
            </w:sdtContent>
          </w:sdt>
          <w:sdt>
            <w:sdtPr>
              <w:tag w:val="goog_rdk_1353"/>
            </w:sdtPr>
            <w:sdtContent>
              <w:ins w:date="2022-04-26T12:34:51Z" w:author="Sérgio Henrique" w:id="160"/>
              <w:sdt>
                <w:sdtPr>
                  <w:tag w:val="goog_rdk_1354"/>
                </w:sdtPr>
                <w:sdtContent>
                  <w:ins w:date="2022-04-26T12:34:51Z" w:author="Sérgio Henrique" w:id="160">
                    <w:r w:rsidRPr="00000000" w:rsidDel="00000000" w:rsidR="00000000">
                      <w:rPr>
                        <w:rtl w:val="0"/>
                        <w:rPrChange w:date="2022-04-27T21:31:15Z" w:author="Vinícius Russi" w:id="1">
                          <w:rPr>
                            <w:sz w:val="22"/>
                            <w:szCs w:val="22"/>
                          </w:rPr>
                        </w:rPrChange>
                      </w:rPr>
                      <w:t xml:space="preserve">c</w:t>
                    </w:r>
                  </w:ins>
                </w:sdtContent>
              </w:sdt>
              <w:ins w:date="2022-04-26T12:34:51Z" w:author="Sérgio Henrique" w:id="160"/>
            </w:sdtContent>
          </w:sdt>
          <w:sdt>
            <w:sdtPr>
              <w:tag w:val="goog_rdk_1355"/>
            </w:sdtPr>
            <w:sdtContent>
              <w:r w:rsidRPr="00000000" w:rsidDel="00000000" w:rsidR="00000000">
                <w:rPr>
                  <w:rtl w:val="0"/>
                  <w:rPrChange w:date="2022-04-27T21:31:15Z" w:author="Vinícius Russi" w:id="1">
                    <w:rPr>
                      <w:sz w:val="22"/>
                      <w:szCs w:val="22"/>
                    </w:rPr>
                  </w:rPrChange>
                </w:rPr>
                <w:t xml:space="preserve">arga. </w:t>
              </w:r>
            </w:sdtContent>
          </w:sdt>
          <w:sdt>
            <w:sdtPr>
              <w:tag w:val="goog_rdk_1356"/>
            </w:sdtPr>
            <w:sdtContent>
              <w:del w:date="2022-04-26T12:34:04Z" w:author="Sérgio Henrique" w:id="161"/>
              <w:sdt>
                <w:sdtPr>
                  <w:tag w:val="goog_rdk_1357"/>
                </w:sdtPr>
                <w:sdtContent>
                  <w:del w:date="2022-04-26T12:34:04Z" w:author="Sérgio Henrique" w:id="161">
                    <w:r w:rsidRPr="00000000" w:rsidDel="00000000" w:rsidR="00000000">
                      <w:rPr>
                        <w:rtl w:val="0"/>
                        <w:rPrChange w:date="2022-04-27T21:31:15Z" w:author="Vinícius Russi" w:id="1">
                          <w:rPr>
                            <w:sz w:val="22"/>
                            <w:szCs w:val="22"/>
                          </w:rPr>
                        </w:rPrChange>
                      </w:rPr>
                      <w:delText xml:space="preserve">Onde, a</w:delText>
                    </w:r>
                  </w:del>
                </w:sdtContent>
              </w:sdt>
              <w:del w:date="2022-04-26T12:34:04Z" w:author="Sérgio Henrique" w:id="161"/>
            </w:sdtContent>
          </w:sdt>
          <w:sdt>
            <w:sdtPr>
              <w:tag w:val="goog_rdk_1358"/>
            </w:sdtPr>
            <w:sdtContent>
              <w:ins w:date="2022-04-26T12:34:04Z" w:author="Sérgio Henrique" w:id="161"/>
              <w:sdt>
                <w:sdtPr>
                  <w:tag w:val="goog_rdk_1359"/>
                </w:sdtPr>
                <w:sdtContent>
                  <w:ins w:date="2022-04-26T12:34:04Z" w:author="Sérgio Henrique" w:id="161">
                    <w:r w:rsidRPr="00000000" w:rsidDel="00000000" w:rsidR="00000000">
                      <w:rPr>
                        <w:rtl w:val="0"/>
                        <w:rPrChange w:date="2022-04-27T21:31:15Z" w:author="Vinícius Russi" w:id="1">
                          <w:rPr>
                            <w:sz w:val="22"/>
                            <w:szCs w:val="22"/>
                          </w:rPr>
                        </w:rPrChange>
                      </w:rPr>
                      <w:t xml:space="preserve">A</w:t>
                    </w:r>
                  </w:ins>
                </w:sdtContent>
              </w:sdt>
              <w:ins w:date="2022-04-26T12:34:04Z" w:author="Sérgio Henrique" w:id="161"/>
            </w:sdtContent>
          </w:sdt>
          <w:sdt>
            <w:sdtPr>
              <w:tag w:val="goog_rdk_1360"/>
            </w:sdtPr>
            <w:sdtContent>
              <w:r w:rsidRPr="00000000" w:rsidDel="00000000" w:rsidR="00000000">
                <w:rPr>
                  <w:rtl w:val="0"/>
                  <w:rPrChange w:date="2022-04-27T21:31:15Z" w:author="Vinícius Russi" w:id="1">
                    <w:rPr>
                      <w:sz w:val="22"/>
                      <w:szCs w:val="22"/>
                    </w:rPr>
                  </w:rPrChange>
                </w:rPr>
                <w:t xml:space="preserve"> etapa de corte consiste na efetiva derrubada de árvores com equipamentos florestais</w:t>
              </w:r>
            </w:sdtContent>
          </w:sdt>
          <w:sdt>
            <w:sdtPr>
              <w:tag w:val="goog_rdk_1361"/>
            </w:sdtPr>
            <w:sdtContent>
              <w:ins w:date="2022-04-26T12:34:17Z" w:author="Sérgio Henrique" w:id="162"/>
              <w:sdt>
                <w:sdtPr>
                  <w:tag w:val="goog_rdk_1362"/>
                </w:sdtPr>
                <w:sdtContent>
                  <w:ins w:date="2022-04-26T12:34:17Z" w:author="Sérgio Henrique" w:id="162">
                    <w:r w:rsidRPr="00000000" w:rsidDel="00000000" w:rsidR="00000000">
                      <w:rPr>
                        <w:rtl w:val="0"/>
                        <w:rPrChange w:date="2022-04-27T21:31:15Z" w:author="Vinícius Russi" w:id="1">
                          <w:rPr>
                            <w:sz w:val="22"/>
                            <w:szCs w:val="22"/>
                          </w:rPr>
                        </w:rPrChange>
                      </w:rPr>
                      <w:t xml:space="preserve">,</w:t>
                    </w:r>
                  </w:ins>
                </w:sdtContent>
              </w:sdt>
              <w:ins w:date="2022-04-26T12:34:17Z" w:author="Sérgio Henrique" w:id="162"/>
            </w:sdtContent>
          </w:sdt>
          <w:sdt>
            <w:sdtPr>
              <w:tag w:val="goog_rdk_1363"/>
            </w:sdtPr>
            <w:sdtContent>
              <w:r w:rsidRPr="00000000" w:rsidDel="00000000" w:rsidR="00000000">
                <w:rPr>
                  <w:rtl w:val="0"/>
                  <w:rPrChange w:date="2022-04-27T21:31:15Z" w:author="Vinícius Russi" w:id="1">
                    <w:rPr>
                      <w:sz w:val="22"/>
                      <w:szCs w:val="22"/>
                    </w:rPr>
                  </w:rPrChange>
                </w:rPr>
                <w:t xml:space="preserve"> como </w:t>
              </w:r>
            </w:sdtContent>
          </w:sdt>
          <w:sdt>
            <w:sdtPr>
              <w:tag w:val="goog_rdk_1364"/>
            </w:sdtPr>
            <w:sdtContent>
              <w:r w:rsidRPr="00000000" w:rsidDel="00000000" w:rsidR="00000000">
                <w:rPr>
                  <w:rtl w:val="0"/>
                  <w:rPrChange w:date="2022-04-27T21:31:15Z" w:author="Vinícius Russi" w:id="1">
                    <w:rPr>
                      <w:sz w:val="22"/>
                      <w:szCs w:val="22"/>
                    </w:rPr>
                  </w:rPrChange>
                </w:rPr>
                <w:t xml:space="preserve">Harvesters</w:t>
              </w:r>
            </w:sdtContent>
          </w:sdt>
          <w:sdt>
            <w:sdtPr>
              <w:tag w:val="goog_rdk_1365"/>
            </w:sdtPr>
            <w:sdtContent>
              <w:r w:rsidRPr="00000000" w:rsidDel="00000000" w:rsidR="00000000">
                <w:rPr>
                  <w:rtl w:val="0"/>
                  <w:rPrChange w:date="2022-04-27T21:31:15Z" w:author="Vinícius Russi" w:id="1">
                    <w:rPr>
                      <w:sz w:val="22"/>
                      <w:szCs w:val="22"/>
                    </w:rPr>
                  </w:rPrChange>
                </w:rPr>
                <w:t xml:space="preserve"> ou </w:t>
              </w:r>
            </w:sdtContent>
          </w:sdt>
          <w:sdt>
            <w:sdtPr>
              <w:tag w:val="goog_rdk_1366"/>
            </w:sdtPr>
            <w:sdtContent>
              <w:r w:rsidRPr="00000000" w:rsidDel="00000000" w:rsidR="00000000">
                <w:rPr>
                  <w:rtl w:val="0"/>
                  <w:rPrChange w:date="2022-04-27T21:31:15Z" w:author="Vinícius Russi" w:id="1">
                    <w:rPr>
                      <w:sz w:val="22"/>
                      <w:szCs w:val="22"/>
                    </w:rPr>
                  </w:rPrChange>
                </w:rPr>
                <w:t xml:space="preserve">Feller Bunchers</w:t>
              </w:r>
            </w:sdtContent>
          </w:sdt>
          <w:sdt>
            <w:sdtPr>
              <w:tag w:val="goog_rdk_1367"/>
            </w:sdtPr>
            <w:sdtContent>
              <w:r w:rsidRPr="00000000" w:rsidDel="00000000" w:rsidR="00000000">
                <w:rPr>
                  <w:rtl w:val="0"/>
                  <w:rPrChange w:date="2022-04-27T21:31:15Z" w:author="Vinícius Russi" w:id="1">
                    <w:rPr>
                      <w:sz w:val="22"/>
                      <w:szCs w:val="22"/>
                    </w:rPr>
                  </w:rPrChange>
                </w:rPr>
                <w:t xml:space="preserve">. A etapa de </w:t>
              </w:r>
            </w:sdtContent>
          </w:sdt>
          <w:sdt>
            <w:sdtPr>
              <w:tag w:val="goog_rdk_1368"/>
            </w:sdtPr>
            <w:sdtContent>
              <w:del w:date="2022-04-26T12:34:31Z" w:author="Sérgio Henrique" w:id="163"/>
              <w:sdt>
                <w:sdtPr>
                  <w:tag w:val="goog_rdk_1369"/>
                </w:sdtPr>
                <w:sdtContent>
                  <w:del w:date="2022-04-26T12:34:31Z" w:author="Sérgio Henrique" w:id="163">
                    <w:r w:rsidRPr="00000000" w:rsidDel="00000000" w:rsidR="00000000">
                      <w:rPr>
                        <w:rtl w:val="0"/>
                        <w:rPrChange w:date="2022-04-27T21:31:15Z" w:author="Vinícius Russi" w:id="1">
                          <w:rPr>
                            <w:sz w:val="22"/>
                            <w:szCs w:val="22"/>
                          </w:rPr>
                        </w:rPrChange>
                      </w:rPr>
                      <w:delText xml:space="preserve">A</w:delText>
                    </w:r>
                  </w:del>
                </w:sdtContent>
              </w:sdt>
              <w:del w:date="2022-04-26T12:34:31Z" w:author="Sérgio Henrique" w:id="163"/>
            </w:sdtContent>
          </w:sdt>
          <w:sdt>
            <w:sdtPr>
              <w:tag w:val="goog_rdk_1370"/>
            </w:sdtPr>
            <w:sdtContent>
              <w:ins w:date="2022-04-26T12:34:31Z" w:author="Sérgio Henrique" w:id="163"/>
              <w:sdt>
                <w:sdtPr>
                  <w:tag w:val="goog_rdk_1371"/>
                </w:sdtPr>
                <w:sdtContent>
                  <w:ins w:date="2022-04-26T12:34:31Z" w:author="Sérgio Henrique" w:id="163">
                    <w:r w:rsidRPr="00000000" w:rsidDel="00000000" w:rsidR="00000000">
                      <w:rPr>
                        <w:rtl w:val="0"/>
                        <w:rPrChange w:date="2022-04-27T21:31:15Z" w:author="Vinícius Russi" w:id="1">
                          <w:rPr>
                            <w:sz w:val="22"/>
                            <w:szCs w:val="22"/>
                          </w:rPr>
                        </w:rPrChange>
                      </w:rPr>
                      <w:t xml:space="preserve">a</w:t>
                    </w:r>
                  </w:ins>
                </w:sdtContent>
              </w:sdt>
              <w:ins w:date="2022-04-26T12:34:31Z" w:author="Sérgio Henrique" w:id="163"/>
            </w:sdtContent>
          </w:sdt>
          <w:sdt>
            <w:sdtPr>
              <w:tag w:val="goog_rdk_1372"/>
            </w:sdtPr>
            <w:sdtContent>
              <w:r w:rsidRPr="00000000" w:rsidDel="00000000" w:rsidR="00000000">
                <w:rPr>
                  <w:rtl w:val="0"/>
                  <w:rPrChange w:date="2022-04-27T21:31:15Z" w:author="Vinícius Russi" w:id="1">
                    <w:rPr>
                      <w:sz w:val="22"/>
                      <w:szCs w:val="22"/>
                    </w:rPr>
                  </w:rPrChange>
                </w:rPr>
                <w:t xml:space="preserve">rraste </w:t>
              </w:r>
            </w:sdtContent>
          </w:sdt>
          <w:sdt>
            <w:sdtPr>
              <w:tag w:val="goog_rdk_1373"/>
            </w:sdtPr>
            <w:sdtContent>
              <w:del w:date="2022-04-26T12:35:12Z" w:author="Sérgio Henrique" w:id="164"/>
              <w:sdt>
                <w:sdtPr>
                  <w:tag w:val="goog_rdk_1374"/>
                </w:sdtPr>
                <w:sdtContent>
                  <w:del w:date="2022-04-26T12:35:12Z" w:author="Sérgio Henrique" w:id="164">
                    <w:r w:rsidRPr="00000000" w:rsidDel="00000000" w:rsidR="00000000">
                      <w:rPr>
                        <w:rtl w:val="0"/>
                        <w:rPrChange w:date="2022-04-27T21:31:15Z" w:author="Vinícius Russi" w:id="1">
                          <w:rPr>
                            <w:sz w:val="22"/>
                            <w:szCs w:val="22"/>
                          </w:rPr>
                        </w:rPrChange>
                      </w:rPr>
                      <w:delText xml:space="preserve">que </w:delText>
                    </w:r>
                  </w:del>
                </w:sdtContent>
              </w:sdt>
              <w:del w:date="2022-04-26T12:35:12Z" w:author="Sérgio Henrique" w:id="164"/>
            </w:sdtContent>
          </w:sdt>
          <w:sdt>
            <w:sdtPr>
              <w:tag w:val="goog_rdk_1375"/>
            </w:sdtPr>
            <w:sdtContent>
              <w:r w:rsidRPr="00000000" w:rsidDel="00000000" w:rsidR="00000000">
                <w:rPr>
                  <w:rtl w:val="0"/>
                  <w:rPrChange w:date="2022-04-27T21:31:15Z" w:author="Vinícius Russi" w:id="1">
                    <w:rPr>
                      <w:sz w:val="22"/>
                      <w:szCs w:val="22"/>
                    </w:rPr>
                  </w:rPrChange>
                </w:rPr>
                <w:t xml:space="preserve">consiste </w:t>
              </w:r>
            </w:sdtContent>
          </w:sdt>
          <w:sdt>
            <w:sdtPr>
              <w:tag w:val="goog_rdk_1376"/>
            </w:sdtPr>
            <w:sdtContent>
              <w:del w:date="2022-04-26T12:35:14Z" w:author="Sérgio Henrique" w:id="165"/>
              <w:sdt>
                <w:sdtPr>
                  <w:tag w:val="goog_rdk_1377"/>
                </w:sdtPr>
                <w:sdtContent>
                  <w:del w:date="2022-04-26T12:35:14Z" w:author="Sérgio Henrique" w:id="165">
                    <w:r w:rsidRPr="00000000" w:rsidDel="00000000" w:rsidR="00000000">
                      <w:rPr>
                        <w:rtl w:val="0"/>
                        <w:rPrChange w:date="2022-04-27T21:31:15Z" w:author="Vinícius Russi" w:id="1">
                          <w:rPr>
                            <w:sz w:val="22"/>
                            <w:szCs w:val="22"/>
                          </w:rPr>
                        </w:rPrChange>
                      </w:rPr>
                      <w:delText xml:space="preserve">d</w:delText>
                    </w:r>
                  </w:del>
                </w:sdtContent>
              </w:sdt>
              <w:del w:date="2022-04-26T12:35:14Z" w:author="Sérgio Henrique" w:id="165"/>
            </w:sdtContent>
          </w:sdt>
          <w:sdt>
            <w:sdtPr>
              <w:tag w:val="goog_rdk_1378"/>
            </w:sdtPr>
            <w:sdtContent>
              <w:ins w:date="2022-04-26T12:35:14Z" w:author="Sérgio Henrique" w:id="165"/>
              <w:sdt>
                <w:sdtPr>
                  <w:tag w:val="goog_rdk_1379"/>
                </w:sdtPr>
                <w:sdtContent>
                  <w:ins w:date="2022-04-26T12:35:14Z" w:author="Sérgio Henrique" w:id="165">
                    <w:r w:rsidRPr="00000000" w:rsidDel="00000000" w:rsidR="00000000">
                      <w:rPr>
                        <w:rtl w:val="0"/>
                        <w:rPrChange w:date="2022-04-27T21:31:15Z" w:author="Vinícius Russi" w:id="1">
                          <w:rPr>
                            <w:sz w:val="22"/>
                            <w:szCs w:val="22"/>
                          </w:rPr>
                        </w:rPrChange>
                      </w:rPr>
                      <w:t xml:space="preserve">n</w:t>
                    </w:r>
                  </w:ins>
                </w:sdtContent>
              </w:sdt>
              <w:ins w:date="2022-04-26T12:35:14Z" w:author="Sérgio Henrique" w:id="165"/>
            </w:sdtContent>
          </w:sdt>
          <w:sdt>
            <w:sdtPr>
              <w:tag w:val="goog_rdk_1380"/>
            </w:sdtPr>
            <w:sdtContent>
              <w:r w:rsidRPr="00000000" w:rsidDel="00000000" w:rsidR="00000000">
                <w:rPr>
                  <w:rtl w:val="0"/>
                  <w:rPrChange w:date="2022-04-27T21:31:15Z" w:author="Vinícius Russi" w:id="1">
                    <w:rPr>
                      <w:sz w:val="22"/>
                      <w:szCs w:val="22"/>
                    </w:rPr>
                  </w:rPrChange>
                </w:rPr>
                <w:t xml:space="preserve">a locomoção das árvores do local de queda até as linhas de operação em campo, sendo realizada por garras florestais acopladas em tratores agrícolas de 100 a 150 CV. O baldeio é realizado após o processamento das árvores em toras nas linhas de operação, </w:t>
              </w:r>
            </w:sdtContent>
          </w:sdt>
          <w:sdt>
            <w:sdtPr>
              <w:tag w:val="goog_rdk_1381"/>
            </w:sdtPr>
            <w:sdtContent>
              <w:del w:date="2022-04-26T12:35:47Z" w:author="Sérgio Henrique" w:id="166"/>
              <w:sdt>
                <w:sdtPr>
                  <w:tag w:val="goog_rdk_1382"/>
                </w:sdtPr>
                <w:sdtContent>
                  <w:del w:date="2022-04-26T12:35:47Z" w:author="Sérgio Henrique" w:id="166">
                    <w:r w:rsidRPr="00000000" w:rsidDel="00000000" w:rsidR="00000000">
                      <w:rPr>
                        <w:rtl w:val="0"/>
                        <w:rPrChange w:date="2022-04-27T21:31:15Z" w:author="Vinícius Russi" w:id="1">
                          <w:rPr>
                            <w:sz w:val="22"/>
                            <w:szCs w:val="22"/>
                          </w:rPr>
                        </w:rPrChange>
                      </w:rPr>
                      <w:delText xml:space="preserve">essa </w:delText>
                    </w:r>
                  </w:del>
                </w:sdtContent>
              </w:sdt>
              <w:del w:date="2022-04-26T12:35:47Z" w:author="Sérgio Henrique" w:id="166"/>
            </w:sdtContent>
          </w:sdt>
          <w:sdt>
            <w:sdtPr>
              <w:tag w:val="goog_rdk_1383"/>
            </w:sdtPr>
            <w:sdtContent>
              <w:r w:rsidRPr="00000000" w:rsidDel="00000000" w:rsidR="00000000">
                <w:rPr>
                  <w:rtl w:val="0"/>
                  <w:rPrChange w:date="2022-04-27T21:31:15Z" w:author="Vinícius Russi" w:id="1">
                    <w:rPr>
                      <w:sz w:val="22"/>
                      <w:szCs w:val="22"/>
                    </w:rPr>
                  </w:rPrChange>
                </w:rPr>
                <w:t xml:space="preserve">atividade</w:t>
              </w:r>
            </w:sdtContent>
          </w:sdt>
          <w:sdt>
            <w:sdtPr>
              <w:tag w:val="goog_rdk_1384"/>
            </w:sdtPr>
            <w:sdtContent>
              <w:ins w:date="2022-04-26T12:35:50Z" w:author="Sérgio Henrique" w:id="167"/>
              <w:sdt>
                <w:sdtPr>
                  <w:tag w:val="goog_rdk_1385"/>
                </w:sdtPr>
                <w:sdtContent>
                  <w:ins w:date="2022-04-26T12:35:50Z" w:author="Sérgio Henrique" w:id="167">
                    <w:r w:rsidRPr="00000000" w:rsidDel="00000000" w:rsidR="00000000">
                      <w:rPr>
                        <w:rtl w:val="0"/>
                        <w:rPrChange w:date="2022-04-27T21:31:15Z" w:author="Vinícius Russi" w:id="1">
                          <w:rPr>
                            <w:sz w:val="22"/>
                            <w:szCs w:val="22"/>
                          </w:rPr>
                        </w:rPrChange>
                      </w:rPr>
                      <w:t xml:space="preserve"> que</w:t>
                    </w:r>
                  </w:ins>
                </w:sdtContent>
              </w:sdt>
              <w:ins w:date="2022-04-26T12:35:50Z" w:author="Sérgio Henrique" w:id="167"/>
            </w:sdtContent>
          </w:sdt>
          <w:sdt>
            <w:sdtPr>
              <w:tag w:val="goog_rdk_1386"/>
            </w:sdtPr>
            <w:sdtContent>
              <w:r w:rsidRPr="00000000" w:rsidDel="00000000" w:rsidR="00000000">
                <w:rPr>
                  <w:rtl w:val="0"/>
                  <w:rPrChange w:date="2022-04-27T21:31:15Z" w:author="Vinícius Russi" w:id="1">
                    <w:rPr>
                      <w:sz w:val="22"/>
                      <w:szCs w:val="22"/>
                    </w:rPr>
                  </w:rPrChange>
                </w:rPr>
                <w:t xml:space="preserve"> locomove e empilha as toras nos carreadores das fazendas, </w:t>
              </w:r>
            </w:sdtContent>
          </w:sdt>
          <w:sdt>
            <w:sdtPr>
              <w:tag w:val="goog_rdk_1387"/>
            </w:sdtPr>
            <w:sdtContent>
              <w:del w:date="2022-04-26T12:36:33Z" w:author="Sérgio Henrique" w:id="168"/>
              <w:sdt>
                <w:sdtPr>
                  <w:tag w:val="goog_rdk_1388"/>
                </w:sdtPr>
                <w:sdtContent>
                  <w:del w:date="2022-04-26T12:36:33Z" w:author="Sérgio Henrique" w:id="168">
                    <w:r w:rsidRPr="00000000" w:rsidDel="00000000" w:rsidR="00000000">
                      <w:rPr>
                        <w:rtl w:val="0"/>
                        <w:rPrChange w:date="2022-04-27T21:31:15Z" w:author="Vinícius Russi" w:id="1">
                          <w:rPr>
                            <w:sz w:val="22"/>
                            <w:szCs w:val="22"/>
                          </w:rPr>
                        </w:rPrChange>
                      </w:rPr>
                      <w:delText xml:space="preserve">esse </w:delText>
                    </w:r>
                  </w:del>
                </w:sdtContent>
              </w:sdt>
              <w:del w:date="2022-04-26T12:36:33Z" w:author="Sérgio Henrique" w:id="168"/>
            </w:sdtContent>
          </w:sdt>
          <w:sdt>
            <w:sdtPr>
              <w:tag w:val="goog_rdk_1389"/>
            </w:sdtPr>
            <w:sdtContent>
              <w:r w:rsidRPr="00000000" w:rsidDel="00000000" w:rsidR="00000000">
                <w:rPr>
                  <w:rtl w:val="0"/>
                  <w:rPrChange w:date="2022-04-27T21:31:15Z" w:author="Vinícius Russi" w:id="1">
                    <w:rPr>
                      <w:sz w:val="22"/>
                      <w:szCs w:val="22"/>
                    </w:rPr>
                  </w:rPrChange>
                </w:rPr>
                <w:t xml:space="preserve">processo </w:t>
              </w:r>
            </w:sdtContent>
          </w:sdt>
          <w:sdt>
            <w:sdtPr>
              <w:tag w:val="goog_rdk_1390"/>
            </w:sdtPr>
            <w:sdtContent>
              <w:del w:date="2022-04-26T12:36:41Z" w:author="Sérgio Henrique" w:id="169"/>
              <w:sdt>
                <w:sdtPr>
                  <w:tag w:val="goog_rdk_1391"/>
                </w:sdtPr>
                <w:sdtContent>
                  <w:del w:date="2022-04-26T12:36:41Z" w:author="Sérgio Henrique" w:id="169">
                    <w:r w:rsidRPr="00000000" w:rsidDel="00000000" w:rsidR="00000000">
                      <w:rPr>
                        <w:rtl w:val="0"/>
                        <w:rPrChange w:date="2022-04-27T21:31:15Z" w:author="Vinícius Russi" w:id="1">
                          <w:rPr>
                            <w:sz w:val="22"/>
                            <w:szCs w:val="22"/>
                          </w:rPr>
                        </w:rPrChange>
                      </w:rPr>
                      <w:delText xml:space="preserve">é </w:delText>
                    </w:r>
                  </w:del>
                </w:sdtContent>
              </w:sdt>
              <w:del w:date="2022-04-26T12:36:41Z" w:author="Sérgio Henrique" w:id="169"/>
            </w:sdtContent>
          </w:sdt>
          <w:sdt>
            <w:sdtPr>
              <w:tag w:val="goog_rdk_1392"/>
            </w:sdtPr>
            <w:sdtContent>
              <w:r w:rsidRPr="00000000" w:rsidDel="00000000" w:rsidR="00000000">
                <w:rPr>
                  <w:rtl w:val="0"/>
                  <w:rPrChange w:date="2022-04-27T21:31:15Z" w:author="Vinícius Russi" w:id="1">
                    <w:rPr>
                      <w:sz w:val="22"/>
                      <w:szCs w:val="22"/>
                    </w:rPr>
                  </w:rPrChange>
                </w:rPr>
                <w:t xml:space="preserve">realizado por carretas agrícolas auto</w:t>
              </w:r>
            </w:sdtContent>
          </w:sdt>
          <w:sdt>
            <w:sdtPr>
              <w:tag w:val="goog_rdk_1393"/>
            </w:sdtPr>
            <w:sdtContent>
              <w:del w:date="2022-04-26T12:37:44Z" w:author="Sérgio Henrique" w:id="170"/>
              <w:sdt>
                <w:sdtPr>
                  <w:tag w:val="goog_rdk_1394"/>
                </w:sdtPr>
                <w:sdtContent>
                  <w:del w:date="2022-04-26T12:37:44Z" w:author="Sérgio Henrique" w:id="170">
                    <w:r w:rsidRPr="00000000" w:rsidDel="00000000" w:rsidR="00000000">
                      <w:rPr>
                        <w:rtl w:val="0"/>
                        <w:rPrChange w:date="2022-04-27T21:31:15Z" w:author="Vinícius Russi" w:id="1">
                          <w:rPr>
                            <w:sz w:val="22"/>
                            <w:szCs w:val="22"/>
                          </w:rPr>
                        </w:rPrChange>
                      </w:rPr>
                      <w:delText xml:space="preserve"> </w:delText>
                    </w:r>
                  </w:del>
                </w:sdtContent>
              </w:sdt>
              <w:del w:date="2022-04-26T12:37:44Z" w:author="Sérgio Henrique" w:id="170"/>
            </w:sdtContent>
          </w:sdt>
          <w:sdt>
            <w:sdtPr>
              <w:tag w:val="goog_rdk_1395"/>
            </w:sdtPr>
            <w:sdtContent>
              <w:r w:rsidRPr="00000000" w:rsidDel="00000000" w:rsidR="00000000">
                <w:rPr>
                  <w:rtl w:val="0"/>
                  <w:rPrChange w:date="2022-04-27T21:31:15Z" w:author="Vinícius Russi" w:id="1">
                    <w:rPr>
                      <w:sz w:val="22"/>
                      <w:szCs w:val="22"/>
                    </w:rPr>
                  </w:rPrChange>
                </w:rPr>
                <w:t xml:space="preserve">carregáveis acopladas a tratores agrícolas de 100 a 150 CV. A carga</w:t>
              </w:r>
            </w:sdtContent>
          </w:sdt>
          <w:sdt>
            <w:sdtPr>
              <w:tag w:val="goog_rdk_1396"/>
            </w:sdtPr>
            <w:sdtContent>
              <w:ins w:date="2022-04-26T12:37:54Z" w:author="Sérgio Henrique" w:id="171"/>
              <w:sdt>
                <w:sdtPr>
                  <w:tag w:val="goog_rdk_1397"/>
                </w:sdtPr>
                <w:sdtContent>
                  <w:ins w:date="2022-04-26T12:37:54Z" w:author="Sérgio Henrique" w:id="171">
                    <w:r w:rsidRPr="00000000" w:rsidDel="00000000" w:rsidR="00000000">
                      <w:rPr>
                        <w:rtl w:val="0"/>
                        <w:rPrChange w:date="2022-04-27T21:31:15Z" w:author="Vinícius Russi" w:id="1">
                          <w:rPr>
                            <w:sz w:val="22"/>
                            <w:szCs w:val="22"/>
                          </w:rPr>
                        </w:rPrChange>
                      </w:rPr>
                      <w:t xml:space="preserve">,</w:t>
                    </w:r>
                  </w:ins>
                </w:sdtContent>
              </w:sdt>
              <w:ins w:date="2022-04-26T12:37:54Z" w:author="Sérgio Henrique" w:id="171"/>
            </w:sdtContent>
          </w:sdt>
          <w:sdt>
            <w:sdtPr>
              <w:tag w:val="goog_rdk_1398"/>
            </w:sdtPr>
            <w:sdtContent>
              <w:r w:rsidRPr="00000000" w:rsidDel="00000000" w:rsidR="00000000">
                <w:rPr>
                  <w:rtl w:val="0"/>
                  <w:rPrChange w:date="2022-04-27T21:31:15Z" w:author="Vinícius Russi" w:id="1">
                    <w:rPr>
                      <w:sz w:val="22"/>
                      <w:szCs w:val="22"/>
                    </w:rPr>
                  </w:rPrChange>
                </w:rPr>
                <w:t xml:space="preserve"> que é o processo final de colheita, </w:t>
              </w:r>
            </w:sdtContent>
          </w:sdt>
          <w:sdt>
            <w:sdtPr>
              <w:tag w:val="goog_rdk_1399"/>
            </w:sdtPr>
            <w:sdtContent>
              <w:del w:date="2022-04-26T12:37:58Z" w:author="Sérgio Henrique" w:id="172"/>
              <w:sdt>
                <w:sdtPr>
                  <w:tag w:val="goog_rdk_1400"/>
                </w:sdtPr>
                <w:sdtContent>
                  <w:del w:date="2022-04-26T12:37:58Z" w:author="Sérgio Henrique" w:id="172">
                    <w:r w:rsidRPr="00000000" w:rsidDel="00000000" w:rsidR="00000000">
                      <w:rPr>
                        <w:rtl w:val="0"/>
                        <w:rPrChange w:date="2022-04-27T21:31:15Z" w:author="Vinícius Russi" w:id="1">
                          <w:rPr>
                            <w:sz w:val="22"/>
                            <w:szCs w:val="22"/>
                          </w:rPr>
                        </w:rPrChange>
                      </w:rPr>
                      <w:delText xml:space="preserve">onde</w:delText>
                    </w:r>
                  </w:del>
                </w:sdtContent>
              </w:sdt>
              <w:del w:date="2022-04-26T12:37:58Z" w:author="Sérgio Henrique" w:id="172"/>
            </w:sdtContent>
          </w:sdt>
          <w:sdt>
            <w:sdtPr>
              <w:tag w:val="goog_rdk_1401"/>
            </w:sdtPr>
            <w:sdtContent>
              <w:ins w:date="2022-04-26T12:37:58Z" w:author="Sérgio Henrique" w:id="172"/>
              <w:sdt>
                <w:sdtPr>
                  <w:tag w:val="goog_rdk_1402"/>
                </w:sdtPr>
                <w:sdtContent>
                  <w:ins w:date="2022-04-26T12:37:58Z" w:author="Sérgio Henrique" w:id="172">
                    <w:r w:rsidRPr="00000000" w:rsidDel="00000000" w:rsidR="00000000">
                      <w:rPr>
                        <w:rtl w:val="0"/>
                        <w:rPrChange w:date="2022-04-27T21:31:15Z" w:author="Vinícius Russi" w:id="1">
                          <w:rPr>
                            <w:sz w:val="22"/>
                            <w:szCs w:val="22"/>
                          </w:rPr>
                        </w:rPrChange>
                      </w:rPr>
                      <w:t xml:space="preserve">no qual</w:t>
                    </w:r>
                  </w:ins>
                </w:sdtContent>
              </w:sdt>
              <w:ins w:date="2022-04-26T12:37:58Z" w:author="Sérgio Henrique" w:id="172"/>
            </w:sdtContent>
          </w:sdt>
          <w:sdt>
            <w:sdtPr>
              <w:tag w:val="goog_rdk_1403"/>
            </w:sdtPr>
            <w:sdtContent>
              <w:r w:rsidRPr="00000000" w:rsidDel="00000000" w:rsidR="00000000">
                <w:rPr>
                  <w:rtl w:val="0"/>
                  <w:rPrChange w:date="2022-04-27T21:31:15Z" w:author="Vinícius Russi" w:id="1">
                    <w:rPr>
                      <w:sz w:val="22"/>
                      <w:szCs w:val="22"/>
                    </w:rPr>
                  </w:rPrChange>
                </w:rPr>
                <w:t xml:space="preserve"> as toras são carregadas nos caminhões de transporte, é realizada por tratores agrícolas com mais de 150 CV acoplados com garras florestais. </w:t>
              </w:r>
            </w:sdtContent>
          </w:sdt>
        </w:p>
      </w:sdtContent>
    </w:sdt>
    <w:sdt>
      <w:sdtPr>
        <w:tag w:val="goog_rdk_1437"/>
      </w:sdtPr>
      <w:sdtContent>
        <w:p w:rsidRPr="00000000" w:rsidDel="00000000" w:rsidRDefault="00000000" w:rsidR="00000000" w:rsidP="00000000" w14:paraId="0000010D">
          <w:pPr>
            <w:ind w:left="0" w:firstLine="0"/>
            <w:rPr>
              <w:rPrChange w:date="2022-04-27T21:31:15Z" w:author="Vinícius Russi" w:id="1">
                <w:rPr>
                  <w:sz w:val="22"/>
                  <w:szCs w:val="22"/>
                </w:rPr>
              </w:rPrChange>
            </w:rPr>
          </w:pPr>
          <w:sdt>
            <w:sdtPr>
              <w:tag w:val="goog_rdk_1405"/>
            </w:sdtPr>
            <w:sdtContent>
              <w:r w:rsidRPr="00000000" w:rsidDel="00000000" w:rsidR="00000000">
                <w:rPr>
                  <w:rtl w:val="0"/>
                  <w:rPrChange w:date="2022-04-27T21:31:15Z" w:author="Vinícius Russi" w:id="1">
                    <w:rPr>
                      <w:sz w:val="22"/>
                      <w:szCs w:val="22"/>
                    </w:rPr>
                  </w:rPrChange>
                </w:rPr>
                <w:tab/>
                <w:t xml:space="preserve">A empresa possui departamento de manutenção próprio, composto por um time de mais de 10 pessoas (entre líderes, mecânicos e auxiliares). Essa equipe de manutenção se divide e fica alocada junto às frentes de colheita em regime de plantão enquanto a operação acontece. A equipe realiza as manutenções de duas formas, sendo elas: </w:t>
              </w:r>
            </w:sdtContent>
          </w:sdt>
          <w:sdt>
            <w:sdtPr>
              <w:tag w:val="goog_rdk_1406"/>
            </w:sdtPr>
            <w:sdtContent>
              <w:ins w:date="2022-04-26T12:38:34Z" w:author="Sérgio Henrique" w:id="173"/>
              <w:sdt>
                <w:sdtPr>
                  <w:tag w:val="goog_rdk_1407"/>
                </w:sdtPr>
                <w:sdtContent>
                  <w:ins w:date="2022-04-26T12:38:34Z" w:author="Sérgio Henrique" w:id="173">
                    <w:r w:rsidRPr="00000000" w:rsidDel="00000000" w:rsidR="00000000">
                      <w:rPr>
                        <w:rtl w:val="0"/>
                        <w:rPrChange w:date="2022-04-27T21:31:15Z" w:author="Vinícius Russi" w:id="1">
                          <w:rPr>
                            <w:sz w:val="22"/>
                            <w:szCs w:val="22"/>
                          </w:rPr>
                        </w:rPrChange>
                      </w:rPr>
                      <w:t xml:space="preserve">p</w:t>
                    </w:r>
                  </w:ins>
                </w:sdtContent>
              </w:sdt>
              <w:ins w:date="2022-04-26T12:38:34Z" w:author="Sérgio Henrique" w:id="173"/>
            </w:sdtContent>
          </w:sdt>
          <w:sdt>
            <w:sdtPr>
              <w:tag w:val="goog_rdk_1408"/>
            </w:sdtPr>
            <w:sdtContent>
              <w:del w:date="2022-04-26T12:38:34Z" w:author="Sérgio Henrique" w:id="173"/>
              <w:sdt>
                <w:sdtPr>
                  <w:tag w:val="goog_rdk_1409"/>
                </w:sdtPr>
                <w:sdtContent>
                  <w:del w:date="2022-04-26T12:38:34Z" w:author="Sérgio Henrique" w:id="173">
                    <w:r w:rsidRPr="00000000" w:rsidDel="00000000" w:rsidR="00000000">
                      <w:rPr>
                        <w:rtl w:val="0"/>
                        <w:rPrChange w:date="2022-04-27T21:31:15Z" w:author="Vinícius Russi" w:id="1">
                          <w:rPr>
                            <w:sz w:val="22"/>
                            <w:szCs w:val="22"/>
                          </w:rPr>
                        </w:rPrChange>
                      </w:rPr>
                      <w:delText xml:space="preserve">P</w:delText>
                    </w:r>
                  </w:del>
                </w:sdtContent>
              </w:sdt>
              <w:del w:date="2022-04-26T12:38:34Z" w:author="Sérgio Henrique" w:id="173"/>
            </w:sdtContent>
          </w:sdt>
          <w:sdt>
            <w:sdtPr>
              <w:tag w:val="goog_rdk_1410"/>
            </w:sdtPr>
            <w:sdtContent>
              <w:r w:rsidRPr="00000000" w:rsidDel="00000000" w:rsidR="00000000">
                <w:rPr>
                  <w:rtl w:val="0"/>
                  <w:rPrChange w:date="2022-04-27T21:31:15Z" w:author="Vinícius Russi" w:id="1">
                    <w:rPr>
                      <w:sz w:val="22"/>
                      <w:szCs w:val="22"/>
                    </w:rPr>
                  </w:rPrChange>
                </w:rPr>
                <w:t xml:space="preserve">reventivas ou </w:t>
              </w:r>
            </w:sdtContent>
          </w:sdt>
          <w:sdt>
            <w:sdtPr>
              <w:tag w:val="goog_rdk_1411"/>
            </w:sdtPr>
            <w:sdtContent>
              <w:del w:date="2022-04-26T12:38:37Z" w:author="Sérgio Henrique" w:id="174"/>
              <w:sdt>
                <w:sdtPr>
                  <w:tag w:val="goog_rdk_1412"/>
                </w:sdtPr>
                <w:sdtContent>
                  <w:del w:date="2022-04-26T12:38:37Z" w:author="Sérgio Henrique" w:id="174">
                    <w:r w:rsidRPr="00000000" w:rsidDel="00000000" w:rsidR="00000000">
                      <w:rPr>
                        <w:rtl w:val="0"/>
                        <w:rPrChange w:date="2022-04-27T21:31:15Z" w:author="Vinícius Russi" w:id="1">
                          <w:rPr>
                            <w:sz w:val="22"/>
                            <w:szCs w:val="22"/>
                          </w:rPr>
                        </w:rPrChange>
                      </w:rPr>
                      <w:delText xml:space="preserve">C</w:delText>
                    </w:r>
                  </w:del>
                </w:sdtContent>
              </w:sdt>
              <w:del w:date="2022-04-26T12:38:37Z" w:author="Sérgio Henrique" w:id="174"/>
            </w:sdtContent>
          </w:sdt>
          <w:sdt>
            <w:sdtPr>
              <w:tag w:val="goog_rdk_1413"/>
            </w:sdtPr>
            <w:sdtContent>
              <w:ins w:date="2022-04-26T12:38:37Z" w:author="Sérgio Henrique" w:id="174"/>
              <w:sdt>
                <w:sdtPr>
                  <w:tag w:val="goog_rdk_1414"/>
                </w:sdtPr>
                <w:sdtContent>
                  <w:ins w:date="2022-04-26T12:38:37Z" w:author="Sérgio Henrique" w:id="174">
                    <w:r w:rsidRPr="00000000" w:rsidDel="00000000" w:rsidR="00000000">
                      <w:rPr>
                        <w:rtl w:val="0"/>
                        <w:rPrChange w:date="2022-04-27T21:31:15Z" w:author="Vinícius Russi" w:id="1">
                          <w:rPr>
                            <w:sz w:val="22"/>
                            <w:szCs w:val="22"/>
                          </w:rPr>
                        </w:rPrChange>
                      </w:rPr>
                      <w:t xml:space="preserve">c</w:t>
                    </w:r>
                  </w:ins>
                </w:sdtContent>
              </w:sdt>
              <w:ins w:date="2022-04-26T12:38:37Z" w:author="Sérgio Henrique" w:id="174"/>
            </w:sdtContent>
          </w:sdt>
          <w:sdt>
            <w:sdtPr>
              <w:tag w:val="goog_rdk_1415"/>
            </w:sdtPr>
            <w:sdtContent>
              <w:r w:rsidRPr="00000000" w:rsidDel="00000000" w:rsidR="00000000">
                <w:rPr>
                  <w:rtl w:val="0"/>
                  <w:rPrChange w:date="2022-04-27T21:31:15Z" w:author="Vinícius Russi" w:id="1">
                    <w:rPr>
                      <w:sz w:val="22"/>
                      <w:szCs w:val="22"/>
                    </w:rPr>
                  </w:rPrChange>
                </w:rPr>
                <w:t xml:space="preserve">orretivas. </w:t>
              </w:r>
            </w:sdtContent>
          </w:sdt>
          <w:sdt>
            <w:sdtPr>
              <w:tag w:val="goog_rdk_1416"/>
            </w:sdtPr>
            <w:sdtContent>
              <w:del w:date="2022-04-26T12:39:15Z" w:author="Sérgio Henrique" w:id="175"/>
              <w:sdt>
                <w:sdtPr>
                  <w:tag w:val="goog_rdk_1417"/>
                </w:sdtPr>
                <w:sdtContent>
                  <w:del w:date="2022-04-26T12:39:15Z" w:author="Sérgio Henrique" w:id="175">
                    <w:r w:rsidRPr="00000000" w:rsidDel="00000000" w:rsidR="00000000">
                      <w:rPr>
                        <w:rtl w:val="0"/>
                        <w:rPrChange w:date="2022-04-27T21:31:15Z" w:author="Vinícius Russi" w:id="1">
                          <w:rPr>
                            <w:sz w:val="22"/>
                            <w:szCs w:val="22"/>
                          </w:rPr>
                        </w:rPrChange>
                      </w:rPr>
                      <w:delText xml:space="preserve">Sendo a</w:delText>
                    </w:r>
                  </w:del>
                </w:sdtContent>
              </w:sdt>
              <w:del w:date="2022-04-26T12:39:15Z" w:author="Sérgio Henrique" w:id="175"/>
            </w:sdtContent>
          </w:sdt>
          <w:sdt>
            <w:sdtPr>
              <w:tag w:val="goog_rdk_1418"/>
            </w:sdtPr>
            <w:sdtContent>
              <w:ins w:date="2022-04-26T12:39:15Z" w:author="Sérgio Henrique" w:id="175"/>
              <w:sdt>
                <w:sdtPr>
                  <w:tag w:val="goog_rdk_1419"/>
                </w:sdtPr>
                <w:sdtContent>
                  <w:ins w:date="2022-04-26T12:39:15Z" w:author="Sérgio Henrique" w:id="175">
                    <w:r w:rsidRPr="00000000" w:rsidDel="00000000" w:rsidR="00000000">
                      <w:rPr>
                        <w:rtl w:val="0"/>
                        <w:rPrChange w:date="2022-04-27T21:31:15Z" w:author="Vinícius Russi" w:id="1">
                          <w:rPr>
                            <w:sz w:val="22"/>
                            <w:szCs w:val="22"/>
                          </w:rPr>
                        </w:rPrChange>
                      </w:rPr>
                      <w:t xml:space="preserve">A</w:t>
                    </w:r>
                  </w:ins>
                </w:sdtContent>
              </w:sdt>
              <w:ins w:date="2022-04-26T12:39:15Z" w:author="Sérgio Henrique" w:id="175"/>
            </w:sdtContent>
          </w:sdt>
          <w:sdt>
            <w:sdtPr>
              <w:tag w:val="goog_rdk_1420"/>
            </w:sdtPr>
            <w:sdtContent>
              <w:r w:rsidRPr="00000000" w:rsidDel="00000000" w:rsidR="00000000">
                <w:rPr>
                  <w:rtl w:val="0"/>
                  <w:rPrChange w:date="2022-04-27T21:31:15Z" w:author="Vinícius Russi" w:id="1">
                    <w:rPr>
                      <w:sz w:val="22"/>
                      <w:szCs w:val="22"/>
                    </w:rPr>
                  </w:rPrChange>
                </w:rPr>
                <w:t xml:space="preserve">s preventivas</w:t>
              </w:r>
            </w:sdtContent>
          </w:sdt>
          <w:sdt>
            <w:sdtPr>
              <w:tag w:val="goog_rdk_1421"/>
            </w:sdtPr>
            <w:sdtContent>
              <w:ins w:date="2022-04-26T12:39:21Z" w:author="Sérgio Henrique" w:id="176"/>
              <w:sdt>
                <w:sdtPr>
                  <w:tag w:val="goog_rdk_1422"/>
                </w:sdtPr>
                <w:sdtContent>
                  <w:ins w:date="2022-04-26T12:39:21Z" w:author="Sérgio Henrique" w:id="176">
                    <w:r w:rsidRPr="00000000" w:rsidDel="00000000" w:rsidR="00000000">
                      <w:rPr>
                        <w:rtl w:val="0"/>
                        <w:rPrChange w:date="2022-04-27T21:31:15Z" w:author="Vinícius Russi" w:id="1">
                          <w:rPr>
                            <w:sz w:val="22"/>
                            <w:szCs w:val="22"/>
                          </w:rPr>
                        </w:rPrChange>
                      </w:rPr>
                      <w:t xml:space="preserve"> são</w:t>
                    </w:r>
                  </w:ins>
                </w:sdtContent>
              </w:sdt>
              <w:ins w:date="2022-04-26T12:39:21Z" w:author="Sérgio Henrique" w:id="176"/>
            </w:sdtContent>
          </w:sdt>
          <w:sdt>
            <w:sdtPr>
              <w:tag w:val="goog_rdk_1423"/>
            </w:sdtPr>
            <w:sdtContent>
              <w:r w:rsidRPr="00000000" w:rsidDel="00000000" w:rsidR="00000000">
                <w:rPr>
                  <w:rtl w:val="0"/>
                  <w:rPrChange w:date="2022-04-27T21:31:15Z" w:author="Vinícius Russi" w:id="1">
                    <w:rPr>
                      <w:sz w:val="22"/>
                      <w:szCs w:val="22"/>
                    </w:rPr>
                  </w:rPrChange>
                </w:rPr>
                <w:t xml:space="preserve"> realizadas em função do programa proposto pelo fabricante de cada equipamento e/ou alguma manutenção programada</w:t>
              </w:r>
            </w:sdtContent>
          </w:sdt>
          <w:sdt>
            <w:sdtPr>
              <w:tag w:val="goog_rdk_1424"/>
            </w:sdtPr>
            <w:sdtContent>
              <w:ins w:date="2022-04-26T12:39:30Z" w:author="Sérgio Henrique" w:id="177"/>
              <w:sdt>
                <w:sdtPr>
                  <w:tag w:val="goog_rdk_1425"/>
                </w:sdtPr>
                <w:sdtContent>
                  <w:ins w:date="2022-04-26T12:39:30Z" w:author="Sérgio Henrique" w:id="177">
                    <w:r w:rsidRPr="00000000" w:rsidDel="00000000" w:rsidR="00000000">
                      <w:rPr>
                        <w:rtl w:val="0"/>
                        <w:rPrChange w:date="2022-04-27T21:31:15Z" w:author="Vinícius Russi" w:id="1">
                          <w:rPr>
                            <w:sz w:val="22"/>
                            <w:szCs w:val="22"/>
                          </w:rPr>
                        </w:rPrChange>
                      </w:rPr>
                      <w:t xml:space="preserve">;</w:t>
                    </w:r>
                  </w:ins>
                </w:sdtContent>
              </w:sdt>
              <w:ins w:date="2022-04-26T12:39:30Z" w:author="Sérgio Henrique" w:id="177"/>
            </w:sdtContent>
          </w:sdt>
          <w:sdt>
            <w:sdtPr>
              <w:tag w:val="goog_rdk_1426"/>
            </w:sdtPr>
            <w:sdtContent>
              <w:r w:rsidRPr="00000000" w:rsidDel="00000000" w:rsidR="00000000">
                <w:rPr>
                  <w:rtl w:val="0"/>
                  <w:rPrChange w:date="2022-04-27T21:31:15Z" w:author="Vinícius Russi" w:id="1">
                    <w:rPr>
                      <w:sz w:val="22"/>
                      <w:szCs w:val="22"/>
                    </w:rPr>
                  </w:rPrChange>
                </w:rPr>
                <w:t xml:space="preserve"> </w:t>
              </w:r>
            </w:sdtContent>
          </w:sdt>
          <w:sdt>
            <w:sdtPr>
              <w:tag w:val="goog_rdk_1427"/>
            </w:sdtPr>
            <w:sdtContent>
              <w:del w:date="2022-04-26T12:39:32Z" w:author="Sérgio Henrique" w:id="178"/>
              <w:sdt>
                <w:sdtPr>
                  <w:tag w:val="goog_rdk_1428"/>
                </w:sdtPr>
                <w:sdtContent>
                  <w:del w:date="2022-04-26T12:39:32Z" w:author="Sérgio Henrique" w:id="178">
                    <w:r w:rsidRPr="00000000" w:rsidDel="00000000" w:rsidR="00000000">
                      <w:rPr>
                        <w:rtl w:val="0"/>
                        <w:rPrChange w:date="2022-04-27T21:31:15Z" w:author="Vinícius Russi" w:id="1">
                          <w:rPr>
                            <w:sz w:val="22"/>
                            <w:szCs w:val="22"/>
                          </w:rPr>
                        </w:rPrChange>
                      </w:rPr>
                      <w:delText xml:space="preserve">e</w:delText>
                    </w:r>
                  </w:del>
                </w:sdtContent>
              </w:sdt>
              <w:del w:date="2022-04-26T12:39:32Z" w:author="Sérgio Henrique" w:id="178"/>
            </w:sdtContent>
          </w:sdt>
          <w:sdt>
            <w:sdtPr>
              <w:tag w:val="goog_rdk_1429"/>
            </w:sdtPr>
            <w:sdtContent>
              <w:ins w:date="2022-04-26T12:39:32Z" w:author="Sérgio Henrique" w:id="178"/>
              <w:sdt>
                <w:sdtPr>
                  <w:tag w:val="goog_rdk_1430"/>
                </w:sdtPr>
                <w:sdtContent>
                  <w:ins w:date="2022-04-26T12:39:32Z" w:author="Sérgio Henrique" w:id="178">
                    <w:r w:rsidRPr="00000000" w:rsidDel="00000000" w:rsidR="00000000">
                      <w:rPr>
                        <w:rtl w:val="0"/>
                        <w:rPrChange w:date="2022-04-27T21:31:15Z" w:author="Vinícius Russi" w:id="1">
                          <w:rPr>
                            <w:sz w:val="22"/>
                            <w:szCs w:val="22"/>
                          </w:rPr>
                        </w:rPrChange>
                      </w:rPr>
                      <w:t xml:space="preserve">as</w:t>
                    </w:r>
                  </w:ins>
                </w:sdtContent>
              </w:sdt>
              <w:ins w:date="2022-04-26T12:39:32Z" w:author="Sérgio Henrique" w:id="178"/>
            </w:sdtContent>
          </w:sdt>
          <w:sdt>
            <w:sdtPr>
              <w:tag w:val="goog_rdk_1431"/>
            </w:sdtPr>
            <w:sdtContent>
              <w:r w:rsidRPr="00000000" w:rsidDel="00000000" w:rsidR="00000000">
                <w:rPr>
                  <w:rtl w:val="0"/>
                  <w:rPrChange w:date="2022-04-27T21:31:15Z" w:author="Vinícius Russi" w:id="1">
                    <w:rPr>
                      <w:sz w:val="22"/>
                      <w:szCs w:val="22"/>
                    </w:rPr>
                  </w:rPrChange>
                </w:rPr>
                <w:t xml:space="preserve"> manutenções corretivas </w:t>
              </w:r>
            </w:sdtContent>
          </w:sdt>
          <w:sdt>
            <w:sdtPr>
              <w:tag w:val="goog_rdk_1432"/>
            </w:sdtPr>
            <w:sdtContent>
              <w:ins w:date="2022-04-26T12:39:39Z" w:author="Sérgio Henrique" w:id="179"/>
              <w:sdt>
                <w:sdtPr>
                  <w:tag w:val="goog_rdk_1433"/>
                </w:sdtPr>
                <w:sdtContent>
                  <w:ins w:date="2022-04-26T12:39:39Z" w:author="Sérgio Henrique" w:id="179">
                    <w:r w:rsidRPr="00000000" w:rsidDel="00000000" w:rsidR="00000000">
                      <w:rPr>
                        <w:rtl w:val="0"/>
                        <w:rPrChange w:date="2022-04-27T21:31:15Z" w:author="Vinícius Russi" w:id="1">
                          <w:rPr>
                            <w:sz w:val="22"/>
                            <w:szCs w:val="22"/>
                          </w:rPr>
                        </w:rPrChange>
                      </w:rPr>
                      <w:t xml:space="preserve">são</w:t>
                    </w:r>
                  </w:ins>
                </w:sdtContent>
              </w:sdt>
              <w:ins w:date="2022-04-26T12:39:39Z" w:author="Sérgio Henrique" w:id="179"/>
            </w:sdtContent>
          </w:sdt>
          <w:sdt>
            <w:sdtPr>
              <w:tag w:val="goog_rdk_1434"/>
            </w:sdtPr>
            <w:sdtContent>
              <w:del w:date="2022-04-26T12:39:39Z" w:author="Sérgio Henrique" w:id="179"/>
              <w:sdt>
                <w:sdtPr>
                  <w:tag w:val="goog_rdk_1435"/>
                </w:sdtPr>
                <w:sdtContent>
                  <w:del w:date="2022-04-26T12:39:39Z" w:author="Sérgio Henrique" w:id="179">
                    <w:r w:rsidRPr="00000000" w:rsidDel="00000000" w:rsidR="00000000">
                      <w:rPr>
                        <w:rtl w:val="0"/>
                        <w:rPrChange w:date="2022-04-27T21:31:15Z" w:author="Vinícius Russi" w:id="1">
                          <w:rPr>
                            <w:sz w:val="22"/>
                            <w:szCs w:val="22"/>
                          </w:rPr>
                        </w:rPrChange>
                      </w:rPr>
                      <w:delText xml:space="preserve">sendo</w:delText>
                    </w:r>
                  </w:del>
                </w:sdtContent>
              </w:sdt>
              <w:del w:date="2022-04-26T12:39:39Z" w:author="Sérgio Henrique" w:id="179"/>
            </w:sdtContent>
          </w:sdt>
          <w:sdt>
            <w:sdtPr>
              <w:tag w:val="goog_rdk_1436"/>
            </w:sdtPr>
            <w:sdtContent>
              <w:r w:rsidRPr="00000000" w:rsidDel="00000000" w:rsidR="00000000">
                <w:rPr>
                  <w:rtl w:val="0"/>
                  <w:rPrChange w:date="2022-04-27T21:31:15Z" w:author="Vinícius Russi" w:id="1">
                    <w:rPr>
                      <w:sz w:val="22"/>
                      <w:szCs w:val="22"/>
                    </w:rPr>
                  </w:rPrChange>
                </w:rPr>
                <w:t xml:space="preserve"> aquelas que acontecem sempre que os equipamentos apresentam falhas mecânicas em operação.</w:t>
              </w:r>
            </w:sdtContent>
          </w:sdt>
        </w:p>
      </w:sdtContent>
    </w:sdt>
    <w:sdt>
      <w:sdtPr>
        <w:tag w:val="goog_rdk_1482"/>
      </w:sdtPr>
      <w:sdtContent>
        <w:p w:rsidRPr="00000000" w:rsidDel="00000000" w:rsidRDefault="00000000" w:rsidR="00000000" w:rsidP="00000000" w14:paraId="0000010E">
          <w:pPr>
            <w:ind w:left="0" w:firstLine="0"/>
            <w:rPr>
              <w:rPrChange w:date="2022-04-27T21:31:15Z" w:author="Vinícius Russi" w:id="1">
                <w:rPr>
                  <w:sz w:val="22"/>
                  <w:szCs w:val="22"/>
                </w:rPr>
              </w:rPrChange>
            </w:rPr>
          </w:pPr>
          <w:sdt>
            <w:sdtPr>
              <w:tag w:val="goog_rdk_1438"/>
            </w:sdtPr>
            <w:sdtContent>
              <w:r w:rsidRPr="00000000" w:rsidDel="00000000" w:rsidR="00000000">
                <w:rPr>
                  <w:rtl w:val="0"/>
                  <w:rPrChange w:date="2022-04-27T21:31:15Z" w:author="Vinícius Russi" w:id="1">
                    <w:rPr>
                      <w:sz w:val="22"/>
                      <w:szCs w:val="22"/>
                    </w:rPr>
                  </w:rPrChange>
                </w:rPr>
                <w:tab/>
                <w:t xml:space="preserve">O time de manutenção da empresa dispõe de software de mercado que auxilia na coleta de dados de manutenção em campo, </w:t>
              </w:r>
            </w:sdtContent>
          </w:sdt>
          <w:sdt>
            <w:sdtPr>
              <w:tag w:val="goog_rdk_1439"/>
            </w:sdtPr>
            <w:sdtContent>
              <w:del w:date="2022-04-26T12:40:12Z" w:author="Sérgio Henrique" w:id="180"/>
              <w:sdt>
                <w:sdtPr>
                  <w:tag w:val="goog_rdk_1440"/>
                </w:sdtPr>
                <w:sdtContent>
                  <w:del w:date="2022-04-26T12:40:12Z" w:author="Sérgio Henrique" w:id="180">
                    <w:r w:rsidRPr="00000000" w:rsidDel="00000000" w:rsidR="00000000">
                      <w:rPr>
                        <w:rtl w:val="0"/>
                        <w:rPrChange w:date="2022-04-27T21:31:15Z" w:author="Vinícius Russi" w:id="1">
                          <w:rPr>
                            <w:sz w:val="22"/>
                            <w:szCs w:val="22"/>
                          </w:rPr>
                        </w:rPrChange>
                      </w:rPr>
                      <w:delText xml:space="preserve">através</w:delText>
                    </w:r>
                  </w:del>
                </w:sdtContent>
              </w:sdt>
              <w:del w:date="2022-04-26T12:40:12Z" w:author="Sérgio Henrique" w:id="180"/>
            </w:sdtContent>
          </w:sdt>
          <w:sdt>
            <w:sdtPr>
              <w:tag w:val="goog_rdk_1441"/>
            </w:sdtPr>
            <w:sdtContent>
              <w:ins w:date="2022-04-26T12:40:12Z" w:author="Sérgio Henrique" w:id="180"/>
              <w:sdt>
                <w:sdtPr>
                  <w:tag w:val="goog_rdk_1442"/>
                </w:sdtPr>
                <w:sdtContent>
                  <w:ins w:date="2022-04-26T12:40:12Z" w:author="Sérgio Henrique" w:id="180">
                    <w:r w:rsidRPr="00000000" w:rsidDel="00000000" w:rsidR="00000000">
                      <w:rPr>
                        <w:rtl w:val="0"/>
                        <w:rPrChange w:date="2022-04-27T21:31:15Z" w:author="Vinícius Russi" w:id="1">
                          <w:rPr>
                            <w:sz w:val="22"/>
                            <w:szCs w:val="22"/>
                          </w:rPr>
                        </w:rPrChange>
                      </w:rPr>
                      <w:t xml:space="preserve">por meio</w:t>
                    </w:r>
                  </w:ins>
                </w:sdtContent>
              </w:sdt>
              <w:ins w:date="2022-04-26T12:40:12Z" w:author="Sérgio Henrique" w:id="180"/>
            </w:sdtContent>
          </w:sdt>
          <w:sdt>
            <w:sdtPr>
              <w:tag w:val="goog_rdk_1443"/>
            </w:sdtPr>
            <w:sdtContent>
              <w:r w:rsidRPr="00000000" w:rsidDel="00000000" w:rsidR="00000000">
                <w:rPr>
                  <w:rtl w:val="0"/>
                  <w:rPrChange w:date="2022-04-27T21:31:15Z" w:author="Vinícius Russi" w:id="1">
                    <w:rPr>
                      <w:sz w:val="22"/>
                      <w:szCs w:val="22"/>
                    </w:rPr>
                  </w:rPrChange>
                </w:rPr>
                <w:t xml:space="preserve"> de um aplicativo android customizado que funciona com um formulário digital</w:t>
              </w:r>
            </w:sdtContent>
          </w:sdt>
          <w:sdt>
            <w:sdtPr>
              <w:tag w:val="goog_rdk_1444"/>
            </w:sdtPr>
            <w:sdtContent>
              <w:ins w:date="2022-04-26T12:40:29Z" w:author="Sérgio Henrique" w:id="181"/>
              <w:sdt>
                <w:sdtPr>
                  <w:tag w:val="goog_rdk_1445"/>
                </w:sdtPr>
                <w:sdtContent>
                  <w:ins w:date="2022-04-26T12:40:29Z" w:author="Sérgio Henrique" w:id="181">
                    <w:r w:rsidRPr="00000000" w:rsidDel="00000000" w:rsidR="00000000">
                      <w:rPr>
                        <w:rtl w:val="0"/>
                        <w:rPrChange w:date="2022-04-27T21:31:15Z" w:author="Vinícius Russi" w:id="1">
                          <w:rPr>
                            <w:sz w:val="22"/>
                            <w:szCs w:val="22"/>
                          </w:rPr>
                        </w:rPrChange>
                      </w:rPr>
                      <w:t xml:space="preserve">,</w:t>
                    </w:r>
                  </w:ins>
                </w:sdtContent>
              </w:sdt>
              <w:ins w:date="2022-04-26T12:40:29Z" w:author="Sérgio Henrique" w:id="181"/>
            </w:sdtContent>
          </w:sdt>
          <w:sdt>
            <w:sdtPr>
              <w:tag w:val="goog_rdk_1446"/>
            </w:sdtPr>
            <w:sdtContent>
              <w:r w:rsidRPr="00000000" w:rsidDel="00000000" w:rsidR="00000000">
                <w:rPr>
                  <w:rtl w:val="0"/>
                  <w:rPrChange w:date="2022-04-27T21:31:15Z" w:author="Vinícius Russi" w:id="1">
                    <w:rPr>
                      <w:sz w:val="22"/>
                      <w:szCs w:val="22"/>
                    </w:rPr>
                  </w:rPrChange>
                </w:rPr>
                <w:t xml:space="preserve"> </w:t>
              </w:r>
            </w:sdtContent>
          </w:sdt>
          <w:sdt>
            <w:sdtPr>
              <w:tag w:val="goog_rdk_1447"/>
            </w:sdtPr>
            <w:sdtContent>
              <w:del w:date="2022-04-26T12:40:31Z" w:author="Sérgio Henrique" w:id="182"/>
              <w:sdt>
                <w:sdtPr>
                  <w:tag w:val="goog_rdk_1448"/>
                </w:sdtPr>
                <w:sdtContent>
                  <w:del w:date="2022-04-26T12:40:31Z" w:author="Sérgio Henrique" w:id="182">
                    <w:r w:rsidRPr="00000000" w:rsidDel="00000000" w:rsidR="00000000">
                      <w:rPr>
                        <w:rtl w:val="0"/>
                        <w:rPrChange w:date="2022-04-27T21:31:15Z" w:author="Vinícius Russi" w:id="1">
                          <w:rPr>
                            <w:sz w:val="22"/>
                            <w:szCs w:val="22"/>
                          </w:rPr>
                        </w:rPrChange>
                      </w:rPr>
                      <w:delText xml:space="preserve">onde</w:delText>
                    </w:r>
                  </w:del>
                </w:sdtContent>
              </w:sdt>
              <w:del w:date="2022-04-26T12:40:31Z" w:author="Sérgio Henrique" w:id="182"/>
            </w:sdtContent>
          </w:sdt>
          <w:sdt>
            <w:sdtPr>
              <w:tag w:val="goog_rdk_1449"/>
            </w:sdtPr>
            <w:sdtContent>
              <w:ins w:date="2022-04-26T12:40:31Z" w:author="Sérgio Henrique" w:id="182"/>
              <w:sdt>
                <w:sdtPr>
                  <w:tag w:val="goog_rdk_1450"/>
                </w:sdtPr>
                <w:sdtContent>
                  <w:ins w:date="2022-04-26T12:40:31Z" w:author="Sérgio Henrique" w:id="182">
                    <w:r w:rsidRPr="00000000" w:rsidDel="00000000" w:rsidR="00000000">
                      <w:rPr>
                        <w:rtl w:val="0"/>
                        <w:rPrChange w:date="2022-04-27T21:31:15Z" w:author="Vinícius Russi" w:id="1">
                          <w:rPr>
                            <w:sz w:val="22"/>
                            <w:szCs w:val="22"/>
                          </w:rPr>
                        </w:rPrChange>
                      </w:rPr>
                      <w:t xml:space="preserve">no qual</w:t>
                    </w:r>
                  </w:ins>
                </w:sdtContent>
              </w:sdt>
              <w:ins w:date="2022-04-26T12:40:31Z" w:author="Sérgio Henrique" w:id="182"/>
            </w:sdtContent>
          </w:sdt>
          <w:sdt>
            <w:sdtPr>
              <w:tag w:val="goog_rdk_1451"/>
            </w:sdtPr>
            <w:sdtContent>
              <w:r w:rsidRPr="00000000" w:rsidDel="00000000" w:rsidR="00000000">
                <w:rPr>
                  <w:rtl w:val="0"/>
                  <w:rPrChange w:date="2022-04-27T21:31:15Z" w:author="Vinícius Russi" w:id="1">
                    <w:rPr>
                      <w:sz w:val="22"/>
                      <w:szCs w:val="22"/>
                    </w:rPr>
                  </w:rPrChange>
                </w:rPr>
                <w:t xml:space="preserve"> o auxiliar faz o apontamento dos dados referente</w:t>
              </w:r>
            </w:sdtContent>
          </w:sdt>
          <w:sdt>
            <w:sdtPr>
              <w:tag w:val="goog_rdk_1452"/>
            </w:sdtPr>
            <w:sdtContent>
              <w:ins w:date="2022-04-26T12:40:39Z" w:author="Sérgio Henrique" w:id="183"/>
              <w:sdt>
                <w:sdtPr>
                  <w:tag w:val="goog_rdk_1453"/>
                </w:sdtPr>
                <w:sdtContent>
                  <w:ins w:date="2022-04-26T12:40:39Z" w:author="Sérgio Henrique" w:id="183">
                    <w:r w:rsidRPr="00000000" w:rsidDel="00000000" w:rsidR="00000000">
                      <w:rPr>
                        <w:rtl w:val="0"/>
                        <w:rPrChange w:date="2022-04-27T21:31:15Z" w:author="Vinícius Russi" w:id="1">
                          <w:rPr>
                            <w:sz w:val="22"/>
                            <w:szCs w:val="22"/>
                          </w:rPr>
                        </w:rPrChange>
                      </w:rPr>
                      <w:t xml:space="preserve">s</w:t>
                    </w:r>
                  </w:ins>
                </w:sdtContent>
              </w:sdt>
              <w:ins w:date="2022-04-26T12:40:39Z" w:author="Sérgio Henrique" w:id="183"/>
            </w:sdtContent>
          </w:sdt>
          <w:sdt>
            <w:sdtPr>
              <w:tag w:val="goog_rdk_1454"/>
            </w:sdtPr>
            <w:sdtContent>
              <w:r w:rsidRPr="00000000" w:rsidDel="00000000" w:rsidR="00000000">
                <w:rPr>
                  <w:rtl w:val="0"/>
                  <w:rPrChange w:date="2022-04-27T21:31:15Z" w:author="Vinícius Russi" w:id="1">
                    <w:rPr>
                      <w:sz w:val="22"/>
                      <w:szCs w:val="22"/>
                    </w:rPr>
                  </w:rPrChange>
                </w:rPr>
                <w:t xml:space="preserve"> a cada manutenção</w:t>
              </w:r>
            </w:sdtContent>
          </w:sdt>
          <w:sdt>
            <w:sdtPr>
              <w:tag w:val="goog_rdk_1455"/>
            </w:sdtPr>
            <w:sdtContent>
              <w:del w:date="2022-04-26T12:40:43Z" w:author="Sérgio Henrique" w:id="184"/>
              <w:sdt>
                <w:sdtPr>
                  <w:tag w:val="goog_rdk_1456"/>
                </w:sdtPr>
                <w:sdtContent>
                  <w:del w:date="2022-04-26T12:40:43Z" w:author="Sérgio Henrique" w:id="184">
                    <w:r w:rsidRPr="00000000" w:rsidDel="00000000" w:rsidR="00000000">
                      <w:rPr>
                        <w:rtl w:val="0"/>
                        <w:rPrChange w:date="2022-04-27T21:31:15Z" w:author="Vinícius Russi" w:id="1">
                          <w:rPr>
                            <w:sz w:val="22"/>
                            <w:szCs w:val="22"/>
                          </w:rPr>
                        </w:rPrChange>
                      </w:rPr>
                      <w:delText xml:space="preserve">,</w:delText>
                    </w:r>
                  </w:del>
                </w:sdtContent>
              </w:sdt>
              <w:del w:date="2022-04-26T12:40:43Z" w:author="Sérgio Henrique" w:id="184"/>
            </w:sdtContent>
          </w:sdt>
          <w:sdt>
            <w:sdtPr>
              <w:tag w:val="goog_rdk_1457"/>
            </w:sdtPr>
            <w:sdtContent>
              <w:ins w:date="2022-04-26T12:40:43Z" w:author="Sérgio Henrique" w:id="184"/>
              <w:sdt>
                <w:sdtPr>
                  <w:tag w:val="goog_rdk_1458"/>
                </w:sdtPr>
                <w:sdtContent>
                  <w:ins w:date="2022-04-26T12:40:43Z" w:author="Sérgio Henrique" w:id="184">
                    <w:r w:rsidRPr="00000000" w:rsidDel="00000000" w:rsidR="00000000">
                      <w:rPr>
                        <w:rtl w:val="0"/>
                        <w:rPrChange w:date="2022-04-27T21:31:15Z" w:author="Vinícius Russi" w:id="1">
                          <w:rPr>
                            <w:sz w:val="22"/>
                            <w:szCs w:val="22"/>
                          </w:rPr>
                        </w:rPrChange>
                      </w:rPr>
                      <w:t xml:space="preserve">.</w:t>
                    </w:r>
                  </w:ins>
                </w:sdtContent>
              </w:sdt>
              <w:ins w:date="2022-04-26T12:40:43Z" w:author="Sérgio Henrique" w:id="184"/>
            </w:sdtContent>
          </w:sdt>
          <w:sdt>
            <w:sdtPr>
              <w:tag w:val="goog_rdk_1459"/>
            </w:sdtPr>
            <w:sdtContent>
              <w:r w:rsidRPr="00000000" w:rsidDel="00000000" w:rsidR="00000000">
                <w:rPr>
                  <w:rtl w:val="0"/>
                  <w:rPrChange w:date="2022-04-27T21:31:15Z" w:author="Vinícius Russi" w:id="1">
                    <w:rPr>
                      <w:sz w:val="22"/>
                      <w:szCs w:val="22"/>
                    </w:rPr>
                  </w:rPrChange>
                </w:rPr>
                <w:t xml:space="preserve"> </w:t>
              </w:r>
            </w:sdtContent>
          </w:sdt>
          <w:sdt>
            <w:sdtPr>
              <w:tag w:val="goog_rdk_1460"/>
            </w:sdtPr>
            <w:sdtContent>
              <w:del w:date="2022-04-26T12:40:45Z" w:author="Sérgio Henrique" w:id="185"/>
              <w:sdt>
                <w:sdtPr>
                  <w:tag w:val="goog_rdk_1461"/>
                </w:sdtPr>
                <w:sdtContent>
                  <w:del w:date="2022-04-26T12:40:45Z" w:author="Sérgio Henrique" w:id="185">
                    <w:r w:rsidRPr="00000000" w:rsidDel="00000000" w:rsidR="00000000">
                      <w:rPr>
                        <w:rtl w:val="0"/>
                        <w:rPrChange w:date="2022-04-27T21:31:15Z" w:author="Vinícius Russi" w:id="1">
                          <w:rPr>
                            <w:sz w:val="22"/>
                            <w:szCs w:val="22"/>
                          </w:rPr>
                        </w:rPrChange>
                      </w:rPr>
                      <w:delText xml:space="preserve">u</w:delText>
                    </w:r>
                  </w:del>
                </w:sdtContent>
              </w:sdt>
              <w:del w:date="2022-04-26T12:40:45Z" w:author="Sérgio Henrique" w:id="185"/>
            </w:sdtContent>
          </w:sdt>
          <w:sdt>
            <w:sdtPr>
              <w:tag w:val="goog_rdk_1462"/>
            </w:sdtPr>
            <w:sdtContent>
              <w:ins w:date="2022-04-26T12:40:45Z" w:author="Sérgio Henrique" w:id="185"/>
              <w:sdt>
                <w:sdtPr>
                  <w:tag w:val="goog_rdk_1463"/>
                </w:sdtPr>
                <w:sdtContent>
                  <w:ins w:date="2022-04-26T12:40:45Z" w:author="Sérgio Henrique" w:id="185">
                    <w:r w:rsidRPr="00000000" w:rsidDel="00000000" w:rsidR="00000000">
                      <w:rPr>
                        <w:rtl w:val="0"/>
                        <w:rPrChange w:date="2022-04-27T21:31:15Z" w:author="Vinícius Russi" w:id="1">
                          <w:rPr>
                            <w:sz w:val="22"/>
                            <w:szCs w:val="22"/>
                          </w:rPr>
                        </w:rPrChange>
                      </w:rPr>
                      <w:t xml:space="preserve">U</w:t>
                    </w:r>
                  </w:ins>
                </w:sdtContent>
              </w:sdt>
              <w:ins w:date="2022-04-26T12:40:45Z" w:author="Sérgio Henrique" w:id="185"/>
            </w:sdtContent>
          </w:sdt>
          <w:sdt>
            <w:sdtPr>
              <w:tag w:val="goog_rdk_1464"/>
            </w:sdtPr>
            <w:sdtContent>
              <w:r w:rsidRPr="00000000" w:rsidDel="00000000" w:rsidR="00000000">
                <w:rPr>
                  <w:rtl w:val="0"/>
                  <w:rPrChange w:date="2022-04-27T21:31:15Z" w:author="Vinícius Russi" w:id="1">
                    <w:rPr>
                      <w:sz w:val="22"/>
                      <w:szCs w:val="22"/>
                    </w:rPr>
                  </w:rPrChange>
                </w:rPr>
                <w:t xml:space="preserve">ma vez inseridos, os dados são sincronizados com o banco de dados </w:t>
              </w:r>
            </w:sdtContent>
          </w:sdt>
          <w:sdt>
            <w:sdtPr>
              <w:tag w:val="goog_rdk_1465"/>
            </w:sdtPr>
            <w:sdtContent>
              <w:r w:rsidRPr="00000000" w:rsidDel="00000000" w:rsidR="00000000">
                <w:rPr>
                  <w:rtl w:val="0"/>
                  <w:rPrChange w:date="2022-04-27T21:31:15Z" w:author="Vinícius Russi" w:id="1">
                    <w:rPr>
                      <w:sz w:val="22"/>
                      <w:szCs w:val="22"/>
                    </w:rPr>
                  </w:rPrChange>
                </w:rPr>
                <w:t xml:space="preserve">Microsoft SQL</w:t>
              </w:r>
            </w:sdtContent>
          </w:sdt>
          <w:sdt>
            <w:sdtPr>
              <w:tag w:val="goog_rdk_1466"/>
            </w:sdtPr>
            <w:sdtContent>
              <w:ins w:date="2022-04-26T12:40:58Z" w:author="Sérgio Henrique" w:id="186"/>
              <w:sdt>
                <w:sdtPr>
                  <w:tag w:val="goog_rdk_1467"/>
                </w:sdtPr>
                <w:sdtContent>
                  <w:ins w:date="2022-04-26T12:40:58Z" w:author="Sérgio Henrique" w:id="186">
                    <w:r w:rsidRPr="00000000" w:rsidDel="00000000" w:rsidR="00000000">
                      <w:rPr>
                        <w:rtl w:val="0"/>
                        <w:rPrChange w:date="2022-04-27T21:31:15Z" w:author="Vinícius Russi" w:id="1">
                          <w:rPr>
                            <w:sz w:val="22"/>
                            <w:szCs w:val="22"/>
                          </w:rPr>
                        </w:rPrChange>
                      </w:rPr>
                      <w:t xml:space="preserve">,</w:t>
                    </w:r>
                  </w:ins>
                </w:sdtContent>
              </w:sdt>
              <w:ins w:date="2022-04-26T12:40:58Z" w:author="Sérgio Henrique" w:id="186"/>
            </w:sdtContent>
          </w:sdt>
          <w:sdt>
            <w:sdtPr>
              <w:tag w:val="goog_rdk_1468"/>
            </w:sdtPr>
            <w:sdtContent>
              <w:r w:rsidRPr="00000000" w:rsidDel="00000000" w:rsidR="00000000">
                <w:rPr>
                  <w:rtl w:val="0"/>
                  <w:rPrChange w:date="2022-04-27T21:31:15Z" w:author="Vinícius Russi" w:id="1">
                    <w:rPr>
                      <w:sz w:val="22"/>
                      <w:szCs w:val="22"/>
                    </w:rPr>
                  </w:rPrChange>
                </w:rPr>
                <w:t xml:space="preserve"> </w:t>
              </w:r>
            </w:sdtContent>
          </w:sdt>
          <w:sdt>
            <w:sdtPr>
              <w:tag w:val="goog_rdk_1469"/>
            </w:sdtPr>
            <w:sdtContent>
              <w:del w:date="2022-04-26T12:41:00Z" w:author="Sérgio Henrique" w:id="187"/>
              <w:sdt>
                <w:sdtPr>
                  <w:tag w:val="goog_rdk_1470"/>
                </w:sdtPr>
                <w:sdtContent>
                  <w:del w:date="2022-04-26T12:41:00Z" w:author="Sérgio Henrique" w:id="187">
                    <w:r w:rsidRPr="00000000" w:rsidDel="00000000" w:rsidR="00000000">
                      <w:rPr>
                        <w:rtl w:val="0"/>
                        <w:rPrChange w:date="2022-04-27T21:31:15Z" w:author="Vinícius Russi" w:id="1">
                          <w:rPr>
                            <w:sz w:val="22"/>
                            <w:szCs w:val="22"/>
                          </w:rPr>
                        </w:rPrChange>
                      </w:rPr>
                      <w:delText xml:space="preserve">S</w:delText>
                    </w:r>
                  </w:del>
                </w:sdtContent>
              </w:sdt>
              <w:del w:date="2022-04-26T12:41:00Z" w:author="Sérgio Henrique" w:id="187"/>
            </w:sdtContent>
          </w:sdt>
          <w:sdt>
            <w:sdtPr>
              <w:tag w:val="goog_rdk_1471"/>
            </w:sdtPr>
            <w:sdtContent>
              <w:ins w:date="2022-04-26T12:41:00Z" w:author="Sérgio Henrique" w:id="187"/>
              <w:sdt>
                <w:sdtPr>
                  <w:tag w:val="goog_rdk_1472"/>
                </w:sdtPr>
                <w:sdtContent>
                  <w:ins w:date="2022-04-26T12:41:00Z" w:author="Sérgio Henrique" w:id="187">
                    <w:r w:rsidRPr="00000000" w:rsidDel="00000000" w:rsidR="00000000">
                      <w:rPr>
                        <w:rtl w:val="0"/>
                        <w:rPrChange w:date="2022-04-27T21:31:15Z" w:author="Vinícius Russi" w:id="1">
                          <w:rPr>
                            <w:sz w:val="22"/>
                            <w:szCs w:val="22"/>
                          </w:rPr>
                        </w:rPrChange>
                      </w:rPr>
                      <w:t xml:space="preserve">s</w:t>
                    </w:r>
                  </w:ins>
                </w:sdtContent>
              </w:sdt>
              <w:ins w:date="2022-04-26T12:41:00Z" w:author="Sérgio Henrique" w:id="187"/>
            </w:sdtContent>
          </w:sdt>
          <w:sdt>
            <w:sdtPr>
              <w:tag w:val="goog_rdk_1473"/>
            </w:sdtPr>
            <w:sdtContent>
              <w:r w:rsidRPr="00000000" w:rsidDel="00000000" w:rsidR="00000000">
                <w:rPr>
                  <w:rtl w:val="0"/>
                  <w:rPrChange w:date="2022-04-27T21:31:15Z" w:author="Vinícius Russi" w:id="1">
                    <w:rPr>
                      <w:sz w:val="22"/>
                      <w:szCs w:val="22"/>
                    </w:rPr>
                  </w:rPrChange>
                </w:rPr>
                <w:t xml:space="preserve">erver da companhia</w:t>
              </w:r>
            </w:sdtContent>
          </w:sdt>
          <w:sdt>
            <w:sdtPr>
              <w:tag w:val="goog_rdk_1474"/>
            </w:sdtPr>
            <w:sdtContent>
              <w:del w:date="2022-04-26T13:15:37Z" w:author="Sérgio Henrique" w:id="188"/>
              <w:sdt>
                <w:sdtPr>
                  <w:tag w:val="goog_rdk_1475"/>
                </w:sdtPr>
                <w:sdtContent>
                  <w:del w:date="2022-04-26T13:15:37Z" w:author="Sérgio Henrique" w:id="188">
                    <w:r w:rsidRPr="00000000" w:rsidDel="00000000" w:rsidR="00000000">
                      <w:rPr>
                        <w:rtl w:val="0"/>
                        <w:rPrChange w:date="2022-04-27T21:31:15Z" w:author="Vinícius Russi" w:id="1">
                          <w:rPr>
                            <w:sz w:val="22"/>
                            <w:szCs w:val="22"/>
                          </w:rPr>
                        </w:rPrChange>
                      </w:rPr>
                      <w:delText xml:space="preserve">,</w:delText>
                    </w:r>
                  </w:del>
                </w:sdtContent>
              </w:sdt>
              <w:del w:date="2022-04-26T13:15:37Z" w:author="Sérgio Henrique" w:id="188"/>
            </w:sdtContent>
          </w:sdt>
          <w:sdt>
            <w:sdtPr>
              <w:tag w:val="goog_rdk_1476"/>
            </w:sdtPr>
            <w:sdtContent>
              <w:r w:rsidRPr="00000000" w:rsidDel="00000000" w:rsidR="00000000">
                <w:rPr>
                  <w:rtl w:val="0"/>
                  <w:rPrChange w:date="2022-04-27T21:31:15Z" w:author="Vinícius Russi" w:id="1">
                    <w:rPr>
                      <w:sz w:val="22"/>
                      <w:szCs w:val="22"/>
                    </w:rPr>
                  </w:rPrChange>
                </w:rPr>
                <w:t xml:space="preserve"> </w:t>
              </w:r>
            </w:sdtContent>
          </w:sdt>
          <w:sdt>
            <w:sdtPr>
              <w:tag w:val="goog_rdk_1477"/>
            </w:sdtPr>
            <w:sdtContent>
              <w:del w:date="2022-04-26T12:41:05Z" w:author="Sérgio Henrique" w:id="189"/>
              <w:sdt>
                <w:sdtPr>
                  <w:tag w:val="goog_rdk_1478"/>
                </w:sdtPr>
                <w:sdtContent>
                  <w:del w:date="2022-04-26T12:41:05Z" w:author="Sérgio Henrique" w:id="189">
                    <w:r w:rsidRPr="00000000" w:rsidDel="00000000" w:rsidR="00000000">
                      <w:rPr>
                        <w:rtl w:val="0"/>
                        <w:rPrChange w:date="2022-04-27T21:31:15Z" w:author="Vinícius Russi" w:id="1">
                          <w:rPr>
                            <w:sz w:val="22"/>
                            <w:szCs w:val="22"/>
                          </w:rPr>
                        </w:rPrChange>
                      </w:rPr>
                      <w:delText xml:space="preserve">onde</w:delText>
                    </w:r>
                  </w:del>
                </w:sdtContent>
              </w:sdt>
              <w:del w:date="2022-04-26T12:41:05Z" w:author="Sérgio Henrique" w:id="189"/>
            </w:sdtContent>
          </w:sdt>
          <w:sdt>
            <w:sdtPr>
              <w:tag w:val="goog_rdk_1479"/>
            </w:sdtPr>
            <w:sdtContent>
              <w:ins w:date="2022-04-26T12:41:05Z" w:author="Sérgio Henrique" w:id="189"/>
              <w:sdt>
                <w:sdtPr>
                  <w:tag w:val="goog_rdk_1480"/>
                </w:sdtPr>
                <w:sdtContent>
                  <w:ins w:date="2022-04-26T12:41:05Z" w:author="Sérgio Henrique" w:id="189">
                    <w:r w:rsidRPr="00000000" w:rsidDel="00000000" w:rsidR="00000000">
                      <w:rPr>
                        <w:rtl w:val="0"/>
                        <w:rPrChange w:date="2022-04-27T21:31:15Z" w:author="Vinícius Russi" w:id="1">
                          <w:rPr>
                            <w:sz w:val="22"/>
                            <w:szCs w:val="22"/>
                          </w:rPr>
                        </w:rPrChange>
                      </w:rPr>
                      <w:t xml:space="preserve">no qual</w:t>
                    </w:r>
                  </w:ins>
                </w:sdtContent>
              </w:sdt>
              <w:ins w:date="2022-04-26T12:41:05Z" w:author="Sérgio Henrique" w:id="189"/>
            </w:sdtContent>
          </w:sdt>
          <w:sdt>
            <w:sdtPr>
              <w:tag w:val="goog_rdk_1481"/>
            </w:sdtPr>
            <w:sdtContent>
              <w:r w:rsidRPr="00000000" w:rsidDel="00000000" w:rsidR="00000000">
                <w:rPr>
                  <w:rtl w:val="0"/>
                  <w:rPrChange w:date="2022-04-27T21:31:15Z" w:author="Vinícius Russi" w:id="1">
                    <w:rPr>
                      <w:sz w:val="22"/>
                      <w:szCs w:val="22"/>
                    </w:rPr>
                  </w:rPrChange>
                </w:rPr>
                <w:t xml:space="preserve"> as informações são armazenadas.</w:t>
              </w:r>
            </w:sdtContent>
          </w:sdt>
        </w:p>
      </w:sdtContent>
    </w:sdt>
    <w:sdt>
      <w:sdtPr>
        <w:tag w:val="goog_rdk_1484"/>
      </w:sdtPr>
      <w:sdtContent>
        <w:p w:rsidRPr="00000000" w:rsidDel="00000000" w:rsidRDefault="00000000" w:rsidR="00000000" w:rsidP="00000000" w14:paraId="0000010F">
          <w:pPr>
            <w:ind w:left="0" w:firstLine="0"/>
            <w:rPr>
              <w:rPrChange w:date="2022-04-27T21:31:15Z" w:author="Vinícius Russi" w:id="1">
                <w:rPr>
                  <w:sz w:val="22"/>
                  <w:szCs w:val="22"/>
                </w:rPr>
              </w:rPrChange>
            </w:rPr>
          </w:pPr>
          <w:sdt>
            <w:sdtPr>
              <w:tag w:val="goog_rdk_1483"/>
            </w:sdtPr>
            <w:sdtContent>
              <w:r w:rsidRPr="00000000" w:rsidDel="00000000" w:rsidR="00000000">
                <w:rPr>
                  <w:rtl w:val="0"/>
                </w:rPr>
              </w:r>
            </w:sdtContent>
          </w:sdt>
        </w:p>
      </w:sdtContent>
    </w:sdt>
    <w:sdt>
      <w:sdtPr>
        <w:tag w:val="goog_rdk_1486"/>
      </w:sdtPr>
      <w:sdtContent>
        <w:p w:rsidRPr="00000000" w:rsidDel="00000000" w:rsidRDefault="00000000" w:rsidR="00000000" w:rsidP="00000000" w14:paraId="00000110">
          <w:pPr>
            <w:pStyle w:val="Heading3"/>
            <w:ind w:firstLine="0"/>
            <w:rPr>
              <w:rPrChange w:date="2022-04-27T21:31:15Z" w:author="Vinícius Russi" w:id="1">
                <w:rPr>
                  <w:sz w:val="22"/>
                  <w:szCs w:val="22"/>
                </w:rPr>
              </w:rPrChange>
            </w:rPr>
          </w:pPr>
          <w:bookmarkStart w:id="21" w:name="_heading=h.f7eb898xz4a7" w:colFirst="0" w:colLast="0"/>
          <w:bookmarkEnd w:id="21"/>
          <w:sdt>
            <w:sdtPr>
              <w:tag w:val="goog_rdk_1485"/>
            </w:sdtPr>
            <w:sdtContent>
              <w:r w:rsidRPr="00000000" w:rsidDel="00000000" w:rsidR="00000000">
                <w:rPr>
                  <w:rtl w:val="0"/>
                  <w:rPrChange w:date="2022-04-27T21:31:15Z" w:author="Vinícius Russi" w:id="1">
                    <w:rPr>
                      <w:sz w:val="22"/>
                      <w:szCs w:val="22"/>
                    </w:rPr>
                  </w:rPrChange>
                </w:rPr>
                <w:t xml:space="preserve">3.2 BASE DE DADOS</w:t>
              </w:r>
            </w:sdtContent>
          </w:sdt>
        </w:p>
      </w:sdtContent>
    </w:sdt>
    <w:sdt>
      <w:sdtPr>
        <w:tag w:val="goog_rdk_1493"/>
      </w:sdtPr>
      <w:sdtContent>
        <w:p w:rsidRPr="00000000" w:rsidDel="00000000" w:rsidRDefault="00000000" w:rsidR="00000000" w:rsidP="00000000" w14:paraId="00000111">
          <w:pPr>
            <w:ind w:left="0" w:firstLine="720"/>
            <w:rPr>
              <w:rPrChange w:date="2022-04-27T21:31:15Z" w:author="Vinícius Russi" w:id="1">
                <w:rPr>
                  <w:sz w:val="22"/>
                  <w:szCs w:val="22"/>
                </w:rPr>
              </w:rPrChange>
            </w:rPr>
          </w:pPr>
          <w:sdt>
            <w:sdtPr>
              <w:tag w:val="goog_rdk_1487"/>
            </w:sdtPr>
            <w:sdtContent>
              <w:r w:rsidRPr="00000000" w:rsidDel="00000000" w:rsidR="00000000">
                <w:rPr>
                  <w:rtl w:val="0"/>
                  <w:rPrChange w:date="2022-04-27T21:31:15Z" w:author="Vinícius Russi" w:id="1">
                    <w:rPr>
                      <w:sz w:val="22"/>
                      <w:szCs w:val="22"/>
                    </w:rPr>
                  </w:rPrChange>
                </w:rPr>
                <w:t xml:space="preserve">Ao total foram fornecidos 2.852 registros</w:t>
              </w:r>
            </w:sdtContent>
          </w:sdt>
          <w:sdt>
            <w:sdtPr>
              <w:tag w:val="goog_rdk_1488"/>
            </w:sdtPr>
            <w:sdtContent>
              <w:ins w:date="2022-04-26T13:15:59Z" w:author="Sérgio Henrique" w:id="190"/>
              <w:sdt>
                <w:sdtPr>
                  <w:tag w:val="goog_rdk_1489"/>
                </w:sdtPr>
                <w:sdtContent>
                  <w:ins w:date="2022-04-26T13:15:59Z" w:author="Sérgio Henrique" w:id="190">
                    <w:r w:rsidRPr="00000000" w:rsidDel="00000000" w:rsidR="00000000">
                      <w:rPr>
                        <w:rtl w:val="0"/>
                        <w:rPrChange w:date="2022-04-27T21:31:15Z" w:author="Vinícius Russi" w:id="1">
                          <w:rPr>
                            <w:sz w:val="22"/>
                            <w:szCs w:val="22"/>
                          </w:rPr>
                        </w:rPrChange>
                      </w:rPr>
                      <w:t xml:space="preserve">,</w:t>
                    </w:r>
                  </w:ins>
                </w:sdtContent>
              </w:sdt>
              <w:ins w:date="2022-04-26T13:15:59Z" w:author="Sérgio Henrique" w:id="190"/>
            </w:sdtContent>
          </w:sdt>
          <w:sdt>
            <w:sdtPr>
              <w:tag w:val="goog_rdk_1490"/>
            </w:sdtPr>
            <w:sdtContent>
              <w:r w:rsidRPr="00000000" w:rsidDel="00000000" w:rsidR="00000000">
                <w:rPr>
                  <w:rtl w:val="0"/>
                  <w:rPrChange w:date="2022-04-27T21:31:15Z" w:author="Vinícius Russi" w:id="1">
                    <w:rPr>
                      <w:sz w:val="22"/>
                      <w:szCs w:val="22"/>
                    </w:rPr>
                  </w:rPrChange>
                </w:rPr>
                <w:t xml:space="preserve"> coletados entre os meses de janeiro de 2020 a janeiro de 2022. Os dados foram fornecidos em formato .xlsx (</w:t>
              </w:r>
            </w:sdtContent>
          </w:sdt>
          <w:sdt>
            <w:sdtPr>
              <w:tag w:val="goog_rdk_1491"/>
            </w:sdtPr>
            <w:sdtContent>
              <w:r w:rsidRPr="00000000" w:rsidDel="00000000" w:rsidR="00000000">
                <w:rPr>
                  <w:rtl w:val="0"/>
                  <w:rPrChange w:date="2022-04-27T21:31:15Z" w:author="Vinícius Russi" w:id="1">
                    <w:rPr>
                      <w:sz w:val="22"/>
                      <w:szCs w:val="22"/>
                    </w:rPr>
                  </w:rPrChange>
                </w:rPr>
                <w:t xml:space="preserve">Microsoft Excel</w:t>
              </w:r>
            </w:sdtContent>
          </w:sdt>
          <w:sdt>
            <w:sdtPr>
              <w:tag w:val="goog_rdk_1492"/>
            </w:sdtPr>
            <w:sdtContent>
              <w:r w:rsidRPr="00000000" w:rsidDel="00000000" w:rsidR="00000000">
                <w:rPr>
                  <w:rtl w:val="0"/>
                  <w:rPrChange w:date="2022-04-27T21:31:15Z" w:author="Vinícius Russi" w:id="1">
                    <w:rPr>
                      <w:sz w:val="22"/>
                      <w:szCs w:val="22"/>
                    </w:rPr>
                  </w:rPrChange>
                </w:rPr>
                <w:t xml:space="preserve">). Os campos contidos no banco de dados são:</w:t>
              </w:r>
            </w:sdtContent>
          </w:sdt>
        </w:p>
      </w:sdtContent>
    </w:sdt>
    <w:tbl>
      <w:tblPr>
        <w:tblStyle w:val="Table1"/>
        <w:tblW w:w="8790.0" w:type="dxa"/>
        <w:jc w:val="left"/>
        <w:tblInd w:w="70.0" w:type="dxa"/>
        <w:tblBorders>
          <w:top w:val="nil" w:sz="0" w:color="000000" w:space="0"/>
          <w:left w:val="nil" w:sz="0" w:color="000000" w:space="0"/>
          <w:bottom w:val="nil" w:sz="0" w:color="000000" w:space="0"/>
          <w:right w:val="nil" w:sz="0" w:color="000000" w:space="0"/>
          <w:insideH w:val="nil" w:sz="0" w:color="000000" w:space="0"/>
          <w:insideV w:val="nil" w:sz="0" w:color="000000" w:space="0"/>
        </w:tblBorders>
        <w:tblLayout w:type="fixed"/>
        <w:tblLook w:val="0600"/>
      </w:tblPr>
      <w:tblGrid>
        <w:gridCol w:w="2100"/>
        <w:gridCol w:w="885"/>
        <w:gridCol w:w="5805"/>
        <w:tblGridChange w:id="0">
          <w:tblGrid>
            <w:gridCol w:w="2100"/>
            <w:gridCol w:w="885"/>
            <w:gridCol w:w="5805"/>
          </w:tblGrid>
        </w:tblGridChange>
      </w:tblGrid>
      <w:tr>
        <w:trPr>
          <w:cantSplit w:val="0"/>
          <w:trHeight w:val="315" w:hRule="atLeast"/>
          <w:tblHeader w:val="0"/>
        </w:trPr>
        <w:tc>
          <w:tcPr>
            <w:tcBorders>
              <w:top w:val="single" w:sz="6" w:color="000000" w:space="0"/>
              <w:left w:val="single" w:sz="6" w:color="000000" w:space="0"/>
              <w:bottom w:val="single" w:sz="6" w:color="000000" w:space="0"/>
              <w:right w:val="single" w:sz="6" w:color="000000" w:space="0"/>
            </w:tcBorders>
            <w:shd w:val="clear" w:fill="cccccc"/>
            <w:tcMar>
              <w:top w:w="40.0" w:type="dxa"/>
              <w:left w:w="40.0" w:type="dxa"/>
              <w:bottom w:w="40.0" w:type="dxa"/>
              <w:right w:w="40.0" w:type="dxa"/>
            </w:tcMar>
            <w:vAlign w:val="bottom"/>
          </w:tcPr>
          <w:sdt>
            <w:sdtPr>
              <w:tag w:val="goog_rdk_1496"/>
            </w:sdtPr>
            <w:sdtContent>
              <w:p w:rsidRPr="00000000" w:rsidDel="00000000" w:rsidRDefault="00000000" w:rsidR="00000000" w:rsidP="00000000" w14:paraId="00000112">
                <w:pPr>
                  <w:widowControl w:val="0"/>
                  <w:spacing w:line="276" w:lineRule="auto"/>
                  <w:ind w:firstLine="0"/>
                  <w:jc w:val="center"/>
                  <w:rPr>
                    <w:rPrChange w:date="2022-04-27T21:31:15Z" w:author="Vinícius Russi" w:id="1">
                      <w:rPr>
                        <w:sz w:val="18"/>
                        <w:szCs w:val="18"/>
                      </w:rPr>
                    </w:rPrChange>
                  </w:rPr>
                </w:pPr>
                <w:sdt>
                  <w:sdtPr>
                    <w:tag w:val="goog_rdk_1494"/>
                  </w:sdtPr>
                  <w:sdtContent>
                    <w:r w:rsidRPr="00000000" w:rsidDel="00000000" w:rsidR="00000000">
                      <w:rPr>
                        <w:b w:val="1"/>
                        <w:rtl w:val="0"/>
                        <w:rPrChange w:date="2022-04-27T21:31:15Z" w:author="Vinícius Russi" w:id="1">
                          <w:rPr>
                            <w:b w:val="1"/>
                            <w:sz w:val="18"/>
                            <w:szCs w:val="18"/>
                          </w:rPr>
                        </w:rPrChange>
                      </w:rPr>
                      <w:t xml:space="preserve">Campo</w:t>
                    </w:r>
                  </w:sdtContent>
                </w:sdt>
                <w:sdt>
                  <w:sdtPr>
                    <w:tag w:val="goog_rdk_1495"/>
                  </w:sdtPr>
                  <w:sdtContent>
                    <w:r w:rsidRPr="00000000" w:rsidDel="00000000" w:rsidR="00000000">
                      <w:rPr>
                        <w:rtl w:val="0"/>
                      </w:rPr>
                    </w:r>
                  </w:sdtContent>
                </w:sdt>
              </w:p>
            </w:sdtContent>
          </w:sdt>
        </w:tc>
        <w:tc>
          <w:tcPr>
            <w:tcBorders>
              <w:top w:val="single" w:sz="6" w:color="000000" w:space="0"/>
              <w:left w:val="single" w:sz="6" w:color="cccccc" w:space="0"/>
              <w:bottom w:val="single" w:sz="6" w:color="000000" w:space="0"/>
              <w:right w:val="single" w:sz="6" w:color="000000" w:space="0"/>
            </w:tcBorders>
            <w:shd w:val="clear" w:fill="cccccc"/>
            <w:tcMar>
              <w:top w:w="40.0" w:type="dxa"/>
              <w:left w:w="40.0" w:type="dxa"/>
              <w:bottom w:w="40.0" w:type="dxa"/>
              <w:right w:w="40.0" w:type="dxa"/>
            </w:tcMar>
            <w:vAlign w:val="bottom"/>
          </w:tcPr>
          <w:sdt>
            <w:sdtPr>
              <w:tag w:val="goog_rdk_1499"/>
            </w:sdtPr>
            <w:sdtContent>
              <w:p w:rsidRPr="00000000" w:rsidDel="00000000" w:rsidRDefault="00000000" w:rsidR="00000000" w:rsidP="00000000" w14:paraId="00000113">
                <w:pPr>
                  <w:widowControl w:val="0"/>
                  <w:spacing w:line="276" w:lineRule="auto"/>
                  <w:ind w:firstLine="0"/>
                  <w:jc w:val="center"/>
                  <w:rPr>
                    <w:rPrChange w:date="2022-04-27T21:31:15Z" w:author="Vinícius Russi" w:id="1">
                      <w:rPr>
                        <w:sz w:val="18"/>
                        <w:szCs w:val="18"/>
                      </w:rPr>
                    </w:rPrChange>
                  </w:rPr>
                </w:pPr>
                <w:sdt>
                  <w:sdtPr>
                    <w:tag w:val="goog_rdk_1497"/>
                  </w:sdtPr>
                  <w:sdtContent>
                    <w:r w:rsidRPr="00000000" w:rsidDel="00000000" w:rsidR="00000000">
                      <w:rPr>
                        <w:b w:val="1"/>
                        <w:rtl w:val="0"/>
                        <w:rPrChange w:date="2022-04-27T21:31:15Z" w:author="Vinícius Russi" w:id="1">
                          <w:rPr>
                            <w:b w:val="1"/>
                            <w:sz w:val="18"/>
                            <w:szCs w:val="18"/>
                          </w:rPr>
                        </w:rPrChange>
                      </w:rPr>
                      <w:t xml:space="preserve">Tipo</w:t>
                    </w:r>
                  </w:sdtContent>
                </w:sdt>
                <w:sdt>
                  <w:sdtPr>
                    <w:tag w:val="goog_rdk_1498"/>
                  </w:sdtPr>
                  <w:sdtContent>
                    <w:r w:rsidRPr="00000000" w:rsidDel="00000000" w:rsidR="00000000">
                      <w:rPr>
                        <w:rtl w:val="0"/>
                      </w:rPr>
                    </w:r>
                  </w:sdtContent>
                </w:sdt>
              </w:p>
            </w:sdtContent>
          </w:sdt>
        </w:tc>
        <w:tc>
          <w:tcPr>
            <w:tcBorders>
              <w:top w:val="single" w:sz="6" w:color="000000" w:space="0"/>
              <w:left w:val="single" w:sz="6" w:color="cccccc" w:space="0"/>
              <w:bottom w:val="single" w:sz="6" w:color="000000" w:space="0"/>
              <w:right w:val="single" w:sz="6" w:color="000000" w:space="0"/>
            </w:tcBorders>
            <w:shd w:val="clear" w:fill="cccccc"/>
            <w:tcMar>
              <w:top w:w="40.0" w:type="dxa"/>
              <w:left w:w="40.0" w:type="dxa"/>
              <w:bottom w:w="40.0" w:type="dxa"/>
              <w:right w:w="40.0" w:type="dxa"/>
            </w:tcMar>
            <w:vAlign w:val="bottom"/>
          </w:tcPr>
          <w:sdt>
            <w:sdtPr>
              <w:tag w:val="goog_rdk_1502"/>
            </w:sdtPr>
            <w:sdtContent>
              <w:p w:rsidRPr="00000000" w:rsidDel="00000000" w:rsidRDefault="00000000" w:rsidR="00000000" w:rsidP="00000000" w14:paraId="00000114">
                <w:pPr>
                  <w:widowControl w:val="0"/>
                  <w:spacing w:line="276" w:lineRule="auto"/>
                  <w:ind w:firstLine="0"/>
                  <w:jc w:val="center"/>
                  <w:rPr>
                    <w:rPrChange w:date="2022-04-27T21:31:15Z" w:author="Vinícius Russi" w:id="1">
                      <w:rPr>
                        <w:sz w:val="18"/>
                        <w:szCs w:val="18"/>
                      </w:rPr>
                    </w:rPrChange>
                  </w:rPr>
                </w:pPr>
                <w:sdt>
                  <w:sdtPr>
                    <w:tag w:val="goog_rdk_1500"/>
                  </w:sdtPr>
                  <w:sdtContent>
                    <w:r w:rsidRPr="00000000" w:rsidDel="00000000" w:rsidR="00000000">
                      <w:rPr>
                        <w:b w:val="1"/>
                        <w:rtl w:val="0"/>
                        <w:rPrChange w:date="2022-04-27T21:31:15Z" w:author="Vinícius Russi" w:id="1">
                          <w:rPr>
                            <w:b w:val="1"/>
                            <w:sz w:val="18"/>
                            <w:szCs w:val="18"/>
                          </w:rPr>
                        </w:rPrChange>
                      </w:rPr>
                      <w:t xml:space="preserve">Descrição</w:t>
                    </w:r>
                  </w:sdtContent>
                </w:sdt>
                <w:sdt>
                  <w:sdtPr>
                    <w:tag w:val="goog_rdk_1501"/>
                  </w:sdtPr>
                  <w:sdtContent>
                    <w:r w:rsidRPr="00000000" w:rsidDel="00000000" w:rsidR="00000000">
                      <w:rPr>
                        <w:rtl w:val="0"/>
                      </w:rPr>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tcMar>
              <w:top w:w="40.0" w:type="dxa"/>
              <w:left w:w="40.0" w:type="dxa"/>
              <w:bottom w:w="40.0" w:type="dxa"/>
              <w:right w:w="40.0" w:type="dxa"/>
            </w:tcMar>
            <w:vAlign w:val="bottom"/>
          </w:tcPr>
          <w:sdt>
            <w:sdtPr>
              <w:tag w:val="goog_rdk_1504"/>
            </w:sdtPr>
            <w:sdtContent>
              <w:p w:rsidRPr="00000000" w:rsidDel="00000000" w:rsidRDefault="00000000" w:rsidR="00000000" w:rsidP="00000000" w14:paraId="00000115">
                <w:pPr>
                  <w:widowControl w:val="0"/>
                  <w:spacing w:line="276" w:lineRule="auto"/>
                  <w:ind w:firstLine="0"/>
                  <w:jc w:val="center"/>
                  <w:rPr>
                    <w:rPrChange w:date="2022-04-27T21:31:15Z" w:author="Vinícius Russi" w:id="1">
                      <w:rPr>
                        <w:sz w:val="18"/>
                        <w:szCs w:val="18"/>
                      </w:rPr>
                    </w:rPrChange>
                  </w:rPr>
                </w:pPr>
                <w:sdt>
                  <w:sdtPr>
                    <w:tag w:val="goog_rdk_1503"/>
                  </w:sdtPr>
                  <w:sdtContent>
                    <w:r w:rsidRPr="00000000" w:rsidDel="00000000" w:rsidR="00000000">
                      <w:rPr>
                        <w:rtl w:val="0"/>
                        <w:rPrChange w:date="2022-04-27T21:31:15Z" w:author="Vinícius Russi" w:id="1">
                          <w:rPr>
                            <w:sz w:val="18"/>
                            <w:szCs w:val="18"/>
                          </w:rPr>
                        </w:rPrChange>
                      </w:rPr>
                      <w:t xml:space="preserve">MAINTENANCE_ID</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06"/>
            </w:sdtPr>
            <w:sdtContent>
              <w:p w:rsidRPr="00000000" w:rsidDel="00000000" w:rsidRDefault="00000000" w:rsidR="00000000" w:rsidP="00000000" w14:paraId="00000116">
                <w:pPr>
                  <w:widowControl w:val="0"/>
                  <w:spacing w:line="276" w:lineRule="auto"/>
                  <w:ind w:firstLine="0"/>
                  <w:jc w:val="center"/>
                  <w:rPr>
                    <w:rPrChange w:date="2022-04-27T21:31:15Z" w:author="Vinícius Russi" w:id="1">
                      <w:rPr>
                        <w:sz w:val="18"/>
                        <w:szCs w:val="18"/>
                      </w:rPr>
                    </w:rPrChange>
                  </w:rPr>
                </w:pPr>
                <w:sdt>
                  <w:sdtPr>
                    <w:tag w:val="goog_rdk_1505"/>
                  </w:sdtPr>
                  <w:sdtContent>
                    <w:r w:rsidRPr="00000000" w:rsidDel="00000000" w:rsidR="00000000">
                      <w:rPr>
                        <w:rtl w:val="0"/>
                        <w:rPrChange w:date="2022-04-27T21:31:15Z" w:author="Vinícius Russi" w:id="1">
                          <w:rPr>
                            <w:sz w:val="18"/>
                            <w:szCs w:val="18"/>
                          </w:rPr>
                        </w:rPrChange>
                      </w:rPr>
                      <w:t xml:space="preserve">int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08"/>
            </w:sdtPr>
            <w:sdtContent>
              <w:p w:rsidRPr="00000000" w:rsidDel="00000000" w:rsidRDefault="00000000" w:rsidR="00000000" w:rsidP="00000000" w14:paraId="00000117">
                <w:pPr>
                  <w:widowControl w:val="0"/>
                  <w:spacing w:line="276" w:lineRule="auto"/>
                  <w:ind w:firstLine="0"/>
                  <w:jc w:val="center"/>
                  <w:rPr>
                    <w:rPrChange w:date="2022-04-27T21:31:15Z" w:author="Vinícius Russi" w:id="1">
                      <w:rPr>
                        <w:sz w:val="18"/>
                        <w:szCs w:val="18"/>
                      </w:rPr>
                    </w:rPrChange>
                  </w:rPr>
                </w:pPr>
                <w:sdt>
                  <w:sdtPr>
                    <w:tag w:val="goog_rdk_1507"/>
                  </w:sdtPr>
                  <w:sdtContent>
                    <w:r w:rsidRPr="00000000" w:rsidDel="00000000" w:rsidR="00000000">
                      <w:rPr>
                        <w:rtl w:val="0"/>
                        <w:rPrChange w:date="2022-04-27T21:31:15Z" w:author="Vinícius Russi" w:id="1">
                          <w:rPr>
                            <w:sz w:val="18"/>
                            <w:szCs w:val="18"/>
                          </w:rPr>
                        </w:rPrChange>
                      </w:rPr>
                      <w:t xml:space="preserve">Código único utilizado para identificar cada manutenção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10"/>
            </w:sdtPr>
            <w:sdtContent>
              <w:p w:rsidRPr="00000000" w:rsidDel="00000000" w:rsidRDefault="00000000" w:rsidR="00000000" w:rsidP="00000000" w14:paraId="00000118">
                <w:pPr>
                  <w:widowControl w:val="0"/>
                  <w:spacing w:line="276" w:lineRule="auto"/>
                  <w:ind w:firstLine="0"/>
                  <w:jc w:val="center"/>
                  <w:rPr>
                    <w:rPrChange w:date="2022-04-27T21:31:15Z" w:author="Vinícius Russi" w:id="1">
                      <w:rPr>
                        <w:sz w:val="18"/>
                        <w:szCs w:val="18"/>
                      </w:rPr>
                    </w:rPrChange>
                  </w:rPr>
                </w:pPr>
                <w:sdt>
                  <w:sdtPr>
                    <w:tag w:val="goog_rdk_1509"/>
                  </w:sdtPr>
                  <w:sdtContent>
                    <w:r w:rsidRPr="00000000" w:rsidDel="00000000" w:rsidR="00000000">
                      <w:rPr>
                        <w:rtl w:val="0"/>
                        <w:rPrChange w:date="2022-04-27T21:31:15Z" w:author="Vinícius Russi" w:id="1">
                          <w:rPr>
                            <w:sz w:val="18"/>
                            <w:szCs w:val="18"/>
                          </w:rPr>
                        </w:rPrChange>
                      </w:rPr>
                      <w:t xml:space="preserve">START_TIME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12"/>
            </w:sdtPr>
            <w:sdtContent>
              <w:p w:rsidRPr="00000000" w:rsidDel="00000000" w:rsidRDefault="00000000" w:rsidR="00000000" w:rsidP="00000000" w14:paraId="00000119">
                <w:pPr>
                  <w:widowControl w:val="0"/>
                  <w:spacing w:line="276" w:lineRule="auto"/>
                  <w:ind w:firstLine="0"/>
                  <w:jc w:val="center"/>
                  <w:rPr>
                    <w:rPrChange w:date="2022-04-27T21:31:15Z" w:author="Vinícius Russi" w:id="1">
                      <w:rPr>
                        <w:sz w:val="18"/>
                        <w:szCs w:val="18"/>
                      </w:rPr>
                    </w:rPrChange>
                  </w:rPr>
                </w:pPr>
                <w:sdt>
                  <w:sdtPr>
                    <w:tag w:val="goog_rdk_1511"/>
                  </w:sdtPr>
                  <w:sdtContent>
                    <w:r w:rsidRPr="00000000" w:rsidDel="00000000" w:rsidR="00000000">
                      <w:rPr>
                        <w:rtl w:val="0"/>
                        <w:rPrChange w:date="2022-04-27T21:31:15Z" w:author="Vinícius Russi" w:id="1">
                          <w:rPr>
                            <w:sz w:val="18"/>
                            <w:szCs w:val="18"/>
                          </w:rPr>
                        </w:rPrChange>
                      </w:rPr>
                      <w:t xml:space="preserve">datetime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14"/>
            </w:sdtPr>
            <w:sdtContent>
              <w:p w:rsidRPr="00000000" w:rsidDel="00000000" w:rsidRDefault="00000000" w:rsidR="00000000" w:rsidP="00000000" w14:paraId="0000011A">
                <w:pPr>
                  <w:widowControl w:val="0"/>
                  <w:spacing w:line="276" w:lineRule="auto"/>
                  <w:ind w:firstLine="0"/>
                  <w:jc w:val="center"/>
                  <w:rPr>
                    <w:rPrChange w:date="2022-04-27T21:31:15Z" w:author="Vinícius Russi" w:id="1">
                      <w:rPr>
                        <w:sz w:val="18"/>
                        <w:szCs w:val="18"/>
                      </w:rPr>
                    </w:rPrChange>
                  </w:rPr>
                </w:pPr>
                <w:sdt>
                  <w:sdtPr>
                    <w:tag w:val="goog_rdk_1513"/>
                  </w:sdtPr>
                  <w:sdtContent>
                    <w:r w:rsidRPr="00000000" w:rsidDel="00000000" w:rsidR="00000000">
                      <w:rPr>
                        <w:rtl w:val="0"/>
                        <w:rPrChange w:date="2022-04-27T21:31:15Z" w:author="Vinícius Russi" w:id="1">
                          <w:rPr>
                            <w:sz w:val="18"/>
                            <w:szCs w:val="18"/>
                          </w:rPr>
                        </w:rPrChange>
                      </w:rPr>
                      <w:t xml:space="preserve">Início da Manutenção Realizada</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16"/>
            </w:sdtPr>
            <w:sdtContent>
              <w:p w:rsidRPr="00000000" w:rsidDel="00000000" w:rsidRDefault="00000000" w:rsidR="00000000" w:rsidP="00000000" w14:paraId="0000011B">
                <w:pPr>
                  <w:widowControl w:val="0"/>
                  <w:spacing w:line="276" w:lineRule="auto"/>
                  <w:ind w:firstLine="0"/>
                  <w:jc w:val="center"/>
                  <w:rPr>
                    <w:rPrChange w:date="2022-04-27T21:31:15Z" w:author="Vinícius Russi" w:id="1">
                      <w:rPr>
                        <w:sz w:val="18"/>
                        <w:szCs w:val="18"/>
                      </w:rPr>
                    </w:rPrChange>
                  </w:rPr>
                </w:pPr>
                <w:sdt>
                  <w:sdtPr>
                    <w:tag w:val="goog_rdk_1515"/>
                  </w:sdtPr>
                  <w:sdtContent>
                    <w:r w:rsidRPr="00000000" w:rsidDel="00000000" w:rsidR="00000000">
                      <w:rPr>
                        <w:rtl w:val="0"/>
                        <w:rPrChange w:date="2022-04-27T21:31:15Z" w:author="Vinícius Russi" w:id="1">
                          <w:rPr>
                            <w:sz w:val="18"/>
                            <w:szCs w:val="18"/>
                          </w:rPr>
                        </w:rPrChange>
                      </w:rPr>
                      <w:t xml:space="preserve">END_TIME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18"/>
            </w:sdtPr>
            <w:sdtContent>
              <w:p w:rsidRPr="00000000" w:rsidDel="00000000" w:rsidRDefault="00000000" w:rsidR="00000000" w:rsidP="00000000" w14:paraId="0000011C">
                <w:pPr>
                  <w:widowControl w:val="0"/>
                  <w:spacing w:line="276" w:lineRule="auto"/>
                  <w:ind w:firstLine="0"/>
                  <w:jc w:val="center"/>
                  <w:rPr>
                    <w:rPrChange w:date="2022-04-27T21:31:15Z" w:author="Vinícius Russi" w:id="1">
                      <w:rPr>
                        <w:sz w:val="18"/>
                        <w:szCs w:val="18"/>
                      </w:rPr>
                    </w:rPrChange>
                  </w:rPr>
                </w:pPr>
                <w:sdt>
                  <w:sdtPr>
                    <w:tag w:val="goog_rdk_1517"/>
                  </w:sdtPr>
                  <w:sdtContent>
                    <w:r w:rsidRPr="00000000" w:rsidDel="00000000" w:rsidR="00000000">
                      <w:rPr>
                        <w:rtl w:val="0"/>
                        <w:rPrChange w:date="2022-04-27T21:31:15Z" w:author="Vinícius Russi" w:id="1">
                          <w:rPr>
                            <w:sz w:val="18"/>
                            <w:szCs w:val="18"/>
                          </w:rPr>
                        </w:rPrChange>
                      </w:rPr>
                      <w:t xml:space="preserve">datetime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20"/>
            </w:sdtPr>
            <w:sdtContent>
              <w:p w:rsidRPr="00000000" w:rsidDel="00000000" w:rsidRDefault="00000000" w:rsidR="00000000" w:rsidP="00000000" w14:paraId="0000011D">
                <w:pPr>
                  <w:widowControl w:val="0"/>
                  <w:spacing w:line="276" w:lineRule="auto"/>
                  <w:ind w:firstLine="0"/>
                  <w:jc w:val="center"/>
                  <w:rPr>
                    <w:rPrChange w:date="2022-04-27T21:31:15Z" w:author="Vinícius Russi" w:id="1">
                      <w:rPr>
                        <w:sz w:val="18"/>
                        <w:szCs w:val="18"/>
                      </w:rPr>
                    </w:rPrChange>
                  </w:rPr>
                </w:pPr>
                <w:sdt>
                  <w:sdtPr>
                    <w:tag w:val="goog_rdk_1519"/>
                  </w:sdtPr>
                  <w:sdtContent>
                    <w:r w:rsidRPr="00000000" w:rsidDel="00000000" w:rsidR="00000000">
                      <w:rPr>
                        <w:rtl w:val="0"/>
                        <w:rPrChange w:date="2022-04-27T21:31:15Z" w:author="Vinícius Russi" w:id="1">
                          <w:rPr>
                            <w:sz w:val="18"/>
                            <w:szCs w:val="18"/>
                          </w:rPr>
                        </w:rPrChange>
                      </w:rPr>
                      <w:t xml:space="preserve">Término da Manutenção Realizada</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22"/>
            </w:sdtPr>
            <w:sdtContent>
              <w:p w:rsidRPr="00000000" w:rsidDel="00000000" w:rsidRDefault="00000000" w:rsidR="00000000" w:rsidP="00000000" w14:paraId="0000011E">
                <w:pPr>
                  <w:widowControl w:val="0"/>
                  <w:spacing w:line="276" w:lineRule="auto"/>
                  <w:ind w:firstLine="0"/>
                  <w:jc w:val="center"/>
                  <w:rPr>
                    <w:rPrChange w:date="2022-04-27T21:31:15Z" w:author="Vinícius Russi" w:id="1">
                      <w:rPr>
                        <w:sz w:val="18"/>
                        <w:szCs w:val="18"/>
                      </w:rPr>
                    </w:rPrChange>
                  </w:rPr>
                </w:pPr>
                <w:sdt>
                  <w:sdtPr>
                    <w:tag w:val="goog_rdk_1521"/>
                  </w:sdtPr>
                  <w:sdtContent>
                    <w:r w:rsidRPr="00000000" w:rsidDel="00000000" w:rsidR="00000000">
                      <w:rPr>
                        <w:rtl w:val="0"/>
                        <w:rPrChange w:date="2022-04-27T21:31:15Z" w:author="Vinícius Russi" w:id="1">
                          <w:rPr>
                            <w:sz w:val="18"/>
                            <w:szCs w:val="18"/>
                          </w:rPr>
                        </w:rPrChange>
                      </w:rPr>
                      <w:t xml:space="preserve">PART_TYPE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24"/>
            </w:sdtPr>
            <w:sdtContent>
              <w:p w:rsidRPr="00000000" w:rsidDel="00000000" w:rsidRDefault="00000000" w:rsidR="00000000" w:rsidP="00000000" w14:paraId="0000011F">
                <w:pPr>
                  <w:widowControl w:val="0"/>
                  <w:spacing w:line="276" w:lineRule="auto"/>
                  <w:ind w:firstLine="0"/>
                  <w:jc w:val="center"/>
                  <w:rPr>
                    <w:rPrChange w:date="2022-04-27T21:31:15Z" w:author="Vinícius Russi" w:id="1">
                      <w:rPr>
                        <w:sz w:val="18"/>
                        <w:szCs w:val="18"/>
                      </w:rPr>
                    </w:rPrChange>
                  </w:rPr>
                </w:pPr>
                <w:sdt>
                  <w:sdtPr>
                    <w:tag w:val="goog_rdk_1523"/>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26"/>
            </w:sdtPr>
            <w:sdtContent>
              <w:p w:rsidRPr="00000000" w:rsidDel="00000000" w:rsidRDefault="00000000" w:rsidR="00000000" w:rsidP="00000000" w14:paraId="00000120">
                <w:pPr>
                  <w:widowControl w:val="0"/>
                  <w:spacing w:line="276" w:lineRule="auto"/>
                  <w:ind w:firstLine="0"/>
                  <w:jc w:val="center"/>
                  <w:rPr>
                    <w:rPrChange w:date="2022-04-27T21:31:15Z" w:author="Vinícius Russi" w:id="1">
                      <w:rPr>
                        <w:sz w:val="18"/>
                        <w:szCs w:val="18"/>
                      </w:rPr>
                    </w:rPrChange>
                  </w:rPr>
                </w:pPr>
                <w:sdt>
                  <w:sdtPr>
                    <w:tag w:val="goog_rdk_1525"/>
                  </w:sdtPr>
                  <w:sdtContent>
                    <w:r w:rsidRPr="00000000" w:rsidDel="00000000" w:rsidR="00000000">
                      <w:rPr>
                        <w:rtl w:val="0"/>
                        <w:rPrChange w:date="2022-04-27T21:31:15Z" w:author="Vinícius Russi" w:id="1">
                          <w:rPr>
                            <w:sz w:val="18"/>
                            <w:szCs w:val="18"/>
                          </w:rPr>
                        </w:rPrChange>
                      </w:rPr>
                      <w:t xml:space="preserve">Tipo de peça utilizada na manutenção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28"/>
            </w:sdtPr>
            <w:sdtContent>
              <w:p w:rsidRPr="00000000" w:rsidDel="00000000" w:rsidRDefault="00000000" w:rsidR="00000000" w:rsidP="00000000" w14:paraId="00000121">
                <w:pPr>
                  <w:widowControl w:val="0"/>
                  <w:spacing w:line="276" w:lineRule="auto"/>
                  <w:ind w:firstLine="0"/>
                  <w:jc w:val="center"/>
                  <w:rPr>
                    <w:rPrChange w:date="2022-04-27T21:31:15Z" w:author="Vinícius Russi" w:id="1">
                      <w:rPr>
                        <w:sz w:val="18"/>
                        <w:szCs w:val="18"/>
                      </w:rPr>
                    </w:rPrChange>
                  </w:rPr>
                </w:pPr>
                <w:sdt>
                  <w:sdtPr>
                    <w:tag w:val="goog_rdk_1527"/>
                  </w:sdtPr>
                  <w:sdtContent>
                    <w:r w:rsidRPr="00000000" w:rsidDel="00000000" w:rsidR="00000000">
                      <w:rPr>
                        <w:rtl w:val="0"/>
                        <w:rPrChange w:date="2022-04-27T21:31:15Z" w:author="Vinícius Russi" w:id="1">
                          <w:rPr>
                            <w:sz w:val="18"/>
                            <w:szCs w:val="18"/>
                          </w:rPr>
                        </w:rPrChange>
                      </w:rPr>
                      <w:t xml:space="preserve">SUB_SYSTEM</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30"/>
            </w:sdtPr>
            <w:sdtContent>
              <w:p w:rsidRPr="00000000" w:rsidDel="00000000" w:rsidRDefault="00000000" w:rsidR="00000000" w:rsidP="00000000" w14:paraId="00000122">
                <w:pPr>
                  <w:widowControl w:val="0"/>
                  <w:spacing w:line="276" w:lineRule="auto"/>
                  <w:ind w:firstLine="0"/>
                  <w:jc w:val="center"/>
                  <w:rPr>
                    <w:rPrChange w:date="2022-04-27T21:31:15Z" w:author="Vinícius Russi" w:id="1">
                      <w:rPr>
                        <w:sz w:val="18"/>
                        <w:szCs w:val="18"/>
                      </w:rPr>
                    </w:rPrChange>
                  </w:rPr>
                </w:pPr>
                <w:sdt>
                  <w:sdtPr>
                    <w:tag w:val="goog_rdk_1529"/>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32"/>
            </w:sdtPr>
            <w:sdtContent>
              <w:p w:rsidRPr="00000000" w:rsidDel="00000000" w:rsidRDefault="00000000" w:rsidR="00000000" w:rsidP="00000000" w14:paraId="00000123">
                <w:pPr>
                  <w:widowControl w:val="0"/>
                  <w:spacing w:line="276" w:lineRule="auto"/>
                  <w:ind w:firstLine="0"/>
                  <w:jc w:val="center"/>
                  <w:rPr>
                    <w:rPrChange w:date="2022-04-27T21:31:15Z" w:author="Vinícius Russi" w:id="1">
                      <w:rPr>
                        <w:sz w:val="18"/>
                        <w:szCs w:val="18"/>
                      </w:rPr>
                    </w:rPrChange>
                  </w:rPr>
                </w:pPr>
                <w:sdt>
                  <w:sdtPr>
                    <w:tag w:val="goog_rdk_1531"/>
                  </w:sdtPr>
                  <w:sdtContent>
                    <w:r w:rsidRPr="00000000" w:rsidDel="00000000" w:rsidR="00000000">
                      <w:rPr>
                        <w:rtl w:val="0"/>
                        <w:rPrChange w:date="2022-04-27T21:31:15Z" w:author="Vinícius Russi" w:id="1">
                          <w:rPr>
                            <w:sz w:val="18"/>
                            <w:szCs w:val="18"/>
                          </w:rPr>
                        </w:rPrChange>
                      </w:rPr>
                      <w:t xml:space="preserve">Subgrupo de sistema (Nomenclatura Interna)</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34"/>
            </w:sdtPr>
            <w:sdtContent>
              <w:p w:rsidRPr="00000000" w:rsidDel="00000000" w:rsidRDefault="00000000" w:rsidR="00000000" w:rsidP="00000000" w14:paraId="00000124">
                <w:pPr>
                  <w:widowControl w:val="0"/>
                  <w:spacing w:line="276" w:lineRule="auto"/>
                  <w:ind w:firstLine="0"/>
                  <w:jc w:val="center"/>
                  <w:rPr>
                    <w:rPrChange w:date="2022-04-27T21:31:15Z" w:author="Vinícius Russi" w:id="1">
                      <w:rPr>
                        <w:sz w:val="18"/>
                        <w:szCs w:val="18"/>
                      </w:rPr>
                    </w:rPrChange>
                  </w:rPr>
                </w:pPr>
                <w:sdt>
                  <w:sdtPr>
                    <w:tag w:val="goog_rdk_1533"/>
                  </w:sdtPr>
                  <w:sdtContent>
                    <w:r w:rsidRPr="00000000" w:rsidDel="00000000" w:rsidR="00000000">
                      <w:rPr>
                        <w:rtl w:val="0"/>
                        <w:rPrChange w:date="2022-04-27T21:31:15Z" w:author="Vinícius Russi" w:id="1">
                          <w:rPr>
                            <w:sz w:val="18"/>
                            <w:szCs w:val="18"/>
                          </w:rPr>
                        </w:rPrChange>
                      </w:rPr>
                      <w:t xml:space="preserve">MAINTENANCE_LOCAL</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36"/>
            </w:sdtPr>
            <w:sdtContent>
              <w:p w:rsidRPr="00000000" w:rsidDel="00000000" w:rsidRDefault="00000000" w:rsidR="00000000" w:rsidP="00000000" w14:paraId="00000125">
                <w:pPr>
                  <w:widowControl w:val="0"/>
                  <w:spacing w:line="276" w:lineRule="auto"/>
                  <w:ind w:firstLine="0"/>
                  <w:jc w:val="center"/>
                  <w:rPr>
                    <w:rPrChange w:date="2022-04-27T21:31:15Z" w:author="Vinícius Russi" w:id="1">
                      <w:rPr>
                        <w:sz w:val="18"/>
                        <w:szCs w:val="18"/>
                      </w:rPr>
                    </w:rPrChange>
                  </w:rPr>
                </w:pPr>
                <w:sdt>
                  <w:sdtPr>
                    <w:tag w:val="goog_rdk_1535"/>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38"/>
            </w:sdtPr>
            <w:sdtContent>
              <w:p w:rsidRPr="00000000" w:rsidDel="00000000" w:rsidRDefault="00000000" w:rsidR="00000000" w:rsidP="00000000" w14:paraId="00000126">
                <w:pPr>
                  <w:widowControl w:val="0"/>
                  <w:spacing w:line="276" w:lineRule="auto"/>
                  <w:ind w:firstLine="0"/>
                  <w:jc w:val="center"/>
                  <w:rPr>
                    <w:rPrChange w:date="2022-04-27T21:31:15Z" w:author="Vinícius Russi" w:id="1">
                      <w:rPr>
                        <w:sz w:val="18"/>
                        <w:szCs w:val="18"/>
                      </w:rPr>
                    </w:rPrChange>
                  </w:rPr>
                </w:pPr>
                <w:sdt>
                  <w:sdtPr>
                    <w:tag w:val="goog_rdk_1537"/>
                  </w:sdtPr>
                  <w:sdtContent>
                    <w:r w:rsidRPr="00000000" w:rsidDel="00000000" w:rsidR="00000000">
                      <w:rPr>
                        <w:rtl w:val="0"/>
                        <w:rPrChange w:date="2022-04-27T21:31:15Z" w:author="Vinícius Russi" w:id="1">
                          <w:rPr>
                            <w:sz w:val="18"/>
                            <w:szCs w:val="18"/>
                          </w:rPr>
                        </w:rPrChange>
                      </w:rPr>
                      <w:t xml:space="preserve">Local onde a Manutenção foi realizada</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40"/>
            </w:sdtPr>
            <w:sdtContent>
              <w:p w:rsidRPr="00000000" w:rsidDel="00000000" w:rsidRDefault="00000000" w:rsidR="00000000" w:rsidP="00000000" w14:paraId="00000127">
                <w:pPr>
                  <w:widowControl w:val="0"/>
                  <w:spacing w:line="276" w:lineRule="auto"/>
                  <w:ind w:firstLine="0"/>
                  <w:jc w:val="center"/>
                  <w:rPr>
                    <w:rPrChange w:date="2022-04-27T21:31:15Z" w:author="Vinícius Russi" w:id="1">
                      <w:rPr>
                        <w:sz w:val="18"/>
                        <w:szCs w:val="18"/>
                      </w:rPr>
                    </w:rPrChange>
                  </w:rPr>
                </w:pPr>
                <w:sdt>
                  <w:sdtPr>
                    <w:tag w:val="goog_rdk_1539"/>
                  </w:sdtPr>
                  <w:sdtContent>
                    <w:r w:rsidRPr="00000000" w:rsidDel="00000000" w:rsidR="00000000">
                      <w:rPr>
                        <w:rtl w:val="0"/>
                        <w:rPrChange w:date="2022-04-27T21:31:15Z" w:author="Vinícius Russi" w:id="1">
                          <w:rPr>
                            <w:sz w:val="18"/>
                            <w:szCs w:val="18"/>
                          </w:rPr>
                        </w:rPrChange>
                      </w:rPr>
                      <w:t xml:space="preserve">GROUP_NAME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42"/>
            </w:sdtPr>
            <w:sdtContent>
              <w:p w:rsidRPr="00000000" w:rsidDel="00000000" w:rsidRDefault="00000000" w:rsidR="00000000" w:rsidP="00000000" w14:paraId="00000128">
                <w:pPr>
                  <w:widowControl w:val="0"/>
                  <w:spacing w:line="276" w:lineRule="auto"/>
                  <w:ind w:firstLine="0"/>
                  <w:jc w:val="center"/>
                  <w:rPr>
                    <w:rPrChange w:date="2022-04-27T21:31:15Z" w:author="Vinícius Russi" w:id="1">
                      <w:rPr>
                        <w:sz w:val="18"/>
                        <w:szCs w:val="18"/>
                      </w:rPr>
                    </w:rPrChange>
                  </w:rPr>
                </w:pPr>
                <w:sdt>
                  <w:sdtPr>
                    <w:tag w:val="goog_rdk_1541"/>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44"/>
            </w:sdtPr>
            <w:sdtContent>
              <w:p w:rsidRPr="00000000" w:rsidDel="00000000" w:rsidRDefault="00000000" w:rsidR="00000000" w:rsidP="00000000" w14:paraId="00000129">
                <w:pPr>
                  <w:widowControl w:val="0"/>
                  <w:spacing w:line="276" w:lineRule="auto"/>
                  <w:ind w:firstLine="0"/>
                  <w:jc w:val="center"/>
                  <w:rPr>
                    <w:rPrChange w:date="2022-04-27T21:31:15Z" w:author="Vinícius Russi" w:id="1">
                      <w:rPr>
                        <w:sz w:val="18"/>
                        <w:szCs w:val="18"/>
                      </w:rPr>
                    </w:rPrChange>
                  </w:rPr>
                </w:pPr>
                <w:sdt>
                  <w:sdtPr>
                    <w:tag w:val="goog_rdk_1543"/>
                  </w:sdtPr>
                  <w:sdtContent>
                    <w:r w:rsidRPr="00000000" w:rsidDel="00000000" w:rsidR="00000000">
                      <w:rPr>
                        <w:rtl w:val="0"/>
                        <w:rPrChange w:date="2022-04-27T21:31:15Z" w:author="Vinícius Russi" w:id="1">
                          <w:rPr>
                            <w:sz w:val="18"/>
                            <w:szCs w:val="18"/>
                          </w:rPr>
                        </w:rPrChange>
                      </w:rPr>
                      <w:t xml:space="preserve">Nome do grupo de manutenção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46"/>
            </w:sdtPr>
            <w:sdtContent>
              <w:p w:rsidRPr="00000000" w:rsidDel="00000000" w:rsidRDefault="00000000" w:rsidR="00000000" w:rsidP="00000000" w14:paraId="0000012A">
                <w:pPr>
                  <w:widowControl w:val="0"/>
                  <w:spacing w:line="276" w:lineRule="auto"/>
                  <w:ind w:firstLine="0"/>
                  <w:jc w:val="center"/>
                  <w:rPr>
                    <w:rPrChange w:date="2022-04-27T21:31:15Z" w:author="Vinícius Russi" w:id="1">
                      <w:rPr>
                        <w:sz w:val="18"/>
                        <w:szCs w:val="18"/>
                      </w:rPr>
                    </w:rPrChange>
                  </w:rPr>
                </w:pPr>
                <w:sdt>
                  <w:sdtPr>
                    <w:tag w:val="goog_rdk_1545"/>
                  </w:sdtPr>
                  <w:sdtContent>
                    <w:r w:rsidRPr="00000000" w:rsidDel="00000000" w:rsidR="00000000">
                      <w:rPr>
                        <w:rtl w:val="0"/>
                        <w:rPrChange w:date="2022-04-27T21:31:15Z" w:author="Vinícius Russi" w:id="1">
                          <w:rPr>
                            <w:sz w:val="18"/>
                            <w:szCs w:val="18"/>
                          </w:rPr>
                        </w:rPrChange>
                      </w:rPr>
                      <w:t xml:space="preserve">MAINTENANCE_TYPE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48"/>
            </w:sdtPr>
            <w:sdtContent>
              <w:p w:rsidRPr="00000000" w:rsidDel="00000000" w:rsidRDefault="00000000" w:rsidR="00000000" w:rsidP="00000000" w14:paraId="0000012B">
                <w:pPr>
                  <w:widowControl w:val="0"/>
                  <w:spacing w:line="276" w:lineRule="auto"/>
                  <w:ind w:firstLine="0"/>
                  <w:jc w:val="center"/>
                  <w:rPr>
                    <w:rPrChange w:date="2022-04-27T21:31:15Z" w:author="Vinícius Russi" w:id="1">
                      <w:rPr>
                        <w:sz w:val="18"/>
                        <w:szCs w:val="18"/>
                      </w:rPr>
                    </w:rPrChange>
                  </w:rPr>
                </w:pPr>
                <w:sdt>
                  <w:sdtPr>
                    <w:tag w:val="goog_rdk_1547"/>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50"/>
            </w:sdtPr>
            <w:sdtContent>
              <w:p w:rsidRPr="00000000" w:rsidDel="00000000" w:rsidRDefault="00000000" w:rsidR="00000000" w:rsidP="00000000" w14:paraId="0000012C">
                <w:pPr>
                  <w:widowControl w:val="0"/>
                  <w:spacing w:line="276" w:lineRule="auto"/>
                  <w:ind w:firstLine="0"/>
                  <w:jc w:val="center"/>
                  <w:rPr>
                    <w:rPrChange w:date="2022-04-27T21:31:15Z" w:author="Vinícius Russi" w:id="1">
                      <w:rPr>
                        <w:sz w:val="18"/>
                        <w:szCs w:val="18"/>
                      </w:rPr>
                    </w:rPrChange>
                  </w:rPr>
                </w:pPr>
                <w:sdt>
                  <w:sdtPr>
                    <w:tag w:val="goog_rdk_1549"/>
                  </w:sdtPr>
                  <w:sdtContent>
                    <w:r w:rsidRPr="00000000" w:rsidDel="00000000" w:rsidR="00000000">
                      <w:rPr>
                        <w:rtl w:val="0"/>
                        <w:rPrChange w:date="2022-04-27T21:31:15Z" w:author="Vinícius Russi" w:id="1">
                          <w:rPr>
                            <w:sz w:val="18"/>
                            <w:szCs w:val="18"/>
                          </w:rPr>
                        </w:rPrChange>
                      </w:rPr>
                      <w:t xml:space="preserve">Tipo de manutenção realizada (Corretiva ou Preventiva)</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52"/>
            </w:sdtPr>
            <w:sdtContent>
              <w:p w:rsidRPr="00000000" w:rsidDel="00000000" w:rsidRDefault="00000000" w:rsidR="00000000" w:rsidP="00000000" w14:paraId="0000012D">
                <w:pPr>
                  <w:widowControl w:val="0"/>
                  <w:spacing w:line="276" w:lineRule="auto"/>
                  <w:ind w:firstLine="0"/>
                  <w:jc w:val="center"/>
                  <w:rPr>
                    <w:rPrChange w:date="2022-04-27T21:31:15Z" w:author="Vinícius Russi" w:id="1">
                      <w:rPr>
                        <w:sz w:val="18"/>
                        <w:szCs w:val="18"/>
                      </w:rPr>
                    </w:rPrChange>
                  </w:rPr>
                </w:pPr>
                <w:sdt>
                  <w:sdtPr>
                    <w:tag w:val="goog_rdk_1551"/>
                  </w:sdtPr>
                  <w:sdtContent>
                    <w:r w:rsidRPr="00000000" w:rsidDel="00000000" w:rsidR="00000000">
                      <w:rPr>
                        <w:rtl w:val="0"/>
                        <w:rPrChange w:date="2022-04-27T21:31:15Z" w:author="Vinícius Russi" w:id="1">
                          <w:rPr>
                            <w:sz w:val="18"/>
                            <w:szCs w:val="18"/>
                          </w:rPr>
                        </w:rPrChange>
                      </w:rPr>
                      <w:t xml:space="preserve">SERVICE_NAME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54"/>
            </w:sdtPr>
            <w:sdtContent>
              <w:p w:rsidRPr="00000000" w:rsidDel="00000000" w:rsidRDefault="00000000" w:rsidR="00000000" w:rsidP="00000000" w14:paraId="0000012E">
                <w:pPr>
                  <w:widowControl w:val="0"/>
                  <w:spacing w:line="276" w:lineRule="auto"/>
                  <w:ind w:firstLine="0"/>
                  <w:jc w:val="center"/>
                  <w:rPr>
                    <w:rPrChange w:date="2022-04-27T21:31:15Z" w:author="Vinícius Russi" w:id="1">
                      <w:rPr>
                        <w:sz w:val="18"/>
                        <w:szCs w:val="18"/>
                      </w:rPr>
                    </w:rPrChange>
                  </w:rPr>
                </w:pPr>
                <w:sdt>
                  <w:sdtPr>
                    <w:tag w:val="goog_rdk_1553"/>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56"/>
            </w:sdtPr>
            <w:sdtContent>
              <w:p w:rsidRPr="00000000" w:rsidDel="00000000" w:rsidRDefault="00000000" w:rsidR="00000000" w:rsidP="00000000" w14:paraId="0000012F">
                <w:pPr>
                  <w:widowControl w:val="0"/>
                  <w:spacing w:line="276" w:lineRule="auto"/>
                  <w:ind w:firstLine="0"/>
                  <w:jc w:val="center"/>
                  <w:rPr>
                    <w:rPrChange w:date="2022-04-27T21:31:15Z" w:author="Vinícius Russi" w:id="1">
                      <w:rPr>
                        <w:sz w:val="18"/>
                        <w:szCs w:val="18"/>
                      </w:rPr>
                    </w:rPrChange>
                  </w:rPr>
                </w:pPr>
                <w:sdt>
                  <w:sdtPr>
                    <w:tag w:val="goog_rdk_1555"/>
                  </w:sdtPr>
                  <w:sdtContent>
                    <w:r w:rsidRPr="00000000" w:rsidDel="00000000" w:rsidR="00000000">
                      <w:rPr>
                        <w:rtl w:val="0"/>
                        <w:rPrChange w:date="2022-04-27T21:31:15Z" w:author="Vinícius Russi" w:id="1">
                          <w:rPr>
                            <w:sz w:val="18"/>
                            <w:szCs w:val="18"/>
                          </w:rPr>
                        </w:rPrChange>
                      </w:rPr>
                      <w:t xml:space="preserve">O nome do serviço que foi realizado na manutenção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58"/>
            </w:sdtPr>
            <w:sdtContent>
              <w:p w:rsidRPr="00000000" w:rsidDel="00000000" w:rsidRDefault="00000000" w:rsidR="00000000" w:rsidP="00000000" w14:paraId="00000130">
                <w:pPr>
                  <w:widowControl w:val="0"/>
                  <w:spacing w:line="276" w:lineRule="auto"/>
                  <w:ind w:firstLine="0"/>
                  <w:jc w:val="center"/>
                  <w:rPr>
                    <w:rPrChange w:date="2022-04-27T21:31:15Z" w:author="Vinícius Russi" w:id="1">
                      <w:rPr>
                        <w:sz w:val="18"/>
                        <w:szCs w:val="18"/>
                      </w:rPr>
                    </w:rPrChange>
                  </w:rPr>
                </w:pPr>
                <w:sdt>
                  <w:sdtPr>
                    <w:tag w:val="goog_rdk_1557"/>
                  </w:sdtPr>
                  <w:sdtContent>
                    <w:r w:rsidRPr="00000000" w:rsidDel="00000000" w:rsidR="00000000">
                      <w:rPr>
                        <w:rtl w:val="0"/>
                        <w:rPrChange w:date="2022-04-27T21:31:15Z" w:author="Vinícius Russi" w:id="1">
                          <w:rPr>
                            <w:sz w:val="18"/>
                            <w:szCs w:val="18"/>
                          </w:rPr>
                        </w:rPrChange>
                      </w:rPr>
                      <w:t xml:space="preserve">OBSERVATION</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60"/>
            </w:sdtPr>
            <w:sdtContent>
              <w:p w:rsidRPr="00000000" w:rsidDel="00000000" w:rsidRDefault="00000000" w:rsidR="00000000" w:rsidP="00000000" w14:paraId="00000131">
                <w:pPr>
                  <w:widowControl w:val="0"/>
                  <w:spacing w:line="276" w:lineRule="auto"/>
                  <w:ind w:firstLine="0"/>
                  <w:jc w:val="center"/>
                  <w:rPr>
                    <w:rPrChange w:date="2022-04-27T21:31:15Z" w:author="Vinícius Russi" w:id="1">
                      <w:rPr>
                        <w:sz w:val="18"/>
                        <w:szCs w:val="18"/>
                      </w:rPr>
                    </w:rPrChange>
                  </w:rPr>
                </w:pPr>
                <w:sdt>
                  <w:sdtPr>
                    <w:tag w:val="goog_rdk_1559"/>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62"/>
            </w:sdtPr>
            <w:sdtContent>
              <w:p w:rsidRPr="00000000" w:rsidDel="00000000" w:rsidRDefault="00000000" w:rsidR="00000000" w:rsidP="00000000" w14:paraId="00000132">
                <w:pPr>
                  <w:widowControl w:val="0"/>
                  <w:spacing w:line="276" w:lineRule="auto"/>
                  <w:ind w:firstLine="0"/>
                  <w:jc w:val="center"/>
                  <w:rPr>
                    <w:rPrChange w:date="2022-04-27T21:31:15Z" w:author="Vinícius Russi" w:id="1">
                      <w:rPr>
                        <w:sz w:val="18"/>
                        <w:szCs w:val="18"/>
                      </w:rPr>
                    </w:rPrChange>
                  </w:rPr>
                </w:pPr>
                <w:sdt>
                  <w:sdtPr>
                    <w:tag w:val="goog_rdk_1561"/>
                  </w:sdtPr>
                  <w:sdtContent>
                    <w:r w:rsidRPr="00000000" w:rsidDel="00000000" w:rsidR="00000000">
                      <w:rPr>
                        <w:rtl w:val="0"/>
                        <w:rPrChange w:date="2022-04-27T21:31:15Z" w:author="Vinícius Russi" w:id="1">
                          <w:rPr>
                            <w:sz w:val="18"/>
                            <w:szCs w:val="18"/>
                          </w:rPr>
                        </w:rPrChange>
                      </w:rPr>
                      <w:t xml:space="preserve">Observações que os mecânicos podem fazer em cada manutenção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64"/>
            </w:sdtPr>
            <w:sdtContent>
              <w:p w:rsidRPr="00000000" w:rsidDel="00000000" w:rsidRDefault="00000000" w:rsidR="00000000" w:rsidP="00000000" w14:paraId="00000133">
                <w:pPr>
                  <w:widowControl w:val="0"/>
                  <w:spacing w:line="276" w:lineRule="auto"/>
                  <w:ind w:firstLine="0"/>
                  <w:jc w:val="center"/>
                  <w:rPr>
                    <w:rPrChange w:date="2022-04-27T21:31:15Z" w:author="Vinícius Russi" w:id="1">
                      <w:rPr>
                        <w:sz w:val="18"/>
                        <w:szCs w:val="18"/>
                      </w:rPr>
                    </w:rPrChange>
                  </w:rPr>
                </w:pPr>
                <w:sdt>
                  <w:sdtPr>
                    <w:tag w:val="goog_rdk_1563"/>
                  </w:sdtPr>
                  <w:sdtContent>
                    <w:r w:rsidRPr="00000000" w:rsidDel="00000000" w:rsidR="00000000">
                      <w:rPr>
                        <w:rtl w:val="0"/>
                        <w:rPrChange w:date="2022-04-27T21:31:15Z" w:author="Vinícius Russi" w:id="1">
                          <w:rPr>
                            <w:sz w:val="18"/>
                            <w:szCs w:val="18"/>
                          </w:rPr>
                        </w:rPrChange>
                      </w:rPr>
                      <w:t xml:space="preserve">PART_NUMBER</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66"/>
            </w:sdtPr>
            <w:sdtContent>
              <w:p w:rsidRPr="00000000" w:rsidDel="00000000" w:rsidRDefault="00000000" w:rsidR="00000000" w:rsidP="00000000" w14:paraId="00000134">
                <w:pPr>
                  <w:widowControl w:val="0"/>
                  <w:spacing w:line="276" w:lineRule="auto"/>
                  <w:ind w:firstLine="0"/>
                  <w:jc w:val="center"/>
                  <w:rPr>
                    <w:rPrChange w:date="2022-04-27T21:31:15Z" w:author="Vinícius Russi" w:id="1">
                      <w:rPr>
                        <w:sz w:val="18"/>
                        <w:szCs w:val="18"/>
                      </w:rPr>
                    </w:rPrChange>
                  </w:rPr>
                </w:pPr>
                <w:sdt>
                  <w:sdtPr>
                    <w:tag w:val="goog_rdk_1565"/>
                  </w:sdtPr>
                  <w:sdtContent>
                    <w:r w:rsidRPr="00000000" w:rsidDel="00000000" w:rsidR="00000000">
                      <w:rPr>
                        <w:rtl w:val="0"/>
                        <w:rPrChange w:date="2022-04-27T21:31:15Z" w:author="Vinícius Russi" w:id="1">
                          <w:rPr>
                            <w:sz w:val="18"/>
                            <w:szCs w:val="18"/>
                          </w:rPr>
                        </w:rPrChange>
                      </w:rPr>
                      <w:t xml:space="preserve">float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68"/>
            </w:sdtPr>
            <w:sdtContent>
              <w:p w:rsidRPr="00000000" w:rsidDel="00000000" w:rsidRDefault="00000000" w:rsidR="00000000" w:rsidP="00000000" w14:paraId="00000135">
                <w:pPr>
                  <w:widowControl w:val="0"/>
                  <w:spacing w:line="276" w:lineRule="auto"/>
                  <w:ind w:firstLine="0"/>
                  <w:jc w:val="center"/>
                  <w:rPr>
                    <w:rPrChange w:date="2022-04-27T21:31:15Z" w:author="Vinícius Russi" w:id="1">
                      <w:rPr>
                        <w:sz w:val="18"/>
                        <w:szCs w:val="18"/>
                      </w:rPr>
                    </w:rPrChange>
                  </w:rPr>
                </w:pPr>
                <w:sdt>
                  <w:sdtPr>
                    <w:tag w:val="goog_rdk_1567"/>
                  </w:sdtPr>
                  <w:sdtContent>
                    <w:r w:rsidRPr="00000000" w:rsidDel="00000000" w:rsidR="00000000">
                      <w:rPr>
                        <w:rtl w:val="0"/>
                        <w:rPrChange w:date="2022-04-27T21:31:15Z" w:author="Vinícius Russi" w:id="1">
                          <w:rPr>
                            <w:sz w:val="18"/>
                            <w:szCs w:val="18"/>
                          </w:rPr>
                        </w:rPrChange>
                      </w:rPr>
                      <w:t xml:space="preserve">Número total de peças utilizado na manutenção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70"/>
            </w:sdtPr>
            <w:sdtContent>
              <w:p w:rsidRPr="00000000" w:rsidDel="00000000" w:rsidRDefault="00000000" w:rsidR="00000000" w:rsidP="00000000" w14:paraId="00000136">
                <w:pPr>
                  <w:widowControl w:val="0"/>
                  <w:spacing w:line="276" w:lineRule="auto"/>
                  <w:ind w:firstLine="0"/>
                  <w:jc w:val="center"/>
                  <w:rPr>
                    <w:rPrChange w:date="2022-04-27T21:31:15Z" w:author="Vinícius Russi" w:id="1">
                      <w:rPr>
                        <w:sz w:val="18"/>
                        <w:szCs w:val="18"/>
                      </w:rPr>
                    </w:rPrChange>
                  </w:rPr>
                </w:pPr>
                <w:sdt>
                  <w:sdtPr>
                    <w:tag w:val="goog_rdk_1569"/>
                  </w:sdtPr>
                  <w:sdtContent>
                    <w:r w:rsidRPr="00000000" w:rsidDel="00000000" w:rsidR="00000000">
                      <w:rPr>
                        <w:rtl w:val="0"/>
                        <w:rPrChange w:date="2022-04-27T21:31:15Z" w:author="Vinícius Russi" w:id="1">
                          <w:rPr>
                            <w:sz w:val="18"/>
                            <w:szCs w:val="18"/>
                          </w:rPr>
                        </w:rPrChange>
                      </w:rPr>
                      <w:t xml:space="preserve">MACHINERY_ID</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72"/>
            </w:sdtPr>
            <w:sdtContent>
              <w:p w:rsidRPr="00000000" w:rsidDel="00000000" w:rsidRDefault="00000000" w:rsidR="00000000" w:rsidP="00000000" w14:paraId="00000137">
                <w:pPr>
                  <w:widowControl w:val="0"/>
                  <w:spacing w:line="276" w:lineRule="auto"/>
                  <w:ind w:firstLine="0"/>
                  <w:jc w:val="center"/>
                  <w:rPr>
                    <w:rPrChange w:date="2022-04-27T21:31:15Z" w:author="Vinícius Russi" w:id="1">
                      <w:rPr>
                        <w:sz w:val="18"/>
                        <w:szCs w:val="18"/>
                      </w:rPr>
                    </w:rPrChange>
                  </w:rPr>
                </w:pPr>
                <w:sdt>
                  <w:sdtPr>
                    <w:tag w:val="goog_rdk_1571"/>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74"/>
            </w:sdtPr>
            <w:sdtContent>
              <w:p w:rsidRPr="00000000" w:rsidDel="00000000" w:rsidRDefault="00000000" w:rsidR="00000000" w:rsidP="00000000" w14:paraId="00000138">
                <w:pPr>
                  <w:widowControl w:val="0"/>
                  <w:spacing w:line="276" w:lineRule="auto"/>
                  <w:ind w:firstLine="0"/>
                  <w:jc w:val="center"/>
                  <w:rPr>
                    <w:rPrChange w:date="2022-04-27T21:31:15Z" w:author="Vinícius Russi" w:id="1">
                      <w:rPr>
                        <w:sz w:val="18"/>
                        <w:szCs w:val="18"/>
                      </w:rPr>
                    </w:rPrChange>
                  </w:rPr>
                </w:pPr>
                <w:sdt>
                  <w:sdtPr>
                    <w:tag w:val="goog_rdk_1573"/>
                  </w:sdtPr>
                  <w:sdtContent>
                    <w:r w:rsidRPr="00000000" w:rsidDel="00000000" w:rsidR="00000000">
                      <w:rPr>
                        <w:rtl w:val="0"/>
                        <w:rPrChange w:date="2022-04-27T21:31:15Z" w:author="Vinícius Russi" w:id="1">
                          <w:rPr>
                            <w:sz w:val="18"/>
                            <w:szCs w:val="18"/>
                          </w:rPr>
                        </w:rPrChange>
                      </w:rPr>
                      <w:t xml:space="preserve">Código único utilizado para identificar cada equipamento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76"/>
            </w:sdtPr>
            <w:sdtContent>
              <w:p w:rsidRPr="00000000" w:rsidDel="00000000" w:rsidRDefault="00000000" w:rsidR="00000000" w:rsidP="00000000" w14:paraId="00000139">
                <w:pPr>
                  <w:widowControl w:val="0"/>
                  <w:spacing w:line="276" w:lineRule="auto"/>
                  <w:ind w:firstLine="0"/>
                  <w:jc w:val="center"/>
                  <w:rPr>
                    <w:rPrChange w:date="2022-04-27T21:31:15Z" w:author="Vinícius Russi" w:id="1">
                      <w:rPr>
                        <w:sz w:val="18"/>
                        <w:szCs w:val="18"/>
                      </w:rPr>
                    </w:rPrChange>
                  </w:rPr>
                </w:pPr>
                <w:sdt>
                  <w:sdtPr>
                    <w:tag w:val="goog_rdk_1575"/>
                  </w:sdtPr>
                  <w:sdtContent>
                    <w:r w:rsidRPr="00000000" w:rsidDel="00000000" w:rsidR="00000000">
                      <w:rPr>
                        <w:rtl w:val="0"/>
                        <w:rPrChange w:date="2022-04-27T21:31:15Z" w:author="Vinícius Russi" w:id="1">
                          <w:rPr>
                            <w:sz w:val="18"/>
                            <w:szCs w:val="18"/>
                          </w:rPr>
                        </w:rPrChange>
                      </w:rPr>
                      <w:t xml:space="preserve">MACHINERY_HOURMETER</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78"/>
            </w:sdtPr>
            <w:sdtContent>
              <w:p w:rsidRPr="00000000" w:rsidDel="00000000" w:rsidRDefault="00000000" w:rsidR="00000000" w:rsidP="00000000" w14:paraId="0000013A">
                <w:pPr>
                  <w:widowControl w:val="0"/>
                  <w:spacing w:line="276" w:lineRule="auto"/>
                  <w:ind w:firstLine="0"/>
                  <w:jc w:val="center"/>
                  <w:rPr>
                    <w:rPrChange w:date="2022-04-27T21:31:15Z" w:author="Vinícius Russi" w:id="1">
                      <w:rPr>
                        <w:sz w:val="18"/>
                        <w:szCs w:val="18"/>
                      </w:rPr>
                    </w:rPrChange>
                  </w:rPr>
                </w:pPr>
                <w:sdt>
                  <w:sdtPr>
                    <w:tag w:val="goog_rdk_1577"/>
                  </w:sdtPr>
                  <w:sdtContent>
                    <w:r w:rsidRPr="00000000" w:rsidDel="00000000" w:rsidR="00000000">
                      <w:rPr>
                        <w:rtl w:val="0"/>
                        <w:rPrChange w:date="2022-04-27T21:31:15Z" w:author="Vinícius Russi" w:id="1">
                          <w:rPr>
                            <w:sz w:val="18"/>
                            <w:szCs w:val="18"/>
                          </w:rPr>
                        </w:rPrChange>
                      </w:rPr>
                      <w:t xml:space="preserve">int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80"/>
            </w:sdtPr>
            <w:sdtContent>
              <w:p w:rsidRPr="00000000" w:rsidDel="00000000" w:rsidRDefault="00000000" w:rsidR="00000000" w:rsidP="00000000" w14:paraId="0000013B">
                <w:pPr>
                  <w:widowControl w:val="0"/>
                  <w:spacing w:line="276" w:lineRule="auto"/>
                  <w:ind w:firstLine="0"/>
                  <w:jc w:val="center"/>
                  <w:rPr>
                    <w:rPrChange w:date="2022-04-27T21:31:15Z" w:author="Vinícius Russi" w:id="1">
                      <w:rPr>
                        <w:sz w:val="18"/>
                        <w:szCs w:val="18"/>
                      </w:rPr>
                    </w:rPrChange>
                  </w:rPr>
                </w:pPr>
                <w:sdt>
                  <w:sdtPr>
                    <w:tag w:val="goog_rdk_1579"/>
                  </w:sdtPr>
                  <w:sdtContent>
                    <w:r w:rsidRPr="00000000" w:rsidDel="00000000" w:rsidR="00000000">
                      <w:rPr>
                        <w:rtl w:val="0"/>
                        <w:rPrChange w:date="2022-04-27T21:31:15Z" w:author="Vinícius Russi" w:id="1">
                          <w:rPr>
                            <w:sz w:val="18"/>
                            <w:szCs w:val="18"/>
                          </w:rPr>
                        </w:rPrChange>
                      </w:rPr>
                      <w:t xml:space="preserve">Horímetro do equipamento no momento do início da manutenção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82"/>
            </w:sdtPr>
            <w:sdtContent>
              <w:p w:rsidRPr="00000000" w:rsidDel="00000000" w:rsidRDefault="00000000" w:rsidR="00000000" w:rsidP="00000000" w14:paraId="0000013C">
                <w:pPr>
                  <w:widowControl w:val="0"/>
                  <w:spacing w:line="276" w:lineRule="auto"/>
                  <w:ind w:firstLine="0"/>
                  <w:jc w:val="center"/>
                  <w:rPr>
                    <w:rPrChange w:date="2022-04-27T21:31:15Z" w:author="Vinícius Russi" w:id="1">
                      <w:rPr>
                        <w:sz w:val="18"/>
                        <w:szCs w:val="18"/>
                      </w:rPr>
                    </w:rPrChange>
                  </w:rPr>
                </w:pPr>
                <w:sdt>
                  <w:sdtPr>
                    <w:tag w:val="goog_rdk_1581"/>
                  </w:sdtPr>
                  <w:sdtContent>
                    <w:r w:rsidRPr="00000000" w:rsidDel="00000000" w:rsidR="00000000">
                      <w:rPr>
                        <w:rtl w:val="0"/>
                        <w:rPrChange w:date="2022-04-27T21:31:15Z" w:author="Vinícius Russi" w:id="1">
                          <w:rPr>
                            <w:sz w:val="18"/>
                            <w:szCs w:val="18"/>
                          </w:rPr>
                        </w:rPrChange>
                      </w:rPr>
                      <w:t xml:space="preserve">MECHANIC</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84"/>
            </w:sdtPr>
            <w:sdtContent>
              <w:p w:rsidRPr="00000000" w:rsidDel="00000000" w:rsidRDefault="00000000" w:rsidR="00000000" w:rsidP="00000000" w14:paraId="0000013D">
                <w:pPr>
                  <w:widowControl w:val="0"/>
                  <w:spacing w:line="276" w:lineRule="auto"/>
                  <w:ind w:firstLine="0"/>
                  <w:jc w:val="center"/>
                  <w:rPr>
                    <w:rPrChange w:date="2022-04-27T21:31:15Z" w:author="Vinícius Russi" w:id="1">
                      <w:rPr>
                        <w:sz w:val="18"/>
                        <w:szCs w:val="18"/>
                      </w:rPr>
                    </w:rPrChange>
                  </w:rPr>
                </w:pPr>
                <w:sdt>
                  <w:sdtPr>
                    <w:tag w:val="goog_rdk_1583"/>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86"/>
            </w:sdtPr>
            <w:sdtContent>
              <w:p w:rsidRPr="00000000" w:rsidDel="00000000" w:rsidRDefault="00000000" w:rsidR="00000000" w:rsidP="00000000" w14:paraId="0000013E">
                <w:pPr>
                  <w:widowControl w:val="0"/>
                  <w:spacing w:line="276" w:lineRule="auto"/>
                  <w:ind w:firstLine="0"/>
                  <w:jc w:val="center"/>
                  <w:rPr>
                    <w:rPrChange w:date="2022-04-27T21:31:15Z" w:author="Vinícius Russi" w:id="1">
                      <w:rPr>
                        <w:sz w:val="18"/>
                        <w:szCs w:val="18"/>
                      </w:rPr>
                    </w:rPrChange>
                  </w:rPr>
                </w:pPr>
                <w:sdt>
                  <w:sdtPr>
                    <w:tag w:val="goog_rdk_1585"/>
                  </w:sdtPr>
                  <w:sdtContent>
                    <w:r w:rsidRPr="00000000" w:rsidDel="00000000" w:rsidR="00000000">
                      <w:rPr>
                        <w:rtl w:val="0"/>
                        <w:rPrChange w:date="2022-04-27T21:31:15Z" w:author="Vinícius Russi" w:id="1">
                          <w:rPr>
                            <w:sz w:val="18"/>
                            <w:szCs w:val="18"/>
                          </w:rPr>
                        </w:rPrChange>
                      </w:rPr>
                      <w:t xml:space="preserve">Nome do mecânico responsável pela manutenção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88"/>
            </w:sdtPr>
            <w:sdtContent>
              <w:p w:rsidRPr="00000000" w:rsidDel="00000000" w:rsidRDefault="00000000" w:rsidR="00000000" w:rsidP="00000000" w14:paraId="0000013F">
                <w:pPr>
                  <w:widowControl w:val="0"/>
                  <w:spacing w:line="276" w:lineRule="auto"/>
                  <w:ind w:firstLine="0"/>
                  <w:jc w:val="center"/>
                  <w:rPr>
                    <w:rPrChange w:date="2022-04-27T21:31:15Z" w:author="Vinícius Russi" w:id="1">
                      <w:rPr>
                        <w:sz w:val="18"/>
                        <w:szCs w:val="18"/>
                      </w:rPr>
                    </w:rPrChange>
                  </w:rPr>
                </w:pPr>
                <w:sdt>
                  <w:sdtPr>
                    <w:tag w:val="goog_rdk_1587"/>
                  </w:sdtPr>
                  <w:sdtContent>
                    <w:r w:rsidRPr="00000000" w:rsidDel="00000000" w:rsidR="00000000">
                      <w:rPr>
                        <w:rtl w:val="0"/>
                        <w:rPrChange w:date="2022-04-27T21:31:15Z" w:author="Vinícius Russi" w:id="1">
                          <w:rPr>
                            <w:sz w:val="18"/>
                            <w:szCs w:val="18"/>
                          </w:rPr>
                        </w:rPrChange>
                      </w:rPr>
                      <w:t xml:space="preserve">PURCHASE_DATE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90"/>
            </w:sdtPr>
            <w:sdtContent>
              <w:p w:rsidRPr="00000000" w:rsidDel="00000000" w:rsidRDefault="00000000" w:rsidR="00000000" w:rsidP="00000000" w14:paraId="00000140">
                <w:pPr>
                  <w:widowControl w:val="0"/>
                  <w:spacing w:line="276" w:lineRule="auto"/>
                  <w:ind w:firstLine="0"/>
                  <w:jc w:val="center"/>
                  <w:rPr>
                    <w:rPrChange w:date="2022-04-27T21:31:15Z" w:author="Vinícius Russi" w:id="1">
                      <w:rPr>
                        <w:sz w:val="18"/>
                        <w:szCs w:val="18"/>
                      </w:rPr>
                    </w:rPrChange>
                  </w:rPr>
                </w:pPr>
                <w:sdt>
                  <w:sdtPr>
                    <w:tag w:val="goog_rdk_1589"/>
                  </w:sdtPr>
                  <w:sdtContent>
                    <w:r w:rsidRPr="00000000" w:rsidDel="00000000" w:rsidR="00000000">
                      <w:rPr>
                        <w:rtl w:val="0"/>
                        <w:rPrChange w:date="2022-04-27T21:31:15Z" w:author="Vinícius Russi" w:id="1">
                          <w:rPr>
                            <w:sz w:val="18"/>
                            <w:szCs w:val="18"/>
                          </w:rPr>
                        </w:rPrChange>
                      </w:rPr>
                      <w:t xml:space="preserve">datetime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95"/>
            </w:sdtPr>
            <w:sdtContent>
              <w:p w:rsidRPr="00000000" w:rsidDel="00000000" w:rsidRDefault="00000000" w:rsidR="00000000" w:rsidP="00000000" w14:paraId="00000141">
                <w:pPr>
                  <w:widowControl w:val="0"/>
                  <w:spacing w:line="276" w:lineRule="auto"/>
                  <w:ind w:firstLine="0"/>
                  <w:jc w:val="center"/>
                  <w:rPr>
                    <w:rPrChange w:date="2022-04-27T21:31:15Z" w:author="Vinícius Russi" w:id="1">
                      <w:rPr>
                        <w:sz w:val="18"/>
                        <w:szCs w:val="18"/>
                      </w:rPr>
                    </w:rPrChange>
                  </w:rPr>
                </w:pPr>
                <w:sdt>
                  <w:sdtPr>
                    <w:tag w:val="goog_rdk_1591"/>
                  </w:sdtPr>
                  <w:sdtContent>
                    <w:r w:rsidRPr="00000000" w:rsidDel="00000000" w:rsidR="00000000">
                      <w:rPr>
                        <w:rtl w:val="0"/>
                        <w:rPrChange w:date="2022-04-27T21:31:15Z" w:author="Vinícius Russi" w:id="1">
                          <w:rPr>
                            <w:sz w:val="18"/>
                            <w:szCs w:val="18"/>
                          </w:rPr>
                        </w:rPrChange>
                      </w:rPr>
                      <w:t xml:space="preserve">Data </w:t>
                    </w:r>
                  </w:sdtContent>
                </w:sdt>
                <w:sdt>
                  <w:sdtPr>
                    <w:tag w:val="goog_rdk_1592"/>
                  </w:sdtPr>
                  <w:sdtContent>
                    <w:ins w:date="2022-04-26T13:16:27Z" w:author="Sérgio Henrique" w:id="191"/>
                    <w:sdt>
                      <w:sdtPr>
                        <w:tag w:val="goog_rdk_1593"/>
                      </w:sdtPr>
                      <w:sdtContent>
                        <w:ins w:date="2022-04-26T13:16:27Z" w:author="Sérgio Henrique" w:id="191">
                          <w:r w:rsidRPr="00000000" w:rsidDel="00000000" w:rsidR="00000000">
                            <w:rPr>
                              <w:rtl w:val="0"/>
                              <w:rPrChange w:date="2022-04-27T21:31:15Z" w:author="Vinícius Russi" w:id="1">
                                <w:rPr>
                                  <w:sz w:val="18"/>
                                  <w:szCs w:val="18"/>
                                </w:rPr>
                              </w:rPrChange>
                            </w:rPr>
                            <w:t xml:space="preserve">em </w:t>
                          </w:r>
                        </w:ins>
                      </w:sdtContent>
                    </w:sdt>
                    <w:ins w:date="2022-04-26T13:16:27Z" w:author="Sérgio Henrique" w:id="191"/>
                  </w:sdtContent>
                </w:sdt>
                <w:sdt>
                  <w:sdtPr>
                    <w:tag w:val="goog_rdk_1594"/>
                  </w:sdtPr>
                  <w:sdtContent>
                    <w:r w:rsidRPr="00000000" w:rsidDel="00000000" w:rsidR="00000000">
                      <w:rPr>
                        <w:rtl w:val="0"/>
                        <w:rPrChange w:date="2022-04-27T21:31:15Z" w:author="Vinícius Russi" w:id="1">
                          <w:rPr>
                            <w:sz w:val="18"/>
                            <w:szCs w:val="18"/>
                          </w:rPr>
                        </w:rPrChange>
                      </w:rPr>
                      <w:t xml:space="preserve">que o equipamento foi adquirido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597"/>
            </w:sdtPr>
            <w:sdtContent>
              <w:p w:rsidRPr="00000000" w:rsidDel="00000000" w:rsidRDefault="00000000" w:rsidR="00000000" w:rsidP="00000000" w14:paraId="00000142">
                <w:pPr>
                  <w:widowControl w:val="0"/>
                  <w:spacing w:line="276" w:lineRule="auto"/>
                  <w:ind w:firstLine="0"/>
                  <w:jc w:val="center"/>
                  <w:rPr>
                    <w:rPrChange w:date="2022-04-27T21:31:15Z" w:author="Vinícius Russi" w:id="1">
                      <w:rPr>
                        <w:sz w:val="18"/>
                        <w:szCs w:val="18"/>
                      </w:rPr>
                    </w:rPrChange>
                  </w:rPr>
                </w:pPr>
                <w:sdt>
                  <w:sdtPr>
                    <w:tag w:val="goog_rdk_1596"/>
                  </w:sdtPr>
                  <w:sdtContent>
                    <w:r w:rsidRPr="00000000" w:rsidDel="00000000" w:rsidR="00000000">
                      <w:rPr>
                        <w:rtl w:val="0"/>
                        <w:rPrChange w:date="2022-04-27T21:31:15Z" w:author="Vinícius Russi" w:id="1">
                          <w:rPr>
                            <w:sz w:val="18"/>
                            <w:szCs w:val="18"/>
                          </w:rPr>
                        </w:rPrChange>
                      </w:rPr>
                      <w:t xml:space="preserve">BUILT_YEAR</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599"/>
            </w:sdtPr>
            <w:sdtContent>
              <w:p w:rsidRPr="00000000" w:rsidDel="00000000" w:rsidRDefault="00000000" w:rsidR="00000000" w:rsidP="00000000" w14:paraId="00000143">
                <w:pPr>
                  <w:widowControl w:val="0"/>
                  <w:spacing w:line="276" w:lineRule="auto"/>
                  <w:ind w:firstLine="0"/>
                  <w:jc w:val="center"/>
                  <w:rPr>
                    <w:rPrChange w:date="2022-04-27T21:31:15Z" w:author="Vinícius Russi" w:id="1">
                      <w:rPr>
                        <w:sz w:val="18"/>
                        <w:szCs w:val="18"/>
                      </w:rPr>
                    </w:rPrChange>
                  </w:rPr>
                </w:pPr>
                <w:sdt>
                  <w:sdtPr>
                    <w:tag w:val="goog_rdk_1598"/>
                  </w:sdtPr>
                  <w:sdtContent>
                    <w:r w:rsidRPr="00000000" w:rsidDel="00000000" w:rsidR="00000000">
                      <w:rPr>
                        <w:rtl w:val="0"/>
                        <w:rPrChange w:date="2022-04-27T21:31:15Z" w:author="Vinícius Russi" w:id="1">
                          <w:rPr>
                            <w:sz w:val="18"/>
                            <w:szCs w:val="18"/>
                          </w:rPr>
                        </w:rPrChange>
                      </w:rPr>
                      <w:t xml:space="preserve">float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601"/>
            </w:sdtPr>
            <w:sdtContent>
              <w:p w:rsidRPr="00000000" w:rsidDel="00000000" w:rsidRDefault="00000000" w:rsidR="00000000" w:rsidP="00000000" w14:paraId="00000144">
                <w:pPr>
                  <w:widowControl w:val="0"/>
                  <w:spacing w:line="276" w:lineRule="auto"/>
                  <w:ind w:firstLine="0"/>
                  <w:jc w:val="center"/>
                  <w:rPr>
                    <w:rPrChange w:date="2022-04-27T21:31:15Z" w:author="Vinícius Russi" w:id="1">
                      <w:rPr>
                        <w:sz w:val="18"/>
                        <w:szCs w:val="18"/>
                      </w:rPr>
                    </w:rPrChange>
                  </w:rPr>
                </w:pPr>
                <w:sdt>
                  <w:sdtPr>
                    <w:tag w:val="goog_rdk_1600"/>
                  </w:sdtPr>
                  <w:sdtContent>
                    <w:r w:rsidRPr="00000000" w:rsidDel="00000000" w:rsidR="00000000">
                      <w:rPr>
                        <w:rtl w:val="0"/>
                        <w:rPrChange w:date="2022-04-27T21:31:15Z" w:author="Vinícius Russi" w:id="1">
                          <w:rPr>
                            <w:sz w:val="18"/>
                            <w:szCs w:val="18"/>
                          </w:rPr>
                        </w:rPrChange>
                      </w:rPr>
                      <w:t xml:space="preserve">Ano que o equipamento foi montado</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shd w:val="clear" w:fill="ffffff"/>
            <w:tcMar>
              <w:top w:w="40.0" w:type="dxa"/>
              <w:left w:w="40.0" w:type="dxa"/>
              <w:bottom w:w="40.0" w:type="dxa"/>
              <w:right w:w="40.0" w:type="dxa"/>
            </w:tcMar>
            <w:vAlign w:val="bottom"/>
          </w:tcPr>
          <w:sdt>
            <w:sdtPr>
              <w:tag w:val="goog_rdk_1603"/>
            </w:sdtPr>
            <w:sdtContent>
              <w:p w:rsidRPr="00000000" w:rsidDel="00000000" w:rsidRDefault="00000000" w:rsidR="00000000" w:rsidP="00000000" w14:paraId="00000145">
                <w:pPr>
                  <w:widowControl w:val="0"/>
                  <w:spacing w:line="276" w:lineRule="auto"/>
                  <w:ind w:firstLine="0"/>
                  <w:jc w:val="center"/>
                  <w:rPr>
                    <w:rPrChange w:date="2022-04-27T21:31:15Z" w:author="Vinícius Russi" w:id="1">
                      <w:rPr>
                        <w:sz w:val="18"/>
                        <w:szCs w:val="18"/>
                      </w:rPr>
                    </w:rPrChange>
                  </w:rPr>
                </w:pPr>
                <w:sdt>
                  <w:sdtPr>
                    <w:tag w:val="goog_rdk_1602"/>
                  </w:sdtPr>
                  <w:sdtContent>
                    <w:r w:rsidRPr="00000000" w:rsidDel="00000000" w:rsidR="00000000">
                      <w:rPr>
                        <w:rtl w:val="0"/>
                        <w:rPrChange w:date="2022-04-27T21:31:15Z" w:author="Vinícius Russi" w:id="1">
                          <w:rPr>
                            <w:sz w:val="18"/>
                            <w:szCs w:val="18"/>
                          </w:rPr>
                        </w:rPrChange>
                      </w:rPr>
                      <w:t xml:space="preserve">AGE</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605"/>
            </w:sdtPr>
            <w:sdtContent>
              <w:p w:rsidRPr="00000000" w:rsidDel="00000000" w:rsidRDefault="00000000" w:rsidR="00000000" w:rsidP="00000000" w14:paraId="00000146">
                <w:pPr>
                  <w:widowControl w:val="0"/>
                  <w:spacing w:line="276" w:lineRule="auto"/>
                  <w:ind w:firstLine="0"/>
                  <w:jc w:val="center"/>
                  <w:rPr>
                    <w:rPrChange w:date="2022-04-27T21:31:15Z" w:author="Vinícius Russi" w:id="1">
                      <w:rPr>
                        <w:sz w:val="18"/>
                        <w:szCs w:val="18"/>
                      </w:rPr>
                    </w:rPrChange>
                  </w:rPr>
                </w:pPr>
                <w:sdt>
                  <w:sdtPr>
                    <w:tag w:val="goog_rdk_1604"/>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607"/>
            </w:sdtPr>
            <w:sdtContent>
              <w:p w:rsidRPr="00000000" w:rsidDel="00000000" w:rsidRDefault="00000000" w:rsidR="00000000" w:rsidP="00000000" w14:paraId="00000147">
                <w:pPr>
                  <w:widowControl w:val="0"/>
                  <w:spacing w:line="276" w:lineRule="auto"/>
                  <w:ind w:firstLine="0"/>
                  <w:jc w:val="center"/>
                  <w:rPr>
                    <w:rPrChange w:date="2022-04-27T21:31:15Z" w:author="Vinícius Russi" w:id="1">
                      <w:rPr>
                        <w:sz w:val="18"/>
                        <w:szCs w:val="18"/>
                      </w:rPr>
                    </w:rPrChange>
                  </w:rPr>
                </w:pPr>
                <w:sdt>
                  <w:sdtPr>
                    <w:tag w:val="goog_rdk_1606"/>
                  </w:sdtPr>
                  <w:sdtContent>
                    <w:r w:rsidRPr="00000000" w:rsidDel="00000000" w:rsidR="00000000">
                      <w:rPr>
                        <w:rtl w:val="0"/>
                        <w:rPrChange w:date="2022-04-27T21:31:15Z" w:author="Vinícius Russi" w:id="1">
                          <w:rPr>
                            <w:sz w:val="18"/>
                            <w:szCs w:val="18"/>
                          </w:rPr>
                        </w:rPrChange>
                      </w:rPr>
                      <w:t xml:space="preserve">Idade dos equipamentos em meses quando a manutenção aconteceu</w:t>
                    </w:r>
                  </w:sdtContent>
                </w:sdt>
              </w:p>
            </w:sdtContent>
          </w:sdt>
        </w:tc>
      </w:tr>
      <w:tr>
        <w:trPr>
          <w:cantSplit w:val="0"/>
          <w:trHeight w:val="315" w:hRule="atLeast"/>
          <w:tblHeader w:val="0"/>
        </w:trPr>
        <w:tc>
          <w:tcPr>
            <w:tcBorders>
              <w:top w:val="single" w:sz="6" w:color="cccccc" w:space="0"/>
              <w:left w:val="single" w:sz="6" w:color="000000" w:space="0"/>
              <w:bottom w:val="single" w:sz="6" w:color="000000" w:space="0"/>
              <w:right w:val="single" w:sz="6" w:color="000000" w:space="0"/>
            </w:tcBorders>
            <w:tcMar>
              <w:top w:w="40.0" w:type="dxa"/>
              <w:left w:w="40.0" w:type="dxa"/>
              <w:bottom w:w="40.0" w:type="dxa"/>
              <w:right w:w="40.0" w:type="dxa"/>
            </w:tcMar>
            <w:vAlign w:val="bottom"/>
          </w:tcPr>
          <w:sdt>
            <w:sdtPr>
              <w:tag w:val="goog_rdk_1609"/>
            </w:sdtPr>
            <w:sdtContent>
              <w:p w:rsidRPr="00000000" w:rsidDel="00000000" w:rsidRDefault="00000000" w:rsidR="00000000" w:rsidP="00000000" w14:paraId="00000148">
                <w:pPr>
                  <w:widowControl w:val="0"/>
                  <w:spacing w:line="276" w:lineRule="auto"/>
                  <w:ind w:firstLine="0"/>
                  <w:jc w:val="center"/>
                  <w:rPr>
                    <w:rPrChange w:date="2022-04-27T21:31:15Z" w:author="Vinícius Russi" w:id="1">
                      <w:rPr>
                        <w:sz w:val="18"/>
                        <w:szCs w:val="18"/>
                      </w:rPr>
                    </w:rPrChange>
                  </w:rPr>
                </w:pPr>
                <w:sdt>
                  <w:sdtPr>
                    <w:tag w:val="goog_rdk_1608"/>
                  </w:sdtPr>
                  <w:sdtContent>
                    <w:r w:rsidRPr="00000000" w:rsidDel="00000000" w:rsidR="00000000">
                      <w:rPr>
                        <w:rtl w:val="0"/>
                        <w:rPrChange w:date="2022-04-27T21:31:15Z" w:author="Vinícius Russi" w:id="1">
                          <w:rPr>
                            <w:sz w:val="18"/>
                            <w:szCs w:val="18"/>
                          </w:rPr>
                        </w:rPrChange>
                      </w:rPr>
                      <w:t xml:space="preserve">OPERATION</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611"/>
            </w:sdtPr>
            <w:sdtContent>
              <w:p w:rsidRPr="00000000" w:rsidDel="00000000" w:rsidRDefault="00000000" w:rsidR="00000000" w:rsidP="00000000" w14:paraId="00000149">
                <w:pPr>
                  <w:widowControl w:val="0"/>
                  <w:spacing w:line="276" w:lineRule="auto"/>
                  <w:ind w:firstLine="0"/>
                  <w:jc w:val="center"/>
                  <w:rPr>
                    <w:rPrChange w:date="2022-04-27T21:31:15Z" w:author="Vinícius Russi" w:id="1">
                      <w:rPr>
                        <w:sz w:val="18"/>
                        <w:szCs w:val="18"/>
                      </w:rPr>
                    </w:rPrChange>
                  </w:rPr>
                </w:pPr>
                <w:sdt>
                  <w:sdtPr>
                    <w:tag w:val="goog_rdk_1610"/>
                  </w:sdtPr>
                  <w:sdtContent>
                    <w:r w:rsidRPr="00000000" w:rsidDel="00000000" w:rsidR="00000000">
                      <w:rPr>
                        <w:rtl w:val="0"/>
                        <w:rPrChange w:date="2022-04-27T21:31:15Z" w:author="Vinícius Russi" w:id="1">
                          <w:rPr>
                            <w:sz w:val="18"/>
                            <w:szCs w:val="18"/>
                          </w:rPr>
                        </w:rPrChange>
                      </w:rPr>
                      <w:t xml:space="preserve">object</w:t>
                    </w:r>
                  </w:sdtContent>
                </w:sdt>
              </w:p>
            </w:sdtContent>
          </w:sdt>
        </w:tc>
        <w:tc>
          <w:tcPr>
            <w:tcBorders>
              <w:top w:val="single" w:sz="6" w:color="cccccc" w:space="0"/>
              <w:left w:val="single" w:sz="6" w:color="cccccc" w:space="0"/>
              <w:bottom w:val="single" w:sz="6" w:color="000000" w:space="0"/>
              <w:right w:val="single" w:sz="6" w:color="000000" w:space="0"/>
            </w:tcBorders>
            <w:tcMar>
              <w:top w:w="40.0" w:type="dxa"/>
              <w:left w:w="40.0" w:type="dxa"/>
              <w:bottom w:w="40.0" w:type="dxa"/>
              <w:right w:w="40.0" w:type="dxa"/>
            </w:tcMar>
            <w:vAlign w:val="bottom"/>
          </w:tcPr>
          <w:sdt>
            <w:sdtPr>
              <w:tag w:val="goog_rdk_1613"/>
            </w:sdtPr>
            <w:sdtContent>
              <w:p w:rsidRPr="00000000" w:rsidDel="00000000" w:rsidRDefault="00000000" w:rsidR="00000000" w:rsidP="00000000" w14:paraId="0000014A">
                <w:pPr>
                  <w:widowControl w:val="0"/>
                  <w:spacing w:line="276" w:lineRule="auto"/>
                  <w:ind w:firstLine="0"/>
                  <w:jc w:val="center"/>
                  <w:rPr>
                    <w:rPrChange w:date="2022-04-27T21:31:15Z" w:author="Vinícius Russi" w:id="1">
                      <w:rPr>
                        <w:sz w:val="18"/>
                        <w:szCs w:val="18"/>
                      </w:rPr>
                    </w:rPrChange>
                  </w:rPr>
                </w:pPr>
                <w:sdt>
                  <w:sdtPr>
                    <w:tag w:val="goog_rdk_1612"/>
                  </w:sdtPr>
                  <w:sdtContent>
                    <w:r w:rsidRPr="00000000" w:rsidDel="00000000" w:rsidR="00000000">
                      <w:rPr>
                        <w:rtl w:val="0"/>
                        <w:rPrChange w:date="2022-04-27T21:31:15Z" w:author="Vinícius Russi" w:id="1">
                          <w:rPr>
                            <w:sz w:val="18"/>
                            <w:szCs w:val="18"/>
                          </w:rPr>
                        </w:rPrChange>
                      </w:rPr>
                      <w:t xml:space="preserve">Operação Realizada pelo equipamento (Corte, Arraste, Baldeio ou Carga)</w:t>
                    </w:r>
                  </w:sdtContent>
                </w:sdt>
              </w:p>
            </w:sdtContent>
          </w:sdt>
        </w:tc>
      </w:tr>
    </w:tbl>
    <w:sdt>
      <w:sdtPr>
        <w:tag w:val="goog_rdk_1616"/>
      </w:sdtPr>
      <w:sdtContent>
        <w:p w:rsidRPr="00000000" w:rsidDel="00000000" w:rsidRDefault="00000000" w:rsidR="00000000" w:rsidP="00000000" w14:paraId="0000014B">
          <w:pPr>
            <w:ind w:firstLine="720"/>
            <w:jc w:val="center"/>
            <w:rPr>
              <w:sz w:val="20"/>
              <w:szCs w:val="20"/>
              <w:rPrChange w:date="2022-04-27T21:31:15Z" w:author="Vinícius Russi" w:id="1">
                <w:rPr>
                  <w:sz w:val="18"/>
                  <w:szCs w:val="18"/>
                </w:rPr>
              </w:rPrChange>
            </w:rPr>
          </w:pPr>
          <w:sdt>
            <w:sdtPr>
              <w:tag w:val="goog_rdk_1614"/>
            </w:sdtPr>
            <w:sdtContent>
              <w:r w:rsidRPr="00000000" w:rsidDel="00000000" w:rsidR="00000000">
                <w:rPr>
                  <w:b w:val="1"/>
                  <w:sz w:val="20"/>
                  <w:szCs w:val="20"/>
                  <w:rtl w:val="0"/>
                  <w:rPrChange w:date="2022-04-27T21:31:15Z" w:author="Vinícius Russi" w:id="1">
                    <w:rPr>
                      <w:b w:val="1"/>
                      <w:sz w:val="18"/>
                      <w:szCs w:val="18"/>
                    </w:rPr>
                  </w:rPrChange>
                </w:rPr>
                <w:t xml:space="preserve">Quadro 1</w:t>
              </w:r>
            </w:sdtContent>
          </w:sdt>
          <w:sdt>
            <w:sdtPr>
              <w:tag w:val="goog_rdk_1615"/>
            </w:sdtPr>
            <w:sdtContent>
              <w:r w:rsidRPr="00000000" w:rsidDel="00000000" w:rsidR="00000000">
                <w:rPr>
                  <w:sz w:val="20"/>
                  <w:szCs w:val="20"/>
                  <w:rtl w:val="0"/>
                  <w:rPrChange w:date="2022-04-27T21:31:15Z" w:author="Vinícius Russi" w:id="1">
                    <w:rPr>
                      <w:sz w:val="18"/>
                      <w:szCs w:val="18"/>
                    </w:rPr>
                  </w:rPrChange>
                </w:rPr>
                <w:t xml:space="preserve"> - Tabela descritiva das variáveis disponíveis (Fonte: Teak Resources Company)</w:t>
              </w:r>
            </w:sdtContent>
          </w:sdt>
        </w:p>
      </w:sdtContent>
    </w:sdt>
    <w:sdt>
      <w:sdtPr>
        <w:tag w:val="goog_rdk_1618"/>
      </w:sdtPr>
      <w:sdtContent>
        <w:p w:rsidRPr="00000000" w:rsidDel="00000000" w:rsidRDefault="00000000" w:rsidR="00000000" w:rsidP="00000000" w14:paraId="0000014C">
          <w:pPr>
            <w:ind w:left="0" w:firstLine="720"/>
            <w:rPr>
              <w:rPrChange w:date="2022-04-27T21:31:15Z" w:author="Vinícius Russi" w:id="1">
                <w:rPr>
                  <w:sz w:val="22"/>
                  <w:szCs w:val="22"/>
                </w:rPr>
              </w:rPrChange>
            </w:rPr>
          </w:pPr>
          <w:sdt>
            <w:sdtPr>
              <w:tag w:val="goog_rdk_1617"/>
            </w:sdtPr>
            <w:sdtContent>
              <w:r w:rsidRPr="00000000" w:rsidDel="00000000" w:rsidR="00000000">
                <w:rPr>
                  <w:rtl w:val="0"/>
                </w:rPr>
              </w:r>
            </w:sdtContent>
          </w:sdt>
        </w:p>
      </w:sdtContent>
    </w:sdt>
    <w:sdt>
      <w:sdtPr>
        <w:tag w:val="goog_rdk_1620"/>
      </w:sdtPr>
      <w:sdtContent>
        <w:p w:rsidRPr="00000000" w:rsidDel="00000000" w:rsidRDefault="00000000" w:rsidR="00000000" w:rsidP="00000000" w14:paraId="0000014D">
          <w:pPr>
            <w:pStyle w:val="Heading3"/>
            <w:ind w:firstLine="0"/>
            <w:rPr>
              <w:rPrChange w:date="2022-04-27T21:31:15Z" w:author="Vinícius Russi" w:id="1">
                <w:rPr>
                  <w:sz w:val="22"/>
                  <w:szCs w:val="22"/>
                </w:rPr>
              </w:rPrChange>
            </w:rPr>
          </w:pPr>
          <w:bookmarkStart w:id="22" w:name="_heading=h.cxf0krhf09us" w:colFirst="0" w:colLast="0"/>
          <w:bookmarkEnd w:id="22"/>
          <w:sdt>
            <w:sdtPr>
              <w:tag w:val="goog_rdk_1619"/>
            </w:sdtPr>
            <w:sdtContent>
              <w:r w:rsidRPr="00000000" w:rsidDel="00000000" w:rsidR="00000000">
                <w:rPr>
                  <w:rtl w:val="0"/>
                  <w:rPrChange w:date="2022-04-27T21:31:15Z" w:author="Vinícius Russi" w:id="1">
                    <w:rPr>
                      <w:sz w:val="22"/>
                      <w:szCs w:val="22"/>
                    </w:rPr>
                  </w:rPrChange>
                </w:rPr>
                <w:t xml:space="preserve">3.3 PROCESSAMENTO E MODELAGEM DOS DADOS</w:t>
              </w:r>
            </w:sdtContent>
          </w:sdt>
        </w:p>
      </w:sdtContent>
    </w:sdt>
    <w:sdt>
      <w:sdtPr>
        <w:tag w:val="goog_rdk_1684"/>
      </w:sdtPr>
      <w:sdtContent>
        <w:p w:rsidRPr="00000000" w:rsidDel="00000000" w:rsidRDefault="00000000" w:rsidR="00000000" w:rsidP="00000000" w14:paraId="0000014E">
          <w:pPr>
            <w:rPr>
              <w:rPrChange w:date="2022-04-27T21:31:15Z" w:author="Vinícius Russi" w:id="1">
                <w:rPr>
                  <w:sz w:val="22"/>
                  <w:szCs w:val="22"/>
                </w:rPr>
              </w:rPrChange>
            </w:rPr>
          </w:pPr>
          <w:sdt>
            <w:sdtPr>
              <w:tag w:val="goog_rdk_1621"/>
            </w:sdtPr>
            <w:sdtContent>
              <w:r w:rsidRPr="00000000" w:rsidDel="00000000" w:rsidR="00000000">
                <w:rPr>
                  <w:rtl w:val="0"/>
                  <w:rPrChange w:date="2022-04-27T21:31:15Z" w:author="Vinícius Russi" w:id="1">
                    <w:rPr>
                      <w:sz w:val="22"/>
                      <w:szCs w:val="22"/>
                    </w:rPr>
                  </w:rPrChange>
                </w:rPr>
                <w:t xml:space="preserve">O processamento dos dados foi realizado utilizando a linguagem </w:t>
              </w:r>
            </w:sdtContent>
          </w:sdt>
          <w:sdt>
            <w:sdtPr>
              <w:tag w:val="goog_rdk_1622"/>
            </w:sdtPr>
            <w:sdtContent>
              <w:r w:rsidRPr="00000000" w:rsidDel="00000000" w:rsidR="00000000">
                <w:rPr>
                  <w:rtl w:val="0"/>
                  <w:rPrChange w:date="2022-04-27T21:31:15Z" w:author="Vinícius Russi" w:id="1">
                    <w:rPr>
                      <w:sz w:val="22"/>
                      <w:szCs w:val="22"/>
                    </w:rPr>
                  </w:rPrChange>
                </w:rPr>
                <w:t xml:space="preserve">python</w:t>
              </w:r>
            </w:sdtContent>
          </w:sdt>
          <w:sdt>
            <w:sdtPr>
              <w:tag w:val="goog_rdk_1623"/>
            </w:sdtPr>
            <w:sdtContent>
              <w:r w:rsidRPr="00000000" w:rsidDel="00000000" w:rsidR="00000000">
                <w:rPr>
                  <w:rtl w:val="0"/>
                  <w:rPrChange w:date="2022-04-27T21:31:15Z" w:author="Vinícius Russi" w:id="1">
                    <w:rPr>
                      <w:sz w:val="22"/>
                      <w:szCs w:val="22"/>
                    </w:rPr>
                  </w:rPrChange>
                </w:rPr>
                <w:t xml:space="preserve"> e as seguintes bibliotecas open source: </w:t>
              </w:r>
            </w:sdtContent>
          </w:sdt>
          <w:sdt>
            <w:sdtPr>
              <w:tag w:val="goog_rdk_1624"/>
            </w:sdtPr>
            <w:sdtContent>
              <w:r w:rsidRPr="00000000" w:rsidDel="00000000" w:rsidR="00000000">
                <w:rPr>
                  <w:rtl w:val="0"/>
                  <w:rPrChange w:date="2022-04-27T21:31:15Z" w:author="Vinícius Russi" w:id="1">
                    <w:rPr>
                      <w:sz w:val="22"/>
                      <w:szCs w:val="22"/>
                    </w:rPr>
                  </w:rPrChange>
                </w:rPr>
                <w:t xml:space="preserve">Numpy, Pandas, csv, datetime, seaborn e PyCaret</w:t>
              </w:r>
            </w:sdtContent>
          </w:sdt>
          <w:sdt>
            <w:sdtPr>
              <w:tag w:val="goog_rdk_1625"/>
            </w:sdtPr>
            <w:sdtContent>
              <w:r w:rsidRPr="00000000" w:rsidDel="00000000" w:rsidR="00000000">
                <w:rPr>
                  <w:rtl w:val="0"/>
                  <w:rPrChange w:date="2022-04-27T21:31:15Z" w:author="Vinícius Russi" w:id="1">
                    <w:rPr>
                      <w:sz w:val="22"/>
                      <w:szCs w:val="22"/>
                    </w:rPr>
                  </w:rPrChange>
                </w:rPr>
                <w:t xml:space="preserve">. O código utilizado foi construído </w:t>
              </w:r>
            </w:sdtContent>
          </w:sdt>
          <w:sdt>
            <w:sdtPr>
              <w:tag w:val="goog_rdk_1626"/>
            </w:sdtPr>
            <w:sdtContent>
              <w:del w:date="2022-04-26T13:18:06Z" w:author="Sérgio Henrique" w:id="192"/>
              <w:sdt>
                <w:sdtPr>
                  <w:tag w:val="goog_rdk_1627"/>
                </w:sdtPr>
                <w:sdtContent>
                  <w:del w:date="2022-04-26T13:18:06Z" w:author="Sérgio Henrique" w:id="192">
                    <w:r w:rsidRPr="00000000" w:rsidDel="00000000" w:rsidR="00000000">
                      <w:rPr>
                        <w:rtl w:val="0"/>
                        <w:rPrChange w:date="2022-04-27T21:31:15Z" w:author="Vinícius Russi" w:id="1">
                          <w:rPr>
                            <w:sz w:val="22"/>
                            <w:szCs w:val="22"/>
                          </w:rPr>
                        </w:rPrChange>
                      </w:rPr>
                      <w:delText xml:space="preserve">utilizando</w:delText>
                    </w:r>
                  </w:del>
                </w:sdtContent>
              </w:sdt>
              <w:del w:date="2022-04-26T13:18:06Z" w:author="Sérgio Henrique" w:id="192"/>
            </w:sdtContent>
          </w:sdt>
          <w:sdt>
            <w:sdtPr>
              <w:tag w:val="goog_rdk_1628"/>
            </w:sdtPr>
            <w:sdtContent>
              <w:ins w:date="2022-04-26T13:18:06Z" w:author="Sérgio Henrique" w:id="192"/>
              <w:sdt>
                <w:sdtPr>
                  <w:tag w:val="goog_rdk_1629"/>
                </w:sdtPr>
                <w:sdtContent>
                  <w:ins w:date="2022-04-26T13:18:06Z" w:author="Sérgio Henrique" w:id="192">
                    <w:r w:rsidRPr="00000000" w:rsidDel="00000000" w:rsidR="00000000">
                      <w:rPr>
                        <w:rtl w:val="0"/>
                        <w:rPrChange w:date="2022-04-27T21:31:15Z" w:author="Vinícius Russi" w:id="1">
                          <w:rPr>
                            <w:sz w:val="22"/>
                            <w:szCs w:val="22"/>
                          </w:rPr>
                        </w:rPrChange>
                      </w:rPr>
                      <w:t xml:space="preserve">por meio </w:t>
                    </w:r>
                  </w:ins>
                </w:sdtContent>
              </w:sdt>
              <w:ins w:date="2022-04-26T13:18:06Z" w:author="Sérgio Henrique" w:id="192"/>
            </w:sdtContent>
          </w:sdt>
          <w:sdt>
            <w:sdtPr>
              <w:tag w:val="goog_rdk_1630"/>
            </w:sdtPr>
            <w:sdtContent>
              <w:del w:date="2022-04-26T13:18:06Z" w:author="Sérgio Henrique" w:id="192"/>
              <w:sdt>
                <w:sdtPr>
                  <w:tag w:val="goog_rdk_1631"/>
                </w:sdtPr>
                <w:sdtContent>
                  <w:del w:date="2022-04-26T13:18:06Z" w:author="Sérgio Henrique" w:id="192">
                    <w:r w:rsidRPr="00000000" w:rsidDel="00000000" w:rsidR="00000000">
                      <w:rPr>
                        <w:rtl w:val="0"/>
                        <w:rPrChange w:date="2022-04-27T21:31:15Z" w:author="Vinícius Russi" w:id="1">
                          <w:rPr>
                            <w:sz w:val="22"/>
                            <w:szCs w:val="22"/>
                          </w:rPr>
                        </w:rPrChange>
                      </w:rPr>
                      <w:delText xml:space="preserve"> </w:delText>
                    </w:r>
                  </w:del>
                </w:sdtContent>
              </w:sdt>
              <w:del w:date="2022-04-26T13:18:06Z" w:author="Sérgio Henrique" w:id="192"/>
            </w:sdtContent>
          </w:sdt>
          <w:sdt>
            <w:sdtPr>
              <w:tag w:val="goog_rdk_1632"/>
            </w:sdtPr>
            <w:sdtContent>
              <w:ins w:date="2022-04-26T13:18:17Z" w:author="Sérgio Henrique" w:id="193"/>
              <w:sdt>
                <w:sdtPr>
                  <w:tag w:val="goog_rdk_1633"/>
                </w:sdtPr>
                <w:sdtContent>
                  <w:ins w:date="2022-04-26T13:18:17Z" w:author="Sérgio Henrique" w:id="193">
                    <w:r w:rsidRPr="00000000" w:rsidDel="00000000" w:rsidR="00000000">
                      <w:rPr>
                        <w:rtl w:val="0"/>
                        <w:rPrChange w:date="2022-04-27T21:31:15Z" w:author="Vinícius Russi" w:id="1">
                          <w:rPr>
                            <w:sz w:val="22"/>
                            <w:szCs w:val="22"/>
                          </w:rPr>
                        </w:rPrChange>
                      </w:rPr>
                      <w:t xml:space="preserve">d</w:t>
                    </w:r>
                  </w:ins>
                </w:sdtContent>
              </w:sdt>
              <w:ins w:date="2022-04-26T13:18:17Z" w:author="Sérgio Henrique" w:id="193"/>
            </w:sdtContent>
          </w:sdt>
          <w:sdt>
            <w:sdtPr>
              <w:tag w:val="goog_rdk_1634"/>
            </w:sdtPr>
            <w:sdtContent>
              <w:r w:rsidRPr="00000000" w:rsidDel="00000000" w:rsidR="00000000">
                <w:rPr>
                  <w:rtl w:val="0"/>
                  <w:rPrChange w:date="2022-04-27T21:31:15Z" w:author="Vinícius Russi" w:id="1">
                    <w:rPr>
                      <w:sz w:val="22"/>
                      <w:szCs w:val="22"/>
                    </w:rPr>
                  </w:rPrChange>
                </w:rPr>
                <w:t xml:space="preserve">o </w:t>
              </w:r>
            </w:sdtContent>
          </w:sdt>
          <w:sdt>
            <w:sdtPr>
              <w:tag w:val="goog_rdk_1635"/>
            </w:sdtPr>
            <w:sdtContent>
              <w:r w:rsidRPr="00000000" w:rsidDel="00000000" w:rsidR="00000000">
                <w:rPr>
                  <w:rtl w:val="0"/>
                  <w:rPrChange w:date="2022-04-27T21:31:15Z" w:author="Vinícius Russi" w:id="1">
                    <w:rPr>
                      <w:sz w:val="22"/>
                      <w:szCs w:val="22"/>
                    </w:rPr>
                  </w:rPrChange>
                </w:rPr>
                <w:t xml:space="preserve">framework</w:t>
              </w:r>
            </w:sdtContent>
          </w:sdt>
          <w:sdt>
            <w:sdtPr>
              <w:tag w:val="goog_rdk_1636"/>
            </w:sdtPr>
            <w:sdtContent>
              <w:r w:rsidRPr="00000000" w:rsidDel="00000000" w:rsidR="00000000">
                <w:rPr>
                  <w:rtl w:val="0"/>
                  <w:rPrChange w:date="2022-04-27T21:31:15Z" w:author="Vinícius Russi" w:id="1">
                    <w:rPr>
                      <w:sz w:val="22"/>
                      <w:szCs w:val="22"/>
                    </w:rPr>
                  </w:rPrChange>
                </w:rPr>
                <w:t xml:space="preserve"> de </w:t>
              </w:r>
            </w:sdtContent>
          </w:sdt>
          <w:sdt>
            <w:sdtPr>
              <w:tag w:val="goog_rdk_1637"/>
            </w:sdtPr>
            <w:sdtContent>
              <w:r w:rsidRPr="00000000" w:rsidDel="00000000" w:rsidR="00000000">
                <w:rPr>
                  <w:rtl w:val="0"/>
                  <w:rPrChange w:date="2022-04-27T21:31:15Z" w:author="Vinícius Russi" w:id="1">
                    <w:rPr>
                      <w:sz w:val="22"/>
                      <w:szCs w:val="22"/>
                    </w:rPr>
                  </w:rPrChange>
                </w:rPr>
                <w:t xml:space="preserve">notebook</w:t>
              </w:r>
            </w:sdtContent>
          </w:sdt>
          <w:sdt>
            <w:sdtPr>
              <w:tag w:val="goog_rdk_1638"/>
            </w:sdtPr>
            <w:sdtContent>
              <w:ins w:date="2022-04-26T13:24:17Z" w:author="Sérgio Henrique" w:id="194"/>
              <w:sdt>
                <w:sdtPr>
                  <w:tag w:val="goog_rdk_1639"/>
                </w:sdtPr>
                <w:sdtContent>
                  <w:ins w:date="2022-04-26T13:24:17Z" w:author="Sérgio Henrique" w:id="194">
                    <w:r w:rsidRPr="00000000" w:rsidDel="00000000" w:rsidR="00000000">
                      <w:rPr>
                        <w:rtl w:val="0"/>
                        <w:rPrChange w:date="2022-04-27T21:31:15Z" w:author="Vinícius Russi" w:id="1">
                          <w:rPr>
                            <w:sz w:val="22"/>
                            <w:szCs w:val="22"/>
                          </w:rPr>
                        </w:rPrChange>
                      </w:rPr>
                      <w:t xml:space="preserve">,</w:t>
                    </w:r>
                  </w:ins>
                </w:sdtContent>
              </w:sdt>
              <w:ins w:date="2022-04-26T13:24:17Z" w:author="Sérgio Henrique" w:id="194"/>
            </w:sdtContent>
          </w:sdt>
          <w:sdt>
            <w:sdtPr>
              <w:tag w:val="goog_rdk_1640"/>
            </w:sdtPr>
            <w:sdtContent>
              <w:r w:rsidRPr="00000000" w:rsidDel="00000000" w:rsidR="00000000">
                <w:rPr>
                  <w:rtl w:val="0"/>
                  <w:rPrChange w:date="2022-04-27T21:31:15Z" w:author="Vinícius Russi" w:id="1">
                    <w:rPr>
                      <w:sz w:val="22"/>
                      <w:szCs w:val="22"/>
                    </w:rPr>
                  </w:rPrChange>
                </w:rPr>
                <w:t xml:space="preserve"> utilizando a ferramenta </w:t>
              </w:r>
            </w:sdtContent>
          </w:sdt>
          <w:sdt>
            <w:sdtPr>
              <w:tag w:val="goog_rdk_1641"/>
            </w:sdtPr>
            <w:sdtContent>
              <w:r w:rsidRPr="00000000" w:rsidDel="00000000" w:rsidR="00000000">
                <w:rPr>
                  <w:rtl w:val="0"/>
                  <w:rPrChange w:date="2022-04-27T21:31:15Z" w:author="Vinícius Russi" w:id="1">
                    <w:rPr>
                      <w:sz w:val="22"/>
                      <w:szCs w:val="22"/>
                    </w:rPr>
                  </w:rPrChange>
                </w:rPr>
                <w:t xml:space="preserve">Jupyter</w:t>
              </w:r>
            </w:sdtContent>
          </w:sdt>
          <w:sdt>
            <w:sdtPr>
              <w:tag w:val="goog_rdk_1642"/>
            </w:sdtPr>
            <w:sdtContent>
              <w:r w:rsidRPr="00000000" w:rsidDel="00000000" w:rsidR="00000000">
                <w:rPr>
                  <w:rtl w:val="0"/>
                  <w:rPrChange w:date="2022-04-27T21:31:15Z" w:author="Vinícius Russi" w:id="1">
                    <w:rPr>
                      <w:sz w:val="22"/>
                      <w:szCs w:val="22"/>
                    </w:rPr>
                  </w:rPrChange>
                </w:rPr>
                <w:t xml:space="preserve"> em nuvem</w:t>
              </w:r>
            </w:sdtContent>
          </w:sdt>
          <w:sdt>
            <w:sdtPr>
              <w:tag w:val="goog_rdk_1643"/>
            </w:sdtPr>
            <w:sdtContent>
              <w:ins w:date="2022-04-26T13:19:56Z" w:author="Sérgio Henrique" w:id="195"/>
              <w:sdt>
                <w:sdtPr>
                  <w:tag w:val="goog_rdk_1644"/>
                </w:sdtPr>
                <w:sdtContent>
                  <w:ins w:date="2022-04-26T13:19:56Z" w:author="Sérgio Henrique" w:id="195">
                    <w:r w:rsidRPr="00000000" w:rsidDel="00000000" w:rsidR="00000000">
                      <w:rPr>
                        <w:rtl w:val="0"/>
                        <w:rPrChange w:date="2022-04-27T21:31:15Z" w:author="Vinícius Russi" w:id="1">
                          <w:rPr>
                            <w:sz w:val="22"/>
                            <w:szCs w:val="22"/>
                          </w:rPr>
                        </w:rPrChange>
                      </w:rPr>
                      <w:t xml:space="preserve">,</w:t>
                    </w:r>
                  </w:ins>
                </w:sdtContent>
              </w:sdt>
              <w:ins w:date="2022-04-26T13:19:56Z" w:author="Sérgio Henrique" w:id="195"/>
            </w:sdtContent>
          </w:sdt>
          <w:sdt>
            <w:sdtPr>
              <w:tag w:val="goog_rdk_1645"/>
            </w:sdtPr>
            <w:sdtContent>
              <w:r w:rsidRPr="00000000" w:rsidDel="00000000" w:rsidR="00000000">
                <w:rPr>
                  <w:rtl w:val="0"/>
                  <w:rPrChange w:date="2022-04-27T21:31:15Z" w:author="Vinícius Russi" w:id="1">
                    <w:rPr>
                      <w:sz w:val="22"/>
                      <w:szCs w:val="22"/>
                    </w:rPr>
                  </w:rPrChange>
                </w:rPr>
                <w:t xml:space="preserve"> </w:t>
              </w:r>
            </w:sdtContent>
          </w:sdt>
          <w:sdt>
            <w:sdtPr>
              <w:tag w:val="goog_rdk_1646"/>
            </w:sdtPr>
            <w:sdtContent>
              <w:del w:date="2022-04-26T13:24:24Z" w:author="Sérgio Henrique" w:id="196"/>
              <w:sdt>
                <w:sdtPr>
                  <w:tag w:val="goog_rdk_1647"/>
                </w:sdtPr>
                <w:sdtContent>
                  <w:del w:date="2022-04-26T13:24:24Z" w:author="Sérgio Henrique" w:id="196">
                    <w:r w:rsidRPr="00000000" w:rsidDel="00000000" w:rsidR="00000000">
                      <w:rPr>
                        <w:rtl w:val="0"/>
                        <w:rPrChange w:date="2022-04-27T21:31:15Z" w:author="Vinícius Russi" w:id="1">
                          <w:rPr>
                            <w:sz w:val="22"/>
                            <w:szCs w:val="22"/>
                          </w:rPr>
                        </w:rPrChange>
                      </w:rPr>
                      <w:delText xml:space="preserve">através</w:delText>
                    </w:r>
                  </w:del>
                </w:sdtContent>
              </w:sdt>
              <w:del w:date="2022-04-26T13:24:24Z" w:author="Sérgio Henrique" w:id="196"/>
            </w:sdtContent>
          </w:sdt>
          <w:sdt>
            <w:sdtPr>
              <w:tag w:val="goog_rdk_1648"/>
            </w:sdtPr>
            <w:sdtContent>
              <w:ins w:date="2022-04-26T13:24:24Z" w:author="Sérgio Henrique" w:id="196"/>
              <w:sdt>
                <w:sdtPr>
                  <w:tag w:val="goog_rdk_1649"/>
                </w:sdtPr>
                <w:sdtContent>
                  <w:ins w:date="2022-04-26T13:24:24Z" w:author="Sérgio Henrique" w:id="196">
                    <w:r w:rsidRPr="00000000" w:rsidDel="00000000" w:rsidR="00000000">
                      <w:rPr>
                        <w:rtl w:val="0"/>
                        <w:rPrChange w:date="2022-04-27T21:31:15Z" w:author="Vinícius Russi" w:id="1">
                          <w:rPr>
                            <w:sz w:val="22"/>
                            <w:szCs w:val="22"/>
                          </w:rPr>
                        </w:rPrChange>
                      </w:rPr>
                      <w:t xml:space="preserve">disponível</w:t>
                    </w:r>
                  </w:ins>
                </w:sdtContent>
              </w:sdt>
              <w:ins w:date="2022-04-26T13:24:24Z" w:author="Sérgio Henrique" w:id="196"/>
            </w:sdtContent>
          </w:sdt>
          <w:sdt>
            <w:sdtPr>
              <w:tag w:val="goog_rdk_1650"/>
            </w:sdtPr>
            <w:sdtContent>
              <w:r w:rsidRPr="00000000" w:rsidDel="00000000" w:rsidR="00000000">
                <w:rPr>
                  <w:rtl w:val="0"/>
                  <w:rPrChange w:date="2022-04-27T21:31:15Z" w:author="Vinícius Russi" w:id="1">
                    <w:rPr>
                      <w:sz w:val="22"/>
                      <w:szCs w:val="22"/>
                    </w:rPr>
                  </w:rPrChange>
                </w:rPr>
                <w:t xml:space="preserve"> </w:t>
              </w:r>
            </w:sdtContent>
          </w:sdt>
          <w:sdt>
            <w:sdtPr>
              <w:tag w:val="goog_rdk_1651"/>
            </w:sdtPr>
            <w:sdtContent>
              <w:del w:date="2022-04-26T13:24:30Z" w:author="Sérgio Henrique" w:id="197"/>
              <w:sdt>
                <w:sdtPr>
                  <w:tag w:val="goog_rdk_1652"/>
                </w:sdtPr>
                <w:sdtContent>
                  <w:del w:date="2022-04-26T13:24:30Z" w:author="Sérgio Henrique" w:id="197">
                    <w:r w:rsidRPr="00000000" w:rsidDel="00000000" w:rsidR="00000000">
                      <w:rPr>
                        <w:rtl w:val="0"/>
                        <w:rPrChange w:date="2022-04-27T21:31:15Z" w:author="Vinícius Russi" w:id="1">
                          <w:rPr>
                            <w:sz w:val="22"/>
                            <w:szCs w:val="22"/>
                          </w:rPr>
                        </w:rPrChange>
                      </w:rPr>
                      <w:delText xml:space="preserve">do</w:delText>
                    </w:r>
                  </w:del>
                </w:sdtContent>
              </w:sdt>
              <w:del w:date="2022-04-26T13:24:30Z" w:author="Sérgio Henrique" w:id="197"/>
            </w:sdtContent>
          </w:sdt>
          <w:sdt>
            <w:sdtPr>
              <w:tag w:val="goog_rdk_1653"/>
            </w:sdtPr>
            <w:sdtContent>
              <w:ins w:date="2022-04-26T13:24:30Z" w:author="Sérgio Henrique" w:id="197"/>
              <w:sdt>
                <w:sdtPr>
                  <w:tag w:val="goog_rdk_1654"/>
                </w:sdtPr>
                <w:sdtContent>
                  <w:ins w:date="2022-04-26T13:24:30Z" w:author="Sérgio Henrique" w:id="197">
                    <w:r w:rsidRPr="00000000" w:rsidDel="00000000" w:rsidR="00000000">
                      <w:rPr>
                        <w:rtl w:val="0"/>
                        <w:rPrChange w:date="2022-04-27T21:31:15Z" w:author="Vinícius Russi" w:id="1">
                          <w:rPr>
                            <w:sz w:val="22"/>
                            <w:szCs w:val="22"/>
                          </w:rPr>
                        </w:rPrChange>
                      </w:rPr>
                      <w:t xml:space="preserve">no</w:t>
                    </w:r>
                  </w:ins>
                </w:sdtContent>
              </w:sdt>
              <w:ins w:date="2022-04-26T13:24:30Z" w:author="Sérgio Henrique" w:id="197"/>
            </w:sdtContent>
          </w:sdt>
          <w:sdt>
            <w:sdtPr>
              <w:tag w:val="goog_rdk_1655"/>
            </w:sdtPr>
            <w:sdtContent>
              <w:r w:rsidRPr="00000000" w:rsidDel="00000000" w:rsidR="00000000">
                <w:rPr>
                  <w:rtl w:val="0"/>
                  <w:rPrChange w:date="2022-04-27T21:31:15Z" w:author="Vinícius Russi" w:id="1">
                    <w:rPr>
                      <w:sz w:val="22"/>
                      <w:szCs w:val="22"/>
                    </w:rPr>
                  </w:rPrChange>
                </w:rPr>
                <w:t xml:space="preserve"> serviço grátis </w:t>
              </w:r>
            </w:sdtContent>
          </w:sdt>
          <w:sdt>
            <w:sdtPr>
              <w:tag w:val="goog_rdk_1656"/>
            </w:sdtPr>
            <w:sdtContent>
              <w:r w:rsidRPr="00000000" w:rsidDel="00000000" w:rsidR="00000000">
                <w:rPr>
                  <w:rtl w:val="0"/>
                  <w:rPrChange w:date="2022-04-27T21:31:15Z" w:author="Vinícius Russi" w:id="1">
                    <w:rPr>
                      <w:sz w:val="22"/>
                      <w:szCs w:val="22"/>
                    </w:rPr>
                  </w:rPrChange>
                </w:rPr>
                <w:t xml:space="preserve">Google Colaboratory</w:t>
              </w:r>
            </w:sdtContent>
          </w:sdt>
          <w:sdt>
            <w:sdtPr>
              <w:tag w:val="goog_rdk_1657"/>
            </w:sdtPr>
            <w:sdtContent>
              <w:r w:rsidRPr="00000000" w:rsidDel="00000000" w:rsidR="00000000">
                <w:rPr>
                  <w:rtl w:val="0"/>
                  <w:rPrChange w:date="2022-04-27T21:31:15Z" w:author="Vinícius Russi" w:id="1">
                    <w:rPr>
                      <w:sz w:val="22"/>
                      <w:szCs w:val="22"/>
                    </w:rPr>
                  </w:rPrChange>
                </w:rPr>
                <w:t xml:space="preserve">. </w:t>
              </w:r>
            </w:sdtContent>
          </w:sdt>
          <w:sdt>
            <w:sdtPr>
              <w:tag w:val="goog_rdk_1658"/>
            </w:sdtPr>
            <w:sdtContent>
              <w:del w:date="2022-04-26T13:29:53Z" w:author="Sérgio Henrique" w:id="198"/>
              <w:sdt>
                <w:sdtPr>
                  <w:tag w:val="goog_rdk_1659"/>
                </w:sdtPr>
                <w:sdtContent>
                  <w:del w:date="2022-04-26T13:29:53Z" w:author="Sérgio Henrique" w:id="198">
                    <w:r w:rsidRPr="00000000" w:rsidDel="00000000" w:rsidR="00000000">
                      <w:rPr>
                        <w:rtl w:val="0"/>
                        <w:rPrChange w:date="2022-04-27T21:31:15Z" w:author="Vinícius Russi" w:id="1">
                          <w:rPr>
                            <w:sz w:val="22"/>
                            <w:szCs w:val="22"/>
                          </w:rPr>
                        </w:rPrChange>
                      </w:rPr>
                      <w:delText xml:space="preserve">Nessa etapa</w:delText>
                    </w:r>
                  </w:del>
                </w:sdtContent>
              </w:sdt>
              <w:del w:date="2022-04-26T13:29:53Z" w:author="Sérgio Henrique" w:id="198"/>
            </w:sdtContent>
          </w:sdt>
          <w:sdt>
            <w:sdtPr>
              <w:tag w:val="goog_rdk_1660"/>
            </w:sdtPr>
            <w:sdtContent>
              <w:ins w:date="2022-04-26T13:29:53Z" w:author="Sérgio Henrique" w:id="198"/>
              <w:sdt>
                <w:sdtPr>
                  <w:tag w:val="goog_rdk_1661"/>
                </w:sdtPr>
                <w:sdtContent>
                  <w:ins w:date="2022-04-26T13:29:53Z" w:author="Sérgio Henrique" w:id="198">
                    <w:r w:rsidRPr="00000000" w:rsidDel="00000000" w:rsidR="00000000">
                      <w:rPr>
                        <w:rtl w:val="0"/>
                        <w:rPrChange w:date="2022-04-27T21:31:15Z" w:author="Vinícius Russi" w:id="1">
                          <w:rPr>
                            <w:sz w:val="22"/>
                            <w:szCs w:val="22"/>
                          </w:rPr>
                        </w:rPrChange>
                      </w:rPr>
                      <w:t xml:space="preserve">Para ser realizado</w:t>
                    </w:r>
                  </w:ins>
                </w:sdtContent>
              </w:sdt>
              <w:ins w:date="2022-04-26T13:29:53Z" w:author="Sérgio Henrique" w:id="198"/>
            </w:sdtContent>
          </w:sdt>
          <w:sdt>
            <w:sdtPr>
              <w:tag w:val="goog_rdk_1662"/>
            </w:sdtPr>
            <w:sdtContent>
              <w:ins w:date="2022-04-26T13:24:38Z" w:author="Sérgio Henrique" w:id="199"/>
              <w:sdt>
                <w:sdtPr>
                  <w:tag w:val="goog_rdk_1663"/>
                </w:sdtPr>
                <w:sdtContent>
                  <w:ins w:date="2022-04-26T13:24:38Z" w:author="Sérgio Henrique" w:id="199">
                    <w:r w:rsidRPr="00000000" w:rsidDel="00000000" w:rsidR="00000000">
                      <w:rPr>
                        <w:rtl w:val="0"/>
                        <w:rPrChange w:date="2022-04-27T21:31:15Z" w:author="Vinícius Russi" w:id="1">
                          <w:rPr>
                            <w:sz w:val="22"/>
                            <w:szCs w:val="22"/>
                          </w:rPr>
                        </w:rPrChange>
                      </w:rPr>
                      <w:t xml:space="preserve">,</w:t>
                    </w:r>
                  </w:ins>
                </w:sdtContent>
              </w:sdt>
              <w:ins w:date="2022-04-26T13:24:38Z" w:author="Sérgio Henrique" w:id="199"/>
            </w:sdtContent>
          </w:sdt>
          <w:sdt>
            <w:sdtPr>
              <w:tag w:val="goog_rdk_1664"/>
            </w:sdtPr>
            <w:sdtContent>
              <w:r w:rsidRPr="00000000" w:rsidDel="00000000" w:rsidR="00000000">
                <w:rPr>
                  <w:rtl w:val="0"/>
                  <w:rPrChange w:date="2022-04-27T21:31:15Z" w:author="Vinícius Russi" w:id="1">
                    <w:rPr>
                      <w:sz w:val="22"/>
                      <w:szCs w:val="22"/>
                    </w:rPr>
                  </w:rPrChange>
                </w:rPr>
                <w:t xml:space="preserve"> o trabalho foi dividido em três etapas</w:t>
              </w:r>
            </w:sdtContent>
          </w:sdt>
          <w:sdt>
            <w:sdtPr>
              <w:tag w:val="goog_rdk_1665"/>
            </w:sdtPr>
            <w:sdtContent>
              <w:ins w:date="2022-04-26T13:30:22Z" w:author="Sérgio Henrique" w:id="200"/>
              <w:sdt>
                <w:sdtPr>
                  <w:tag w:val="goog_rdk_1666"/>
                </w:sdtPr>
                <w:sdtContent>
                  <w:ins w:date="2022-04-26T13:30:22Z" w:author="Sérgio Henrique" w:id="200">
                    <w:r w:rsidRPr="00000000" w:rsidDel="00000000" w:rsidR="00000000">
                      <w:rPr>
                        <w:rtl w:val="0"/>
                        <w:rPrChange w:date="2022-04-27T21:31:15Z" w:author="Vinícius Russi" w:id="1">
                          <w:rPr>
                            <w:sz w:val="22"/>
                            <w:szCs w:val="22"/>
                          </w:rPr>
                        </w:rPrChange>
                      </w:rPr>
                      <w:t xml:space="preserve">;</w:t>
                    </w:r>
                  </w:ins>
                </w:sdtContent>
              </w:sdt>
              <w:ins w:date="2022-04-26T13:30:22Z" w:author="Sérgio Henrique" w:id="200"/>
            </w:sdtContent>
          </w:sdt>
          <w:sdt>
            <w:sdtPr>
              <w:tag w:val="goog_rdk_1667"/>
            </w:sdtPr>
            <w:sdtContent>
              <w:del w:date="2022-04-26T13:30:22Z" w:author="Sérgio Henrique" w:id="200"/>
              <w:sdt>
                <w:sdtPr>
                  <w:tag w:val="goog_rdk_1668"/>
                </w:sdtPr>
                <w:sdtContent>
                  <w:del w:date="2022-04-26T13:30:22Z" w:author="Sérgio Henrique" w:id="200">
                    <w:r w:rsidRPr="00000000" w:rsidDel="00000000" w:rsidR="00000000">
                      <w:rPr>
                        <w:rtl w:val="0"/>
                        <w:rPrChange w:date="2022-04-27T21:31:15Z" w:author="Vinícius Russi" w:id="1">
                          <w:rPr>
                            <w:sz w:val="22"/>
                            <w:szCs w:val="22"/>
                          </w:rPr>
                        </w:rPrChange>
                      </w:rPr>
                      <w:delText xml:space="preserve">, sendo </w:delText>
                    </w:r>
                  </w:del>
                </w:sdtContent>
              </w:sdt>
              <w:del w:date="2022-04-26T13:30:22Z" w:author="Sérgio Henrique" w:id="200"/>
            </w:sdtContent>
          </w:sdt>
          <w:sdt>
            <w:sdtPr>
              <w:tag w:val="goog_rdk_1669"/>
            </w:sdtPr>
            <w:sdtContent>
              <w:r w:rsidRPr="00000000" w:rsidDel="00000000" w:rsidR="00000000">
                <w:rPr>
                  <w:rtl w:val="0"/>
                  <w:rPrChange w:date="2022-04-27T21:31:15Z" w:author="Vinícius Russi" w:id="1">
                    <w:rPr>
                      <w:sz w:val="22"/>
                      <w:szCs w:val="22"/>
                    </w:rPr>
                  </w:rPrChange>
                </w:rPr>
                <w:t xml:space="preserve">a primeira delas</w:t>
              </w:r>
            </w:sdtContent>
          </w:sdt>
          <w:sdt>
            <w:sdtPr>
              <w:tag w:val="goog_rdk_1670"/>
            </w:sdtPr>
            <w:sdtContent>
              <w:del w:date="2022-04-26T13:30:30Z" w:author="Sérgio Henrique" w:id="201"/>
              <w:sdt>
                <w:sdtPr>
                  <w:tag w:val="goog_rdk_1671"/>
                </w:sdtPr>
                <w:sdtContent>
                  <w:del w:date="2022-04-26T13:30:30Z" w:author="Sérgio Henrique" w:id="201">
                    <w:r w:rsidRPr="00000000" w:rsidDel="00000000" w:rsidR="00000000">
                      <w:rPr>
                        <w:rtl w:val="0"/>
                        <w:rPrChange w:date="2022-04-27T21:31:15Z" w:author="Vinícius Russi" w:id="1">
                          <w:rPr>
                            <w:sz w:val="22"/>
                            <w:szCs w:val="22"/>
                          </w:rPr>
                        </w:rPrChange>
                      </w:rPr>
                      <w:delText xml:space="preserve">,</w:delText>
                    </w:r>
                  </w:del>
                </w:sdtContent>
              </w:sdt>
              <w:del w:date="2022-04-26T13:30:30Z" w:author="Sérgio Henrique" w:id="201"/>
            </w:sdtContent>
          </w:sdt>
          <w:sdt>
            <w:sdtPr>
              <w:tag w:val="goog_rdk_1672"/>
            </w:sdtPr>
            <w:sdtContent>
              <w:ins w:date="2022-04-26T13:30:30Z" w:author="Sérgio Henrique" w:id="201"/>
              <w:sdt>
                <w:sdtPr>
                  <w:tag w:val="goog_rdk_1673"/>
                </w:sdtPr>
                <w:sdtContent>
                  <w:ins w:date="2022-04-26T13:30:30Z" w:author="Sérgio Henrique" w:id="201">
                    <w:r w:rsidRPr="00000000" w:rsidDel="00000000" w:rsidR="00000000">
                      <w:rPr>
                        <w:rtl w:val="0"/>
                        <w:rPrChange w:date="2022-04-27T21:31:15Z" w:author="Vinícius Russi" w:id="1">
                          <w:rPr>
                            <w:sz w:val="22"/>
                            <w:szCs w:val="22"/>
                          </w:rPr>
                        </w:rPrChange>
                      </w:rPr>
                      <w:t xml:space="preserve"> sendo</w:t>
                    </w:r>
                  </w:ins>
                </w:sdtContent>
              </w:sdt>
              <w:ins w:date="2022-04-26T13:30:30Z" w:author="Sérgio Henrique" w:id="201"/>
            </w:sdtContent>
          </w:sdt>
          <w:sdt>
            <w:sdtPr>
              <w:tag w:val="goog_rdk_1674"/>
            </w:sdtPr>
            <w:sdtContent>
              <w:r w:rsidRPr="00000000" w:rsidDel="00000000" w:rsidR="00000000">
                <w:rPr>
                  <w:rtl w:val="0"/>
                  <w:rPrChange w:date="2022-04-27T21:31:15Z" w:author="Vinícius Russi" w:id="1">
                    <w:rPr>
                      <w:sz w:val="22"/>
                      <w:szCs w:val="22"/>
                    </w:rPr>
                  </w:rPrChange>
                </w:rPr>
                <w:t xml:space="preserve"> a etapa de limpeza e tratamento dos dados recebidos, </w:t>
              </w:r>
            </w:sdtContent>
          </w:sdt>
          <w:sdt>
            <w:sdtPr>
              <w:tag w:val="goog_rdk_1675"/>
            </w:sdtPr>
            <w:sdtContent>
              <w:del w:date="2022-04-26T13:30:41Z" w:author="Sérgio Henrique" w:id="202"/>
              <w:sdt>
                <w:sdtPr>
                  <w:tag w:val="goog_rdk_1676"/>
                </w:sdtPr>
                <w:sdtContent>
                  <w:del w:date="2022-04-26T13:30:41Z" w:author="Sérgio Henrique" w:id="202">
                    <w:r w:rsidRPr="00000000" w:rsidDel="00000000" w:rsidR="00000000">
                      <w:rPr>
                        <w:rtl w:val="0"/>
                        <w:rPrChange w:date="2022-04-27T21:31:15Z" w:author="Vinícius Russi" w:id="1">
                          <w:rPr>
                            <w:sz w:val="22"/>
                            <w:szCs w:val="22"/>
                          </w:rPr>
                        </w:rPrChange>
                      </w:rPr>
                      <w:delText xml:space="preserve">onde</w:delText>
                    </w:r>
                  </w:del>
                </w:sdtContent>
              </w:sdt>
              <w:del w:date="2022-04-26T13:30:41Z" w:author="Sérgio Henrique" w:id="202"/>
            </w:sdtContent>
          </w:sdt>
          <w:sdt>
            <w:sdtPr>
              <w:tag w:val="goog_rdk_1677"/>
            </w:sdtPr>
            <w:sdtContent>
              <w:ins w:date="2022-04-26T13:30:41Z" w:author="Sérgio Henrique" w:id="202"/>
              <w:sdt>
                <w:sdtPr>
                  <w:tag w:val="goog_rdk_1678"/>
                </w:sdtPr>
                <w:sdtContent>
                  <w:ins w:date="2022-04-26T13:30:41Z" w:author="Sérgio Henrique" w:id="202">
                    <w:r w:rsidRPr="00000000" w:rsidDel="00000000" w:rsidR="00000000">
                      <w:rPr>
                        <w:rtl w:val="0"/>
                        <w:rPrChange w:date="2022-04-27T21:31:15Z" w:author="Vinícius Russi" w:id="1">
                          <w:rPr>
                            <w:sz w:val="22"/>
                            <w:szCs w:val="22"/>
                          </w:rPr>
                        </w:rPrChange>
                      </w:rPr>
                      <w:t xml:space="preserve">em que</w:t>
                    </w:r>
                  </w:ins>
                </w:sdtContent>
              </w:sdt>
              <w:ins w:date="2022-04-26T13:30:41Z" w:author="Sérgio Henrique" w:id="202"/>
            </w:sdtContent>
          </w:sdt>
          <w:sdt>
            <w:sdtPr>
              <w:tag w:val="goog_rdk_1679"/>
            </w:sdtPr>
            <w:sdtContent>
              <w:r w:rsidRPr="00000000" w:rsidDel="00000000" w:rsidR="00000000">
                <w:rPr>
                  <w:rtl w:val="0"/>
                  <w:rPrChange w:date="2022-04-27T21:31:15Z" w:author="Vinícius Russi" w:id="1">
                    <w:rPr>
                      <w:sz w:val="22"/>
                      <w:szCs w:val="22"/>
                    </w:rPr>
                  </w:rPrChange>
                </w:rPr>
                <w:t xml:space="preserve"> dados nulos e duplicados foram tratados. Foram removidas as colunas </w:t>
              </w:r>
            </w:sdtContent>
          </w:sdt>
          <w:sdt>
            <w:sdtPr>
              <w:tag w:val="goog_rdk_1680"/>
            </w:sdtPr>
            <w:sdtContent>
              <w:r w:rsidRPr="00000000" w:rsidDel="00000000" w:rsidR="00000000">
                <w:rPr>
                  <w:i w:val="1"/>
                  <w:rtl w:val="0"/>
                  <w:rPrChange w:date="2022-04-27T21:31:15Z" w:author="Vinícius Russi" w:id="1">
                    <w:rPr>
                      <w:i w:val="1"/>
                      <w:sz w:val="22"/>
                      <w:szCs w:val="22"/>
                    </w:rPr>
                  </w:rPrChange>
                </w:rPr>
                <w:t xml:space="preserve">GROUP_NAME, MECHANIC, PURCHASE_DATE </w:t>
              </w:r>
            </w:sdtContent>
          </w:sdt>
          <w:sdt>
            <w:sdtPr>
              <w:tag w:val="goog_rdk_1681"/>
            </w:sdtPr>
            <w:sdtContent>
              <w:r w:rsidRPr="00000000" w:rsidDel="00000000" w:rsidR="00000000">
                <w:rPr>
                  <w:rtl w:val="0"/>
                  <w:rPrChange w:date="2022-04-27T21:31:15Z" w:author="Vinícius Russi" w:id="1">
                    <w:rPr>
                      <w:sz w:val="22"/>
                      <w:szCs w:val="22"/>
                    </w:rPr>
                  </w:rPrChange>
                </w:rPr>
                <w:t xml:space="preserve">e </w:t>
              </w:r>
            </w:sdtContent>
          </w:sdt>
          <w:sdt>
            <w:sdtPr>
              <w:tag w:val="goog_rdk_1682"/>
            </w:sdtPr>
            <w:sdtContent>
              <w:r w:rsidRPr="00000000" w:rsidDel="00000000" w:rsidR="00000000">
                <w:rPr>
                  <w:i w:val="1"/>
                  <w:rtl w:val="0"/>
                  <w:rPrChange w:date="2022-04-27T21:31:15Z" w:author="Vinícius Russi" w:id="1">
                    <w:rPr>
                      <w:i w:val="1"/>
                      <w:sz w:val="22"/>
                      <w:szCs w:val="22"/>
                    </w:rPr>
                  </w:rPrChange>
                </w:rPr>
                <w:t xml:space="preserve">BUILT_YEAR, </w:t>
              </w:r>
            </w:sdtContent>
          </w:sdt>
          <w:sdt>
            <w:sdtPr>
              <w:tag w:val="goog_rdk_1683"/>
            </w:sdtPr>
            <w:sdtContent>
              <w:r w:rsidRPr="00000000" w:rsidDel="00000000" w:rsidR="00000000">
                <w:rPr>
                  <w:rtl w:val="0"/>
                  <w:rPrChange w:date="2022-04-27T21:31:15Z" w:author="Vinícius Russi" w:id="1">
                    <w:rPr>
                      <w:sz w:val="22"/>
                      <w:szCs w:val="22"/>
                    </w:rPr>
                  </w:rPrChange>
                </w:rPr>
                <w:t xml:space="preserve">uma vez que essas não têm utilização prática para o objetivo deste trabalho. Na base de dados havia informação de manutenção de equipamentos que não estão relacionados com a colheita florestal, esses registros foram removidos do conjunto.</w:t>
              </w:r>
            </w:sdtContent>
          </w:sdt>
        </w:p>
      </w:sdtContent>
    </w:sdt>
    <w:sdt>
      <w:sdtPr>
        <w:tag w:val="goog_rdk_1702"/>
      </w:sdtPr>
      <w:sdtContent>
        <w:p w:rsidRPr="00000000" w:rsidDel="00000000" w:rsidRDefault="00000000" w:rsidR="00000000" w:rsidP="00000000" w14:paraId="0000014F">
          <w:pPr>
            <w:rPr>
              <w:rPrChange w:date="2022-04-27T21:31:15Z" w:author="Vinícius Russi" w:id="1">
                <w:rPr>
                  <w:sz w:val="22"/>
                  <w:szCs w:val="22"/>
                </w:rPr>
              </w:rPrChange>
            </w:rPr>
          </w:pPr>
          <w:sdt>
            <w:sdtPr>
              <w:tag w:val="goog_rdk_1685"/>
            </w:sdtPr>
            <w:sdtContent>
              <w:r w:rsidRPr="00000000" w:rsidDel="00000000" w:rsidR="00000000">
                <w:rPr>
                  <w:rtl w:val="0"/>
                  <w:rPrChange w:date="2022-04-27T21:31:15Z" w:author="Vinícius Russi" w:id="1">
                    <w:rPr>
                      <w:sz w:val="22"/>
                      <w:szCs w:val="22"/>
                    </w:rPr>
                  </w:rPrChange>
                </w:rPr>
                <w:t xml:space="preserve">Após a limpeza e tratamento dos dados, realizou-se uma análise exploratória d</w:t>
              </w:r>
            </w:sdtContent>
          </w:sdt>
          <w:sdt>
            <w:sdtPr>
              <w:tag w:val="goog_rdk_1686"/>
            </w:sdtPr>
            <w:sdtContent>
              <w:del w:date="2022-04-26T13:31:48Z" w:author="Sérgio Henrique" w:id="203"/>
              <w:sdt>
                <w:sdtPr>
                  <w:tag w:val="goog_rdk_1687"/>
                </w:sdtPr>
                <w:sdtContent>
                  <w:del w:date="2022-04-26T13:31:48Z" w:author="Sérgio Henrique" w:id="203">
                    <w:r w:rsidRPr="00000000" w:rsidDel="00000000" w:rsidR="00000000">
                      <w:rPr>
                        <w:rtl w:val="0"/>
                        <w:rPrChange w:date="2022-04-27T21:31:15Z" w:author="Vinícius Russi" w:id="1">
                          <w:rPr>
                            <w:sz w:val="22"/>
                            <w:szCs w:val="22"/>
                          </w:rPr>
                        </w:rPrChange>
                      </w:rPr>
                      <w:delText xml:space="preserve">os dados</w:delText>
                    </w:r>
                  </w:del>
                </w:sdtContent>
              </w:sdt>
              <w:del w:date="2022-04-26T13:31:48Z" w:author="Sérgio Henrique" w:id="203"/>
            </w:sdtContent>
          </w:sdt>
          <w:sdt>
            <w:sdtPr>
              <w:tag w:val="goog_rdk_1688"/>
            </w:sdtPr>
            <w:sdtContent>
              <w:ins w:date="2022-04-26T13:31:48Z" w:author="Sérgio Henrique" w:id="203"/>
              <w:sdt>
                <w:sdtPr>
                  <w:tag w:val="goog_rdk_1689"/>
                </w:sdtPr>
                <w:sdtContent>
                  <w:ins w:date="2022-04-26T13:31:48Z" w:author="Sérgio Henrique" w:id="203">
                    <w:r w:rsidRPr="00000000" w:rsidDel="00000000" w:rsidR="00000000">
                      <w:rPr>
                        <w:rtl w:val="0"/>
                        <w:rPrChange w:date="2022-04-27T21:31:15Z" w:author="Vinícius Russi" w:id="1">
                          <w:rPr>
                            <w:sz w:val="22"/>
                            <w:szCs w:val="22"/>
                          </w:rPr>
                        </w:rPrChange>
                      </w:rPr>
                      <w:t xml:space="preserve">estes</w:t>
                    </w:r>
                  </w:ins>
                </w:sdtContent>
              </w:sdt>
              <w:ins w:date="2022-04-26T13:31:48Z" w:author="Sérgio Henrique" w:id="203"/>
            </w:sdtContent>
          </w:sdt>
          <w:sdt>
            <w:sdtPr>
              <w:tag w:val="goog_rdk_1690"/>
            </w:sdtPr>
            <w:sdtContent>
              <w:r w:rsidRPr="00000000" w:rsidDel="00000000" w:rsidR="00000000">
                <w:rPr>
                  <w:rtl w:val="0"/>
                  <w:rPrChange w:date="2022-04-27T21:31:15Z" w:author="Vinícius Russi" w:id="1">
                    <w:rPr>
                      <w:sz w:val="22"/>
                      <w:szCs w:val="22"/>
                    </w:rPr>
                  </w:rPrChange>
                </w:rPr>
                <w:t xml:space="preserve">, </w:t>
              </w:r>
            </w:sdtContent>
          </w:sdt>
          <w:sdt>
            <w:sdtPr>
              <w:tag w:val="goog_rdk_1691"/>
            </w:sdtPr>
            <w:sdtContent>
              <w:del w:date="2022-04-26T13:32:18Z" w:author="Sérgio Henrique" w:id="204"/>
              <w:sdt>
                <w:sdtPr>
                  <w:tag w:val="goog_rdk_1692"/>
                </w:sdtPr>
                <w:sdtContent>
                  <w:del w:date="2022-04-26T13:32:18Z" w:author="Sérgio Henrique" w:id="204">
                    <w:r w:rsidRPr="00000000" w:rsidDel="00000000" w:rsidR="00000000">
                      <w:rPr>
                        <w:rtl w:val="0"/>
                        <w:rPrChange w:date="2022-04-27T21:31:15Z" w:author="Vinícius Russi" w:id="1">
                          <w:rPr>
                            <w:sz w:val="22"/>
                            <w:szCs w:val="22"/>
                          </w:rPr>
                        </w:rPrChange>
                      </w:rPr>
                      <w:delText xml:space="preserve">esta </w:delText>
                    </w:r>
                  </w:del>
                </w:sdtContent>
              </w:sdt>
              <w:del w:date="2022-04-26T13:32:18Z" w:author="Sérgio Henrique" w:id="204"/>
            </w:sdtContent>
          </w:sdt>
          <w:sdt>
            <w:sdtPr>
              <w:tag w:val="goog_rdk_1693"/>
            </w:sdtPr>
            <w:sdtContent>
              <w:r w:rsidRPr="00000000" w:rsidDel="00000000" w:rsidR="00000000">
                <w:rPr>
                  <w:rtl w:val="0"/>
                  <w:rPrChange w:date="2022-04-27T21:31:15Z" w:author="Vinícius Russi" w:id="1">
                    <w:rPr>
                      <w:sz w:val="22"/>
                      <w:szCs w:val="22"/>
                    </w:rPr>
                  </w:rPrChange>
                </w:rPr>
                <w:t xml:space="preserve">análise</w:t>
              </w:r>
            </w:sdtContent>
          </w:sdt>
          <w:sdt>
            <w:sdtPr>
              <w:tag w:val="goog_rdk_1694"/>
            </w:sdtPr>
            <w:sdtContent>
              <w:ins w:date="2022-04-26T13:32:21Z" w:author="Sérgio Henrique" w:id="205"/>
              <w:sdt>
                <w:sdtPr>
                  <w:tag w:val="goog_rdk_1695"/>
                </w:sdtPr>
                <w:sdtContent>
                  <w:ins w:date="2022-04-26T13:32:21Z" w:author="Sérgio Henrique" w:id="205">
                    <w:r w:rsidRPr="00000000" w:rsidDel="00000000" w:rsidR="00000000">
                      <w:rPr>
                        <w:rtl w:val="0"/>
                        <w:rPrChange w:date="2022-04-27T21:31:15Z" w:author="Vinícius Russi" w:id="1">
                          <w:rPr>
                            <w:sz w:val="22"/>
                            <w:szCs w:val="22"/>
                          </w:rPr>
                        </w:rPrChange>
                      </w:rPr>
                      <w:t xml:space="preserve"> que</w:t>
                    </w:r>
                  </w:ins>
                </w:sdtContent>
              </w:sdt>
              <w:ins w:date="2022-04-26T13:32:21Z" w:author="Sérgio Henrique" w:id="205"/>
            </w:sdtContent>
          </w:sdt>
          <w:sdt>
            <w:sdtPr>
              <w:tag w:val="goog_rdk_1696"/>
            </w:sdtPr>
            <w:sdtContent>
              <w:r w:rsidRPr="00000000" w:rsidDel="00000000" w:rsidR="00000000">
                <w:rPr>
                  <w:rtl w:val="0"/>
                  <w:rPrChange w:date="2022-04-27T21:31:15Z" w:author="Vinícius Russi" w:id="1">
                    <w:rPr>
                      <w:sz w:val="22"/>
                      <w:szCs w:val="22"/>
                    </w:rPr>
                  </w:rPrChange>
                </w:rPr>
                <w:t xml:space="preserve"> seguiu guiada </w:t>
              </w:r>
            </w:sdtContent>
          </w:sdt>
          <w:sdt>
            <w:sdtPr>
              <w:tag w:val="goog_rdk_1697"/>
            </w:sdtPr>
            <w:sdtContent>
              <w:del w:date="2022-04-26T13:32:29Z" w:author="Sérgio Henrique" w:id="206"/>
              <w:sdt>
                <w:sdtPr>
                  <w:tag w:val="goog_rdk_1698"/>
                </w:sdtPr>
                <w:sdtContent>
                  <w:del w:date="2022-04-26T13:32:29Z" w:author="Sérgio Henrique" w:id="206">
                    <w:r w:rsidRPr="00000000" w:rsidDel="00000000" w:rsidR="00000000">
                      <w:rPr>
                        <w:rtl w:val="0"/>
                        <w:rPrChange w:date="2022-04-27T21:31:15Z" w:author="Vinícius Russi" w:id="1">
                          <w:rPr>
                            <w:sz w:val="22"/>
                            <w:szCs w:val="22"/>
                          </w:rPr>
                        </w:rPrChange>
                      </w:rPr>
                      <w:delText xml:space="preserve">em</w:delText>
                    </w:r>
                  </w:del>
                </w:sdtContent>
              </w:sdt>
              <w:del w:date="2022-04-26T13:32:29Z" w:author="Sérgio Henrique" w:id="206"/>
            </w:sdtContent>
          </w:sdt>
          <w:sdt>
            <w:sdtPr>
              <w:tag w:val="goog_rdk_1699"/>
            </w:sdtPr>
            <w:sdtContent>
              <w:ins w:date="2022-04-26T13:32:29Z" w:author="Sérgio Henrique" w:id="206"/>
              <w:sdt>
                <w:sdtPr>
                  <w:tag w:val="goog_rdk_1700"/>
                </w:sdtPr>
                <w:sdtContent>
                  <w:ins w:date="2022-04-26T13:32:29Z" w:author="Sérgio Henrique" w:id="206">
                    <w:r w:rsidRPr="00000000" w:rsidDel="00000000" w:rsidR="00000000">
                      <w:rPr>
                        <w:rtl w:val="0"/>
                        <w:rPrChange w:date="2022-04-27T21:31:15Z" w:author="Vinícius Russi" w:id="1">
                          <w:rPr>
                            <w:sz w:val="22"/>
                            <w:szCs w:val="22"/>
                          </w:rPr>
                        </w:rPrChange>
                      </w:rPr>
                      <w:t xml:space="preserve">por</w:t>
                    </w:r>
                  </w:ins>
                </w:sdtContent>
              </w:sdt>
              <w:ins w:date="2022-04-26T13:32:29Z" w:author="Sérgio Henrique" w:id="206"/>
            </w:sdtContent>
          </w:sdt>
          <w:sdt>
            <w:sdtPr>
              <w:tag w:val="goog_rdk_1701"/>
            </w:sdtPr>
            <w:sdtContent>
              <w:r w:rsidRPr="00000000" w:rsidDel="00000000" w:rsidR="00000000">
                <w:rPr>
                  <w:rtl w:val="0"/>
                  <w:rPrChange w:date="2022-04-27T21:31:15Z" w:author="Vinícius Russi" w:id="1">
                    <w:rPr>
                      <w:sz w:val="22"/>
                      <w:szCs w:val="22"/>
                    </w:rPr>
                  </w:rPrChange>
                </w:rPr>
                <w:t xml:space="preserve"> oito perguntas relevantes para o projeto, sendo elas:</w:t>
              </w:r>
            </w:sdtContent>
          </w:sdt>
        </w:p>
      </w:sdtContent>
    </w:sdt>
    <w:sdt>
      <w:sdtPr>
        <w:tag w:val="goog_rdk_1704"/>
      </w:sdtPr>
      <w:sdtContent>
        <w:p w:rsidRPr="00000000" w:rsidDel="00000000" w:rsidRDefault="00000000" w:rsidR="00000000" w:rsidP="00000000" w14:paraId="00000150">
          <w:pPr>
            <w:ind w:left="0" w:firstLine="0"/>
            <w:rPr>
              <w:rPrChange w:date="2022-04-27T21:31:15Z" w:author="Vinícius Russi" w:id="1">
                <w:rPr>
                  <w:sz w:val="22"/>
                  <w:szCs w:val="22"/>
                </w:rPr>
              </w:rPrChange>
            </w:rPr>
          </w:pPr>
          <w:sdt>
            <w:sdtPr>
              <w:tag w:val="goog_rdk_1703"/>
            </w:sdtPr>
            <w:sdtContent>
              <w:r w:rsidRPr="00000000" w:rsidDel="00000000" w:rsidR="00000000">
                <w:rPr>
                  <w:rtl w:val="0"/>
                  <w:rPrChange w:date="2022-04-27T21:31:15Z" w:author="Vinícius Russi" w:id="1">
                    <w:rPr>
                      <w:sz w:val="22"/>
                      <w:szCs w:val="22"/>
                    </w:rPr>
                  </w:rPrChange>
                </w:rPr>
                <w:t xml:space="preserve">1- Qual equipamento e operação apresentou o maior número de manutenções?;</w:t>
              </w:r>
            </w:sdtContent>
          </w:sdt>
        </w:p>
      </w:sdtContent>
    </w:sdt>
    <w:sdt>
      <w:sdtPr>
        <w:tag w:val="goog_rdk_1706"/>
      </w:sdtPr>
      <w:sdtContent>
        <w:p w:rsidRPr="00000000" w:rsidDel="00000000" w:rsidRDefault="00000000" w:rsidR="00000000" w:rsidP="00000000" w14:paraId="00000151">
          <w:pPr>
            <w:ind w:left="0" w:firstLine="0"/>
            <w:rPr>
              <w:rPrChange w:date="2022-04-27T21:31:15Z" w:author="Vinícius Russi" w:id="1">
                <w:rPr>
                  <w:sz w:val="22"/>
                  <w:szCs w:val="22"/>
                </w:rPr>
              </w:rPrChange>
            </w:rPr>
          </w:pPr>
          <w:sdt>
            <w:sdtPr>
              <w:tag w:val="goog_rdk_1705"/>
            </w:sdtPr>
            <w:sdtContent>
              <w:r w:rsidRPr="00000000" w:rsidDel="00000000" w:rsidR="00000000">
                <w:rPr>
                  <w:rtl w:val="0"/>
                  <w:rPrChange w:date="2022-04-27T21:31:15Z" w:author="Vinícius Russi" w:id="1">
                    <w:rPr>
                      <w:sz w:val="22"/>
                      <w:szCs w:val="22"/>
                    </w:rPr>
                  </w:rPrChange>
                </w:rPr>
                <w:t xml:space="preserve">2- Qual é o tempo médio para manutenção em horas por mês?;</w:t>
              </w:r>
            </w:sdtContent>
          </w:sdt>
        </w:p>
      </w:sdtContent>
    </w:sdt>
    <w:sdt>
      <w:sdtPr>
        <w:tag w:val="goog_rdk_1708"/>
      </w:sdtPr>
      <w:sdtContent>
        <w:p w:rsidRPr="00000000" w:rsidDel="00000000" w:rsidRDefault="00000000" w:rsidR="00000000" w:rsidP="00000000" w14:paraId="00000152">
          <w:pPr>
            <w:ind w:left="0" w:firstLine="0"/>
            <w:rPr>
              <w:rPrChange w:date="2022-04-27T21:31:15Z" w:author="Vinícius Russi" w:id="1">
                <w:rPr>
                  <w:sz w:val="22"/>
                  <w:szCs w:val="22"/>
                </w:rPr>
              </w:rPrChange>
            </w:rPr>
          </w:pPr>
          <w:sdt>
            <w:sdtPr>
              <w:tag w:val="goog_rdk_1707"/>
            </w:sdtPr>
            <w:sdtContent>
              <w:r w:rsidRPr="00000000" w:rsidDel="00000000" w:rsidR="00000000">
                <w:rPr>
                  <w:rtl w:val="0"/>
                  <w:rPrChange w:date="2022-04-27T21:31:15Z" w:author="Vinícius Russi" w:id="1">
                    <w:rPr>
                      <w:sz w:val="22"/>
                      <w:szCs w:val="22"/>
                    </w:rPr>
                  </w:rPrChange>
                </w:rPr>
                <w:t xml:space="preserve">3- Qual é o tempo médio entre manutenções por máquina e grupo de operação?;</w:t>
              </w:r>
            </w:sdtContent>
          </w:sdt>
        </w:p>
      </w:sdtContent>
    </w:sdt>
    <w:sdt>
      <w:sdtPr>
        <w:tag w:val="goog_rdk_1738"/>
      </w:sdtPr>
      <w:sdtContent>
        <w:p w:rsidRPr="00000000" w:rsidDel="00000000" w:rsidRDefault="00000000" w:rsidR="00000000" w:rsidP="00000000" w14:paraId="00000153">
          <w:pPr>
            <w:ind w:left="0" w:firstLine="0"/>
            <w:rPr>
              <w:rPrChange w:date="2022-04-27T21:31:15Z" w:author="Vinícius Russi" w:id="1">
                <w:rPr>
                  <w:sz w:val="22"/>
                  <w:szCs w:val="22"/>
                </w:rPr>
              </w:rPrChange>
            </w:rPr>
          </w:pPr>
          <w:sdt>
            <w:sdtPr>
              <w:tag w:val="goog_rdk_1709"/>
            </w:sdtPr>
            <w:sdtContent>
              <w:r w:rsidRPr="00000000" w:rsidDel="00000000" w:rsidR="00000000">
                <w:rPr>
                  <w:rtl w:val="0"/>
                  <w:rPrChange w:date="2022-04-27T21:31:15Z" w:author="Vinícius Russi" w:id="1">
                    <w:rPr>
                      <w:sz w:val="22"/>
                      <w:szCs w:val="22"/>
                    </w:rPr>
                  </w:rPrChange>
                </w:rPr>
                <w:t xml:space="preserve">4- </w:t>
              </w:r>
            </w:sdtContent>
          </w:sdt>
          <w:sdt>
            <w:sdtPr>
              <w:tag w:val="goog_rdk_1710"/>
            </w:sdtPr>
            <w:sdtContent>
              <w:del w:date="2022-04-26T13:33:03Z" w:author="Sérgio Henrique" w:id="207"/>
              <w:sdt>
                <w:sdtPr>
                  <w:tag w:val="goog_rdk_1711"/>
                </w:sdtPr>
                <w:sdtContent>
                  <w:del w:date="2022-04-26T13:33:03Z" w:author="Sérgio Henrique" w:id="207">
                    <w:r w:rsidRPr="00000000" w:rsidDel="00000000" w:rsidR="00000000">
                      <w:rPr>
                        <w:rtl w:val="0"/>
                        <w:rPrChange w:date="2022-04-27T21:31:15Z" w:author="Vinícius Russi" w:id="1">
                          <w:rPr>
                            <w:sz w:val="22"/>
                            <w:szCs w:val="22"/>
                          </w:rPr>
                        </w:rPrChange>
                      </w:rPr>
                      <w:delText xml:space="preserve">Entre</w:delText>
                    </w:r>
                  </w:del>
                </w:sdtContent>
              </w:sdt>
              <w:del w:date="2022-04-26T13:33:03Z" w:author="Sérgio Henrique" w:id="207"/>
            </w:sdtContent>
          </w:sdt>
          <w:sdt>
            <w:sdtPr>
              <w:tag w:val="goog_rdk_1712"/>
            </w:sdtPr>
            <w:sdtContent>
              <w:ins w:date="2022-04-26T13:33:03Z" w:author="Sérgio Henrique" w:id="207"/>
              <w:sdt>
                <w:sdtPr>
                  <w:tag w:val="goog_rdk_1713"/>
                </w:sdtPr>
                <w:sdtContent>
                  <w:ins w:date="2022-04-26T13:33:03Z" w:author="Sérgio Henrique" w:id="207">
                    <w:r w:rsidRPr="00000000" w:rsidDel="00000000" w:rsidR="00000000">
                      <w:rPr>
                        <w:rtl w:val="0"/>
                        <w:rPrChange w:date="2022-04-27T21:31:15Z" w:author="Vinícius Russi" w:id="1">
                          <w:rPr>
                            <w:sz w:val="22"/>
                            <w:szCs w:val="22"/>
                          </w:rPr>
                        </w:rPrChange>
                      </w:rPr>
                      <w:t xml:space="preserve">Das</w:t>
                    </w:r>
                  </w:ins>
                </w:sdtContent>
              </w:sdt>
              <w:ins w:date="2022-04-26T13:33:03Z" w:author="Sérgio Henrique" w:id="207"/>
            </w:sdtContent>
          </w:sdt>
          <w:sdt>
            <w:sdtPr>
              <w:tag w:val="goog_rdk_1714"/>
            </w:sdtPr>
            <w:sdtContent>
              <w:r w:rsidRPr="00000000" w:rsidDel="00000000" w:rsidR="00000000">
                <w:rPr>
                  <w:rtl w:val="0"/>
                  <w:rPrChange w:date="2022-04-27T21:31:15Z" w:author="Vinícius Russi" w:id="1">
                    <w:rPr>
                      <w:sz w:val="22"/>
                      <w:szCs w:val="22"/>
                    </w:rPr>
                  </w:rPrChange>
                </w:rPr>
                <w:t xml:space="preserve"> </w:t>
              </w:r>
            </w:sdtContent>
          </w:sdt>
          <w:sdt>
            <w:sdtPr>
              <w:tag w:val="goog_rdk_1715"/>
            </w:sdtPr>
            <w:sdtContent>
              <w:del w:date="2022-04-26T13:33:07Z" w:author="Sérgio Henrique" w:id="208"/>
              <w:sdt>
                <w:sdtPr>
                  <w:tag w:val="goog_rdk_1716"/>
                </w:sdtPr>
                <w:sdtContent>
                  <w:del w:date="2022-04-26T13:33:07Z" w:author="Sérgio Henrique" w:id="208">
                    <w:r w:rsidRPr="00000000" w:rsidDel="00000000" w:rsidR="00000000">
                      <w:rPr>
                        <w:rtl w:val="0"/>
                        <w:rPrChange w:date="2022-04-27T21:31:15Z" w:author="Vinícius Russi" w:id="1">
                          <w:rPr>
                            <w:sz w:val="22"/>
                            <w:szCs w:val="22"/>
                          </w:rPr>
                        </w:rPrChange>
                      </w:rPr>
                      <w:delText xml:space="preserve">as </w:delText>
                    </w:r>
                  </w:del>
                </w:sdtContent>
              </w:sdt>
              <w:del w:date="2022-04-26T13:33:07Z" w:author="Sérgio Henrique" w:id="208"/>
            </w:sdtContent>
          </w:sdt>
          <w:sdt>
            <w:sdtPr>
              <w:tag w:val="goog_rdk_1717"/>
            </w:sdtPr>
            <w:sdtContent>
              <w:r w:rsidRPr="00000000" w:rsidDel="00000000" w:rsidR="00000000">
                <w:rPr>
                  <w:rtl w:val="0"/>
                  <w:rPrChange w:date="2022-04-27T21:31:15Z" w:author="Vinícius Russi" w:id="1">
                    <w:rPr>
                      <w:sz w:val="22"/>
                      <w:szCs w:val="22"/>
                    </w:rPr>
                  </w:rPrChange>
                </w:rPr>
                <w:t xml:space="preserve">manutenções realizadas, quantas </w:t>
              </w:r>
            </w:sdtContent>
          </w:sdt>
          <w:sdt>
            <w:sdtPr>
              <w:tag w:val="goog_rdk_1718"/>
            </w:sdtPr>
            <w:sdtContent>
              <w:del w:date="2022-04-26T13:33:59Z" w:author="Sérgio Henrique" w:id="209"/>
              <w:sdt>
                <w:sdtPr>
                  <w:tag w:val="goog_rdk_1719"/>
                </w:sdtPr>
                <w:sdtContent>
                  <w:del w:date="2022-04-26T13:33:59Z" w:author="Sérgio Henrique" w:id="209">
                    <w:r w:rsidRPr="00000000" w:rsidDel="00000000" w:rsidR="00000000">
                      <w:rPr>
                        <w:rtl w:val="0"/>
                        <w:rPrChange w:date="2022-04-27T21:31:15Z" w:author="Vinícius Russi" w:id="1">
                          <w:rPr>
                            <w:sz w:val="22"/>
                            <w:szCs w:val="22"/>
                          </w:rPr>
                        </w:rPrChange>
                      </w:rPr>
                      <w:delText xml:space="preserve">são</w:delText>
                    </w:r>
                  </w:del>
                </w:sdtContent>
              </w:sdt>
              <w:del w:date="2022-04-26T13:33:59Z" w:author="Sérgio Henrique" w:id="209"/>
            </w:sdtContent>
          </w:sdt>
          <w:sdt>
            <w:sdtPr>
              <w:tag w:val="goog_rdk_1720"/>
            </w:sdtPr>
            <w:sdtContent>
              <w:ins w:date="2022-04-26T13:33:59Z" w:author="Sérgio Henrique" w:id="209"/>
              <w:sdt>
                <w:sdtPr>
                  <w:tag w:val="goog_rdk_1721"/>
                </w:sdtPr>
                <w:sdtContent>
                  <w:ins w:date="2022-04-26T13:33:59Z" w:author="Sérgio Henrique" w:id="209">
                    <w:r w:rsidRPr="00000000" w:rsidDel="00000000" w:rsidR="00000000">
                      <w:rPr>
                        <w:rtl w:val="0"/>
                        <w:rPrChange w:date="2022-04-27T21:31:15Z" w:author="Vinícius Russi" w:id="1">
                          <w:rPr>
                            <w:sz w:val="22"/>
                            <w:szCs w:val="22"/>
                          </w:rPr>
                        </w:rPrChange>
                      </w:rPr>
                      <w:t xml:space="preserve">foram</w:t>
                    </w:r>
                  </w:ins>
                </w:sdtContent>
              </w:sdt>
              <w:ins w:date="2022-04-26T13:33:59Z" w:author="Sérgio Henrique" w:id="209"/>
            </w:sdtContent>
          </w:sdt>
          <w:sdt>
            <w:sdtPr>
              <w:tag w:val="goog_rdk_1722"/>
            </w:sdtPr>
            <w:sdtContent>
              <w:r w:rsidRPr="00000000" w:rsidDel="00000000" w:rsidR="00000000">
                <w:rPr>
                  <w:rtl w:val="0"/>
                  <w:rPrChange w:date="2022-04-27T21:31:15Z" w:author="Vinícius Russi" w:id="1">
                    <w:rPr>
                      <w:sz w:val="22"/>
                      <w:szCs w:val="22"/>
                    </w:rPr>
                  </w:rPrChange>
                </w:rPr>
                <w:t xml:space="preserve"> </w:t>
              </w:r>
            </w:sdtContent>
          </w:sdt>
          <w:sdt>
            <w:sdtPr>
              <w:tag w:val="goog_rdk_1723"/>
            </w:sdtPr>
            <w:sdtContent>
              <w:del w:date="2022-04-26T13:32:46Z" w:author="Sérgio Henrique" w:id="210"/>
              <w:sdt>
                <w:sdtPr>
                  <w:tag w:val="goog_rdk_1724"/>
                </w:sdtPr>
                <w:sdtContent>
                  <w:del w:date="2022-04-26T13:32:46Z" w:author="Sérgio Henrique" w:id="210">
                    <w:r w:rsidRPr="00000000" w:rsidDel="00000000" w:rsidR="00000000">
                      <w:rPr>
                        <w:rtl w:val="0"/>
                        <w:rPrChange w:date="2022-04-27T21:31:15Z" w:author="Vinícius Russi" w:id="1">
                          <w:rPr>
                            <w:sz w:val="22"/>
                            <w:szCs w:val="22"/>
                          </w:rPr>
                        </w:rPrChange>
                      </w:rPr>
                      <w:delText xml:space="preserve">C</w:delText>
                    </w:r>
                  </w:del>
                </w:sdtContent>
              </w:sdt>
              <w:del w:date="2022-04-26T13:32:46Z" w:author="Sérgio Henrique" w:id="210"/>
            </w:sdtContent>
          </w:sdt>
          <w:sdt>
            <w:sdtPr>
              <w:tag w:val="goog_rdk_1725"/>
            </w:sdtPr>
            <w:sdtContent>
              <w:ins w:date="2022-04-26T13:32:46Z" w:author="Sérgio Henrique" w:id="210"/>
              <w:sdt>
                <w:sdtPr>
                  <w:tag w:val="goog_rdk_1726"/>
                </w:sdtPr>
                <w:sdtContent>
                  <w:ins w:date="2022-04-26T13:32:46Z" w:author="Sérgio Henrique" w:id="210">
                    <w:r w:rsidRPr="00000000" w:rsidDel="00000000" w:rsidR="00000000">
                      <w:rPr>
                        <w:rtl w:val="0"/>
                        <w:rPrChange w:date="2022-04-27T21:31:15Z" w:author="Vinícius Russi" w:id="1">
                          <w:rPr>
                            <w:sz w:val="22"/>
                            <w:szCs w:val="22"/>
                          </w:rPr>
                        </w:rPrChange>
                      </w:rPr>
                      <w:t xml:space="preserve">c</w:t>
                    </w:r>
                  </w:ins>
                </w:sdtContent>
              </w:sdt>
              <w:ins w:date="2022-04-26T13:32:46Z" w:author="Sérgio Henrique" w:id="210"/>
            </w:sdtContent>
          </w:sdt>
          <w:sdt>
            <w:sdtPr>
              <w:tag w:val="goog_rdk_1727"/>
            </w:sdtPr>
            <w:sdtContent>
              <w:r w:rsidRPr="00000000" w:rsidDel="00000000" w:rsidR="00000000">
                <w:rPr>
                  <w:rtl w:val="0"/>
                  <w:rPrChange w:date="2022-04-27T21:31:15Z" w:author="Vinícius Russi" w:id="1">
                    <w:rPr>
                      <w:sz w:val="22"/>
                      <w:szCs w:val="22"/>
                    </w:rPr>
                  </w:rPrChange>
                </w:rPr>
                <w:t xml:space="preserve">orretivas</w:t>
              </w:r>
            </w:sdtContent>
          </w:sdt>
          <w:sdt>
            <w:sdtPr>
              <w:tag w:val="goog_rdk_1728"/>
            </w:sdtPr>
            <w:sdtContent>
              <w:del w:date="2022-04-26T13:32:48Z" w:author="Sérgio Henrique" w:id="211"/>
              <w:sdt>
                <w:sdtPr>
                  <w:tag w:val="goog_rdk_1729"/>
                </w:sdtPr>
                <w:sdtContent>
                  <w:del w:date="2022-04-26T13:32:48Z" w:author="Sérgio Henrique" w:id="211">
                    <w:r w:rsidRPr="00000000" w:rsidDel="00000000" w:rsidR="00000000">
                      <w:rPr>
                        <w:rtl w:val="0"/>
                        <w:rPrChange w:date="2022-04-27T21:31:15Z" w:author="Vinícius Russi" w:id="1">
                          <w:rPr>
                            <w:sz w:val="22"/>
                            <w:szCs w:val="22"/>
                          </w:rPr>
                        </w:rPrChange>
                      </w:rPr>
                      <w:delText xml:space="preserve">?</w:delText>
                    </w:r>
                  </w:del>
                </w:sdtContent>
              </w:sdt>
              <w:del w:date="2022-04-26T13:32:48Z" w:author="Sérgio Henrique" w:id="211"/>
            </w:sdtContent>
          </w:sdt>
          <w:sdt>
            <w:sdtPr>
              <w:tag w:val="goog_rdk_1730"/>
            </w:sdtPr>
            <w:sdtContent>
              <w:ins w:date="2022-04-26T13:32:48Z" w:author="Sérgio Henrique" w:id="211"/>
              <w:sdt>
                <w:sdtPr>
                  <w:tag w:val="goog_rdk_1731"/>
                </w:sdtPr>
                <w:sdtContent>
                  <w:ins w:date="2022-04-26T13:32:48Z" w:author="Sérgio Henrique" w:id="211">
                    <w:r w:rsidRPr="00000000" w:rsidDel="00000000" w:rsidR="00000000">
                      <w:rPr>
                        <w:rtl w:val="0"/>
                        <w:rPrChange w:date="2022-04-27T21:31:15Z" w:author="Vinícius Russi" w:id="1">
                          <w:rPr>
                            <w:sz w:val="22"/>
                            <w:szCs w:val="22"/>
                          </w:rPr>
                        </w:rPrChange>
                      </w:rPr>
                      <w:t xml:space="preserve"> e quantas</w:t>
                    </w:r>
                  </w:ins>
                </w:sdtContent>
              </w:sdt>
              <w:ins w:date="2022-04-26T13:32:48Z" w:author="Sérgio Henrique" w:id="211"/>
            </w:sdtContent>
          </w:sdt>
          <w:sdt>
            <w:sdtPr>
              <w:tag w:val="goog_rdk_1732"/>
            </w:sdtPr>
            <w:sdtContent>
              <w:r w:rsidRPr="00000000" w:rsidDel="00000000" w:rsidR="00000000">
                <w:rPr>
                  <w:rtl w:val="0"/>
                  <w:rPrChange w:date="2022-04-27T21:31:15Z" w:author="Vinícius Russi" w:id="1">
                    <w:rPr>
                      <w:sz w:val="22"/>
                      <w:szCs w:val="22"/>
                    </w:rPr>
                  </w:rPrChange>
                </w:rPr>
                <w:t xml:space="preserve"> </w:t>
              </w:r>
            </w:sdtContent>
          </w:sdt>
          <w:sdt>
            <w:sdtPr>
              <w:tag w:val="goog_rdk_1733"/>
            </w:sdtPr>
            <w:sdtContent>
              <w:del w:date="2022-04-26T13:33:23Z" w:author="Sérgio Henrique" w:id="212"/>
              <w:sdt>
                <w:sdtPr>
                  <w:tag w:val="goog_rdk_1734"/>
                </w:sdtPr>
                <w:sdtContent>
                  <w:del w:date="2022-04-26T13:33:23Z" w:author="Sérgio Henrique" w:id="212">
                    <w:r w:rsidRPr="00000000" w:rsidDel="00000000" w:rsidR="00000000">
                      <w:rPr>
                        <w:rtl w:val="0"/>
                        <w:rPrChange w:date="2022-04-27T21:31:15Z" w:author="Vinícius Russi" w:id="1">
                          <w:rPr>
                            <w:sz w:val="22"/>
                            <w:szCs w:val="22"/>
                          </w:rPr>
                        </w:rPrChange>
                      </w:rPr>
                      <w:delText xml:space="preserve">P</w:delText>
                    </w:r>
                  </w:del>
                </w:sdtContent>
              </w:sdt>
              <w:del w:date="2022-04-26T13:33:23Z" w:author="Sérgio Henrique" w:id="212"/>
            </w:sdtContent>
          </w:sdt>
          <w:sdt>
            <w:sdtPr>
              <w:tag w:val="goog_rdk_1735"/>
            </w:sdtPr>
            <w:sdtContent>
              <w:ins w:date="2022-04-26T13:33:23Z" w:author="Sérgio Henrique" w:id="212"/>
              <w:sdt>
                <w:sdtPr>
                  <w:tag w:val="goog_rdk_1736"/>
                </w:sdtPr>
                <w:sdtContent>
                  <w:ins w:date="2022-04-26T13:33:23Z" w:author="Sérgio Henrique" w:id="212">
                    <w:r w:rsidRPr="00000000" w:rsidDel="00000000" w:rsidR="00000000">
                      <w:rPr>
                        <w:rtl w:val="0"/>
                        <w:rPrChange w:date="2022-04-27T21:31:15Z" w:author="Vinícius Russi" w:id="1">
                          <w:rPr>
                            <w:sz w:val="22"/>
                            <w:szCs w:val="22"/>
                          </w:rPr>
                        </w:rPrChange>
                      </w:rPr>
                      <w:t xml:space="preserve">p</w:t>
                    </w:r>
                  </w:ins>
                </w:sdtContent>
              </w:sdt>
              <w:ins w:date="2022-04-26T13:33:23Z" w:author="Sérgio Henrique" w:id="212"/>
            </w:sdtContent>
          </w:sdt>
          <w:sdt>
            <w:sdtPr>
              <w:tag w:val="goog_rdk_1737"/>
            </w:sdtPr>
            <w:sdtContent>
              <w:r w:rsidRPr="00000000" w:rsidDel="00000000" w:rsidR="00000000">
                <w:rPr>
                  <w:rtl w:val="0"/>
                  <w:rPrChange w:date="2022-04-27T21:31:15Z" w:author="Vinícius Russi" w:id="1">
                    <w:rPr>
                      <w:sz w:val="22"/>
                      <w:szCs w:val="22"/>
                    </w:rPr>
                  </w:rPrChange>
                </w:rPr>
                <w:t xml:space="preserve">reventivas?;</w:t>
              </w:r>
            </w:sdtContent>
          </w:sdt>
        </w:p>
      </w:sdtContent>
    </w:sdt>
    <w:sdt>
      <w:sdtPr>
        <w:tag w:val="goog_rdk_1740"/>
      </w:sdtPr>
      <w:sdtContent>
        <w:p w:rsidRPr="00000000" w:rsidDel="00000000" w:rsidRDefault="00000000" w:rsidR="00000000" w:rsidP="00000000" w14:paraId="00000154">
          <w:pPr>
            <w:ind w:left="0" w:firstLine="0"/>
            <w:rPr>
              <w:rPrChange w:date="2022-04-27T21:31:15Z" w:author="Vinícius Russi" w:id="1">
                <w:rPr>
                  <w:sz w:val="22"/>
                  <w:szCs w:val="22"/>
                </w:rPr>
              </w:rPrChange>
            </w:rPr>
          </w:pPr>
          <w:sdt>
            <w:sdtPr>
              <w:tag w:val="goog_rdk_1739"/>
            </w:sdtPr>
            <w:sdtContent>
              <w:r w:rsidRPr="00000000" w:rsidDel="00000000" w:rsidR="00000000">
                <w:rPr>
                  <w:rtl w:val="0"/>
                  <w:rPrChange w:date="2022-04-27T21:31:15Z" w:author="Vinícius Russi" w:id="1">
                    <w:rPr>
                      <w:sz w:val="22"/>
                      <w:szCs w:val="22"/>
                    </w:rPr>
                  </w:rPrChange>
                </w:rPr>
                <w:t xml:space="preserve">5- Quais são as principais peças usadas nas manutenções?;</w:t>
              </w:r>
            </w:sdtContent>
          </w:sdt>
        </w:p>
      </w:sdtContent>
    </w:sdt>
    <w:sdt>
      <w:sdtPr>
        <w:tag w:val="goog_rdk_1742"/>
      </w:sdtPr>
      <w:sdtContent>
        <w:p w:rsidRPr="00000000" w:rsidDel="00000000" w:rsidRDefault="00000000" w:rsidR="00000000" w:rsidP="00000000" w14:paraId="00000155">
          <w:pPr>
            <w:ind w:left="0" w:firstLine="0"/>
            <w:rPr>
              <w:rPrChange w:date="2022-04-27T21:31:15Z" w:author="Vinícius Russi" w:id="1">
                <w:rPr>
                  <w:sz w:val="22"/>
                  <w:szCs w:val="22"/>
                </w:rPr>
              </w:rPrChange>
            </w:rPr>
          </w:pPr>
          <w:sdt>
            <w:sdtPr>
              <w:tag w:val="goog_rdk_1741"/>
            </w:sdtPr>
            <w:sdtContent>
              <w:r w:rsidRPr="00000000" w:rsidDel="00000000" w:rsidR="00000000">
                <w:rPr>
                  <w:rtl w:val="0"/>
                  <w:rPrChange w:date="2022-04-27T21:31:15Z" w:author="Vinícius Russi" w:id="1">
                    <w:rPr>
                      <w:sz w:val="22"/>
                      <w:szCs w:val="22"/>
                    </w:rPr>
                  </w:rPrChange>
                </w:rPr>
                <w:t xml:space="preserve">6- Qual a estação operacional com mais manutenções registradas?;</w:t>
              </w:r>
            </w:sdtContent>
          </w:sdt>
        </w:p>
      </w:sdtContent>
    </w:sdt>
    <w:sdt>
      <w:sdtPr>
        <w:tag w:val="goog_rdk_1744"/>
      </w:sdtPr>
      <w:sdtContent>
        <w:p w:rsidRPr="00000000" w:rsidDel="00000000" w:rsidRDefault="00000000" w:rsidR="00000000" w:rsidP="00000000" w14:paraId="00000156">
          <w:pPr>
            <w:ind w:left="0" w:firstLine="0"/>
            <w:rPr>
              <w:rPrChange w:date="2022-04-27T21:31:15Z" w:author="Vinícius Russi" w:id="1">
                <w:rPr>
                  <w:sz w:val="22"/>
                  <w:szCs w:val="22"/>
                </w:rPr>
              </w:rPrChange>
            </w:rPr>
          </w:pPr>
          <w:sdt>
            <w:sdtPr>
              <w:tag w:val="goog_rdk_1743"/>
            </w:sdtPr>
            <w:sdtContent>
              <w:r w:rsidRPr="00000000" w:rsidDel="00000000" w:rsidR="00000000">
                <w:rPr>
                  <w:rtl w:val="0"/>
                  <w:rPrChange w:date="2022-04-27T21:31:15Z" w:author="Vinícius Russi" w:id="1">
                    <w:rPr>
                      <w:sz w:val="22"/>
                      <w:szCs w:val="22"/>
                    </w:rPr>
                  </w:rPrChange>
                </w:rPr>
                <w:t xml:space="preserve">7- Qual é o tempo médio para falha por máquina e grupo de operação?;</w:t>
              </w:r>
            </w:sdtContent>
          </w:sdt>
        </w:p>
      </w:sdtContent>
    </w:sdt>
    <w:sdt>
      <w:sdtPr>
        <w:tag w:val="goog_rdk_1746"/>
      </w:sdtPr>
      <w:sdtContent>
        <w:p w:rsidRPr="00000000" w:rsidDel="00000000" w:rsidRDefault="00000000" w:rsidR="00000000" w:rsidP="00000000" w14:paraId="00000157">
          <w:pPr>
            <w:ind w:left="0" w:firstLine="0"/>
            <w:rPr>
              <w:rPrChange w:date="2022-04-27T21:31:15Z" w:author="Vinícius Russi" w:id="1">
                <w:rPr>
                  <w:sz w:val="22"/>
                  <w:szCs w:val="22"/>
                </w:rPr>
              </w:rPrChange>
            </w:rPr>
          </w:pPr>
          <w:sdt>
            <w:sdtPr>
              <w:tag w:val="goog_rdk_1745"/>
            </w:sdtPr>
            <w:sdtContent>
              <w:r w:rsidRPr="00000000" w:rsidDel="00000000" w:rsidR="00000000">
                <w:rPr>
                  <w:rtl w:val="0"/>
                  <w:rPrChange w:date="2022-04-27T21:31:15Z" w:author="Vinícius Russi" w:id="1">
                    <w:rPr>
                      <w:sz w:val="22"/>
                      <w:szCs w:val="22"/>
                    </w:rPr>
                  </w:rPrChange>
                </w:rPr>
                <w:t xml:space="preserve">8- Qual é a idade média dos equipamentos por grupo de operação?</w:t>
              </w:r>
            </w:sdtContent>
          </w:sdt>
        </w:p>
      </w:sdtContent>
    </w:sdt>
    <w:sdt>
      <w:sdtPr>
        <w:tag w:val="goog_rdk_1855"/>
      </w:sdtPr>
      <w:sdtContent>
        <w:p w:rsidRPr="00000000" w:rsidDel="00000000" w:rsidRDefault="00000000" w:rsidR="00000000" w:rsidP="00000000" w14:paraId="00000158">
          <w:pPr>
            <w:ind w:left="0" w:firstLine="0"/>
            <w:rPr>
              <w:rPrChange w:date="2022-04-27T21:31:15Z" w:author="Vinícius Russi" w:id="1">
                <w:rPr>
                  <w:sz w:val="22"/>
                  <w:szCs w:val="22"/>
                </w:rPr>
              </w:rPrChange>
            </w:rPr>
          </w:pPr>
          <w:sdt>
            <w:sdtPr>
              <w:tag w:val="goog_rdk_1747"/>
            </w:sdtPr>
            <w:sdtContent>
              <w:r w:rsidRPr="00000000" w:rsidDel="00000000" w:rsidR="00000000">
                <w:rPr>
                  <w:rtl w:val="0"/>
                  <w:rPrChange w:date="2022-04-27T21:31:15Z" w:author="Vinícius Russi" w:id="1">
                    <w:rPr>
                      <w:sz w:val="22"/>
                      <w:szCs w:val="22"/>
                    </w:rPr>
                  </w:rPrChange>
                </w:rPr>
                <w:tab/>
                <w:t xml:space="preserve">Com base na construção </w:t>
              </w:r>
            </w:sdtContent>
          </w:sdt>
          <w:sdt>
            <w:sdtPr>
              <w:tag w:val="goog_rdk_1748"/>
            </w:sdtPr>
            <w:sdtContent>
              <w:ins w:date="2022-04-26T13:34:35Z" w:author="Sérgio Henrique" w:id="213"/>
              <w:sdt>
                <w:sdtPr>
                  <w:tag w:val="goog_rdk_1749"/>
                </w:sdtPr>
                <w:sdtContent>
                  <w:ins w:date="2022-04-26T13:34:35Z" w:author="Sérgio Henrique" w:id="213">
                    <w:r w:rsidRPr="00000000" w:rsidDel="00000000" w:rsidR="00000000">
                      <w:rPr>
                        <w:rtl w:val="0"/>
                        <w:rPrChange w:date="2022-04-27T21:31:15Z" w:author="Vinícius Russi" w:id="1">
                          <w:rPr>
                            <w:sz w:val="22"/>
                            <w:szCs w:val="22"/>
                          </w:rPr>
                        </w:rPrChange>
                      </w:rPr>
                      <w:t xml:space="preserve">d</w:t>
                    </w:r>
                  </w:ins>
                </w:sdtContent>
              </w:sdt>
              <w:ins w:date="2022-04-26T13:34:35Z" w:author="Sérgio Henrique" w:id="213"/>
            </w:sdtContent>
          </w:sdt>
          <w:sdt>
            <w:sdtPr>
              <w:tag w:val="goog_rdk_1750"/>
            </w:sdtPr>
            <w:sdtContent>
              <w:r w:rsidRPr="00000000" w:rsidDel="00000000" w:rsidR="00000000">
                <w:rPr>
                  <w:rtl w:val="0"/>
                  <w:rPrChange w:date="2022-04-27T21:31:15Z" w:author="Vinícius Russi" w:id="1">
                    <w:rPr>
                      <w:sz w:val="22"/>
                      <w:szCs w:val="22"/>
                    </w:rPr>
                  </w:rPrChange>
                </w:rPr>
                <w:t xml:space="preserve">e respostas </w:t>
              </w:r>
            </w:sdtContent>
          </w:sdt>
          <w:sdt>
            <w:sdtPr>
              <w:tag w:val="goog_rdk_1751"/>
            </w:sdtPr>
            <w:sdtContent>
              <w:del w:date="2022-04-26T13:34:38Z" w:author="Sérgio Henrique" w:id="214"/>
              <w:sdt>
                <w:sdtPr>
                  <w:tag w:val="goog_rdk_1752"/>
                </w:sdtPr>
                <w:sdtContent>
                  <w:del w:date="2022-04-26T13:34:38Z" w:author="Sérgio Henrique" w:id="214">
                    <w:r w:rsidRPr="00000000" w:rsidDel="00000000" w:rsidR="00000000">
                      <w:rPr>
                        <w:rtl w:val="0"/>
                        <w:rPrChange w:date="2022-04-27T21:31:15Z" w:author="Vinícius Russi" w:id="1">
                          <w:rPr>
                            <w:sz w:val="22"/>
                            <w:szCs w:val="22"/>
                          </w:rPr>
                        </w:rPrChange>
                      </w:rPr>
                      <w:delText xml:space="preserve">a</w:delText>
                    </w:r>
                  </w:del>
                </w:sdtContent>
              </w:sdt>
              <w:del w:date="2022-04-26T13:34:38Z" w:author="Sérgio Henrique" w:id="214"/>
            </w:sdtContent>
          </w:sdt>
          <w:sdt>
            <w:sdtPr>
              <w:tag w:val="goog_rdk_1753"/>
            </w:sdtPr>
            <w:sdtContent>
              <w:ins w:date="2022-04-26T13:34:38Z" w:author="Sérgio Henrique" w:id="214"/>
              <w:sdt>
                <w:sdtPr>
                  <w:tag w:val="goog_rdk_1754"/>
                </w:sdtPr>
                <w:sdtContent>
                  <w:ins w:date="2022-04-26T13:34:38Z" w:author="Sérgio Henrique" w:id="214">
                    <w:r w:rsidRPr="00000000" w:rsidDel="00000000" w:rsidR="00000000">
                      <w:rPr>
                        <w:rtl w:val="0"/>
                        <w:rPrChange w:date="2022-04-27T21:31:15Z" w:author="Vinícius Russi" w:id="1">
                          <w:rPr>
                            <w:sz w:val="22"/>
                            <w:szCs w:val="22"/>
                          </w:rPr>
                        </w:rPrChange>
                      </w:rPr>
                      <w:t xml:space="preserve">à</w:t>
                    </w:r>
                  </w:ins>
                </w:sdtContent>
              </w:sdt>
              <w:ins w:date="2022-04-26T13:34:38Z" w:author="Sérgio Henrique" w:id="214"/>
            </w:sdtContent>
          </w:sdt>
          <w:sdt>
            <w:sdtPr>
              <w:tag w:val="goog_rdk_1755"/>
            </w:sdtPr>
            <w:sdtContent>
              <w:r w:rsidRPr="00000000" w:rsidDel="00000000" w:rsidR="00000000">
                <w:rPr>
                  <w:rtl w:val="0"/>
                  <w:rPrChange w:date="2022-04-27T21:31:15Z" w:author="Vinícius Russi" w:id="1">
                    <w:rPr>
                      <w:sz w:val="22"/>
                      <w:szCs w:val="22"/>
                    </w:rPr>
                  </w:rPrChange>
                </w:rPr>
                <w:t xml:space="preserve">s perguntas criadas na etapa de análise exploratória, seguiu-se para a etapa de modelagem dos dados</w:t>
              </w:r>
            </w:sdtContent>
          </w:sdt>
          <w:sdt>
            <w:sdtPr>
              <w:tag w:val="goog_rdk_1756"/>
            </w:sdtPr>
            <w:sdtContent>
              <w:ins w:date="2022-04-26T13:34:51Z" w:author="Sérgio Henrique" w:id="215"/>
              <w:sdt>
                <w:sdtPr>
                  <w:tag w:val="goog_rdk_1757"/>
                </w:sdtPr>
                <w:sdtContent>
                  <w:ins w:date="2022-04-26T13:34:51Z" w:author="Sérgio Henrique" w:id="215">
                    <w:r w:rsidRPr="00000000" w:rsidDel="00000000" w:rsidR="00000000">
                      <w:rPr>
                        <w:rtl w:val="0"/>
                        <w:rPrChange w:date="2022-04-27T21:31:15Z" w:author="Vinícius Russi" w:id="1">
                          <w:rPr>
                            <w:sz w:val="22"/>
                            <w:szCs w:val="22"/>
                          </w:rPr>
                        </w:rPrChange>
                      </w:rPr>
                      <w:t xml:space="preserve">,</w:t>
                    </w:r>
                  </w:ins>
                </w:sdtContent>
              </w:sdt>
              <w:ins w:date="2022-04-26T13:34:51Z" w:author="Sérgio Henrique" w:id="215"/>
            </w:sdtContent>
          </w:sdt>
          <w:sdt>
            <w:sdtPr>
              <w:tag w:val="goog_rdk_1758"/>
            </w:sdtPr>
            <w:sdtContent>
              <w:r w:rsidRPr="00000000" w:rsidDel="00000000" w:rsidR="00000000">
                <w:rPr>
                  <w:rtl w:val="0"/>
                  <w:rPrChange w:date="2022-04-27T21:31:15Z" w:author="Vinícius Russi" w:id="1">
                    <w:rPr>
                      <w:sz w:val="22"/>
                      <w:szCs w:val="22"/>
                    </w:rPr>
                  </w:rPrChange>
                </w:rPr>
                <w:t xml:space="preserve"> utilizando a biblioteca </w:t>
              </w:r>
            </w:sdtContent>
          </w:sdt>
          <w:sdt>
            <w:sdtPr>
              <w:tag w:val="goog_rdk_1759"/>
            </w:sdtPr>
            <w:sdtContent>
              <w:r w:rsidRPr="00000000" w:rsidDel="00000000" w:rsidR="00000000">
                <w:rPr>
                  <w:rtl w:val="0"/>
                  <w:rPrChange w:date="2022-04-27T21:31:15Z" w:author="Vinícius Russi" w:id="1">
                    <w:rPr>
                      <w:sz w:val="22"/>
                      <w:szCs w:val="22"/>
                    </w:rPr>
                  </w:rPrChange>
                </w:rPr>
                <w:t xml:space="preserve">PyCaret</w:t>
              </w:r>
            </w:sdtContent>
          </w:sdt>
          <w:sdt>
            <w:sdtPr>
              <w:tag w:val="goog_rdk_1760"/>
            </w:sdtPr>
            <w:sdtContent>
              <w:ins w:date="2022-04-26T13:35:00Z" w:author="Sérgio Henrique" w:id="216"/>
              <w:sdt>
                <w:sdtPr>
                  <w:tag w:val="goog_rdk_1761"/>
                </w:sdtPr>
                <w:sdtContent>
                  <w:ins w:date="2022-04-26T13:35:00Z" w:author="Sérgio Henrique" w:id="216">
                    <w:r w:rsidRPr="00000000" w:rsidDel="00000000" w:rsidR="00000000">
                      <w:rPr>
                        <w:rtl w:val="0"/>
                        <w:rPrChange w:date="2022-04-27T21:31:15Z" w:author="Vinícius Russi" w:id="1">
                          <w:rPr>
                            <w:sz w:val="22"/>
                            <w:szCs w:val="22"/>
                          </w:rPr>
                        </w:rPrChange>
                      </w:rPr>
                      <w:t xml:space="preserve">,</w:t>
                    </w:r>
                  </w:ins>
                </w:sdtContent>
              </w:sdt>
              <w:ins w:date="2022-04-26T13:35:00Z" w:author="Sérgio Henrique" w:id="216"/>
            </w:sdtContent>
          </w:sdt>
          <w:sdt>
            <w:sdtPr>
              <w:tag w:val="goog_rdk_1762"/>
            </w:sdtPr>
            <w:sdtContent>
              <w:r w:rsidRPr="00000000" w:rsidDel="00000000" w:rsidR="00000000">
                <w:rPr>
                  <w:rtl w:val="0"/>
                  <w:rPrChange w:date="2022-04-27T21:31:15Z" w:author="Vinícius Russi" w:id="1">
                    <w:rPr>
                      <w:sz w:val="22"/>
                      <w:szCs w:val="22"/>
                    </w:rPr>
                  </w:rPrChange>
                </w:rPr>
                <w:t xml:space="preserve"> por</w:t>
              </w:r>
            </w:sdtContent>
          </w:sdt>
          <w:sdt>
            <w:sdtPr>
              <w:tag w:val="goog_rdk_1763"/>
            </w:sdtPr>
            <w:sdtContent>
              <w:ins w:date="2022-04-26T13:35:03Z" w:author="Sérgio Henrique" w:id="217"/>
              <w:sdt>
                <w:sdtPr>
                  <w:tag w:val="goog_rdk_1764"/>
                </w:sdtPr>
                <w:sdtContent>
                  <w:ins w:date="2022-04-26T13:35:03Z" w:author="Sérgio Henrique" w:id="217">
                    <w:r w:rsidRPr="00000000" w:rsidDel="00000000" w:rsidR="00000000">
                      <w:rPr>
                        <w:rtl w:val="0"/>
                        <w:rPrChange w:date="2022-04-27T21:31:15Z" w:author="Vinícius Russi" w:id="1">
                          <w:rPr>
                            <w:sz w:val="22"/>
                            <w:szCs w:val="22"/>
                          </w:rPr>
                        </w:rPrChange>
                      </w:rPr>
                      <w:t xml:space="preserve"> esta</w:t>
                    </w:r>
                  </w:ins>
                </w:sdtContent>
              </w:sdt>
              <w:ins w:date="2022-04-26T13:35:03Z" w:author="Sérgio Henrique" w:id="217"/>
            </w:sdtContent>
          </w:sdt>
          <w:sdt>
            <w:sdtPr>
              <w:tag w:val="goog_rdk_1765"/>
            </w:sdtPr>
            <w:sdtContent>
              <w:r w:rsidRPr="00000000" w:rsidDel="00000000" w:rsidR="00000000">
                <w:rPr>
                  <w:rtl w:val="0"/>
                  <w:rPrChange w:date="2022-04-27T21:31:15Z" w:author="Vinícius Russi" w:id="1">
                    <w:rPr>
                      <w:sz w:val="22"/>
                      <w:szCs w:val="22"/>
                    </w:rPr>
                  </w:rPrChange>
                </w:rPr>
                <w:t xml:space="preserve"> apresentar uma solução simples e de baixo código para teste e experimentação de modelos. Os modelos selecionados foram: </w:t>
              </w:r>
            </w:sdtContent>
          </w:sdt>
          <w:sdt>
            <w:sdtPr>
              <w:tag w:val="goog_rdk_1766"/>
            </w:sdtPr>
            <w:sdtContent>
              <w:del w:date="2022-04-26T13:35:13Z" w:author="Sérgio Henrique" w:id="218"/>
              <w:sdt>
                <w:sdtPr>
                  <w:tag w:val="goog_rdk_1767"/>
                </w:sdtPr>
                <w:sdtContent>
                  <w:del w:date="2022-04-26T13:35:13Z" w:author="Sérgio Henrique" w:id="218">
                    <w:r w:rsidRPr="00000000" w:rsidDel="00000000" w:rsidR="00000000">
                      <w:rPr>
                        <w:rtl w:val="0"/>
                        <w:rPrChange w:date="2022-04-27T21:31:15Z" w:author="Vinícius Russi" w:id="1">
                          <w:rPr>
                            <w:sz w:val="22"/>
                            <w:szCs w:val="22"/>
                          </w:rPr>
                        </w:rPrChange>
                      </w:rPr>
                      <w:delText xml:space="preserve">R</w:delText>
                    </w:r>
                  </w:del>
                </w:sdtContent>
              </w:sdt>
              <w:del w:date="2022-04-26T13:35:13Z" w:author="Sérgio Henrique" w:id="218"/>
            </w:sdtContent>
          </w:sdt>
          <w:sdt>
            <w:sdtPr>
              <w:tag w:val="goog_rdk_1768"/>
            </w:sdtPr>
            <w:sdtContent>
              <w:ins w:date="2022-04-26T13:35:13Z" w:author="Sérgio Henrique" w:id="218"/>
              <w:sdt>
                <w:sdtPr>
                  <w:tag w:val="goog_rdk_1769"/>
                </w:sdtPr>
                <w:sdtContent>
                  <w:ins w:date="2022-04-26T13:35:13Z" w:author="Sérgio Henrique" w:id="218">
                    <w:r w:rsidRPr="00000000" w:rsidDel="00000000" w:rsidR="00000000">
                      <w:rPr>
                        <w:rtl w:val="0"/>
                        <w:rPrChange w:date="2022-04-27T21:31:15Z" w:author="Vinícius Russi" w:id="1">
                          <w:rPr>
                            <w:sz w:val="22"/>
                            <w:szCs w:val="22"/>
                          </w:rPr>
                        </w:rPrChange>
                      </w:rPr>
                      <w:t xml:space="preserve">r</w:t>
                    </w:r>
                  </w:ins>
                </w:sdtContent>
              </w:sdt>
              <w:ins w:date="2022-04-26T13:35:13Z" w:author="Sérgio Henrique" w:id="218"/>
            </w:sdtContent>
          </w:sdt>
          <w:sdt>
            <w:sdtPr>
              <w:tag w:val="goog_rdk_1770"/>
            </w:sdtPr>
            <w:sdtContent>
              <w:r w:rsidRPr="00000000" w:rsidDel="00000000" w:rsidR="00000000">
                <w:rPr>
                  <w:rtl w:val="0"/>
                  <w:rPrChange w:date="2022-04-27T21:31:15Z" w:author="Vinícius Russi" w:id="1">
                    <w:rPr>
                      <w:sz w:val="22"/>
                      <w:szCs w:val="22"/>
                    </w:rPr>
                  </w:rPrChange>
                </w:rPr>
                <w:t xml:space="preserve">egressão linear múltipla, </w:t>
              </w:r>
            </w:sdtContent>
          </w:sdt>
          <w:sdt>
            <w:sdtPr>
              <w:tag w:val="goog_rdk_1771"/>
            </w:sdtPr>
            <w:sdtContent>
              <w:del w:date="2022-04-26T13:35:16Z" w:author="Sérgio Henrique" w:id="219"/>
              <w:sdt>
                <w:sdtPr>
                  <w:tag w:val="goog_rdk_1772"/>
                </w:sdtPr>
                <w:sdtContent>
                  <w:del w:date="2022-04-26T13:35:16Z" w:author="Sérgio Henrique" w:id="219">
                    <w:r w:rsidRPr="00000000" w:rsidDel="00000000" w:rsidR="00000000">
                      <w:rPr>
                        <w:rtl w:val="0"/>
                        <w:rPrChange w:date="2022-04-27T21:31:15Z" w:author="Vinícius Russi" w:id="1">
                          <w:rPr>
                            <w:sz w:val="22"/>
                            <w:szCs w:val="22"/>
                          </w:rPr>
                        </w:rPrChange>
                      </w:rPr>
                      <w:delText xml:space="preserve">Á</w:delText>
                    </w:r>
                  </w:del>
                </w:sdtContent>
              </w:sdt>
              <w:del w:date="2022-04-26T13:35:16Z" w:author="Sérgio Henrique" w:id="219"/>
            </w:sdtContent>
          </w:sdt>
          <w:sdt>
            <w:sdtPr>
              <w:tag w:val="goog_rdk_1773"/>
            </w:sdtPr>
            <w:sdtContent>
              <w:ins w:date="2022-04-26T13:35:16Z" w:author="Sérgio Henrique" w:id="219"/>
              <w:sdt>
                <w:sdtPr>
                  <w:tag w:val="goog_rdk_1774"/>
                </w:sdtPr>
                <w:sdtContent>
                  <w:ins w:date="2022-04-26T13:35:16Z" w:author="Sérgio Henrique" w:id="219">
                    <w:r w:rsidRPr="00000000" w:rsidDel="00000000" w:rsidR="00000000">
                      <w:rPr>
                        <w:rtl w:val="0"/>
                        <w:rPrChange w:date="2022-04-27T21:31:15Z" w:author="Vinícius Russi" w:id="1">
                          <w:rPr>
                            <w:sz w:val="22"/>
                            <w:szCs w:val="22"/>
                          </w:rPr>
                        </w:rPrChange>
                      </w:rPr>
                      <w:t xml:space="preserve">á</w:t>
                    </w:r>
                  </w:ins>
                </w:sdtContent>
              </w:sdt>
              <w:ins w:date="2022-04-26T13:35:16Z" w:author="Sérgio Henrique" w:id="219"/>
            </w:sdtContent>
          </w:sdt>
          <w:sdt>
            <w:sdtPr>
              <w:tag w:val="goog_rdk_1775"/>
            </w:sdtPr>
            <w:sdtContent>
              <w:r w:rsidRPr="00000000" w:rsidDel="00000000" w:rsidR="00000000">
                <w:rPr>
                  <w:rtl w:val="0"/>
                  <w:rPrChange w:date="2022-04-27T21:31:15Z" w:author="Vinícius Russi" w:id="1">
                    <w:rPr>
                      <w:sz w:val="22"/>
                      <w:szCs w:val="22"/>
                    </w:rPr>
                  </w:rPrChange>
                </w:rPr>
                <w:t xml:space="preserve">rvore de decisão, </w:t>
              </w:r>
            </w:sdtContent>
          </w:sdt>
          <w:sdt>
            <w:sdtPr>
              <w:tag w:val="goog_rdk_1776"/>
            </w:sdtPr>
            <w:sdtContent>
              <w:del w:date="2022-04-26T13:35:19Z" w:author="Sérgio Henrique" w:id="220"/>
              <w:sdt>
                <w:sdtPr>
                  <w:tag w:val="goog_rdk_1777"/>
                </w:sdtPr>
                <w:sdtContent>
                  <w:del w:date="2022-04-26T13:35:19Z" w:author="Sérgio Henrique" w:id="220">
                    <w:r w:rsidRPr="00000000" w:rsidDel="00000000" w:rsidR="00000000">
                      <w:rPr>
                        <w:rtl w:val="0"/>
                        <w:rPrChange w:date="2022-04-27T21:31:15Z" w:author="Vinícius Russi" w:id="1">
                          <w:rPr>
                            <w:sz w:val="22"/>
                            <w:szCs w:val="22"/>
                          </w:rPr>
                        </w:rPrChange>
                      </w:rPr>
                      <w:delText xml:space="preserve">F</w:delText>
                    </w:r>
                  </w:del>
                </w:sdtContent>
              </w:sdt>
              <w:del w:date="2022-04-26T13:35:19Z" w:author="Sérgio Henrique" w:id="220"/>
            </w:sdtContent>
          </w:sdt>
          <w:sdt>
            <w:sdtPr>
              <w:tag w:val="goog_rdk_1778"/>
            </w:sdtPr>
            <w:sdtContent>
              <w:ins w:date="2022-04-26T13:35:19Z" w:author="Sérgio Henrique" w:id="220"/>
              <w:sdt>
                <w:sdtPr>
                  <w:tag w:val="goog_rdk_1779"/>
                </w:sdtPr>
                <w:sdtContent>
                  <w:ins w:date="2022-04-26T13:35:19Z" w:author="Sérgio Henrique" w:id="220">
                    <w:r w:rsidRPr="00000000" w:rsidDel="00000000" w:rsidR="00000000">
                      <w:rPr>
                        <w:rtl w:val="0"/>
                        <w:rPrChange w:date="2022-04-27T21:31:15Z" w:author="Vinícius Russi" w:id="1">
                          <w:rPr>
                            <w:sz w:val="22"/>
                            <w:szCs w:val="22"/>
                          </w:rPr>
                        </w:rPrChange>
                      </w:rPr>
                      <w:t xml:space="preserve">f</w:t>
                    </w:r>
                  </w:ins>
                </w:sdtContent>
              </w:sdt>
              <w:ins w:date="2022-04-26T13:35:19Z" w:author="Sérgio Henrique" w:id="220"/>
            </w:sdtContent>
          </w:sdt>
          <w:sdt>
            <w:sdtPr>
              <w:tag w:val="goog_rdk_1780"/>
            </w:sdtPr>
            <w:sdtContent>
              <w:r w:rsidRPr="00000000" w:rsidDel="00000000" w:rsidR="00000000">
                <w:rPr>
                  <w:rtl w:val="0"/>
                  <w:rPrChange w:date="2022-04-27T21:31:15Z" w:author="Vinícius Russi" w:id="1">
                    <w:rPr>
                      <w:sz w:val="22"/>
                      <w:szCs w:val="22"/>
                    </w:rPr>
                  </w:rPrChange>
                </w:rPr>
                <w:t xml:space="preserve">loresta aleatória, </w:t>
              </w:r>
            </w:sdtContent>
          </w:sdt>
          <w:sdt>
            <w:sdtPr>
              <w:tag w:val="goog_rdk_1781"/>
            </w:sdtPr>
            <w:sdtContent>
              <w:del w:date="2022-04-26T13:35:22Z" w:author="Sérgio Henrique" w:id="221"/>
              <w:sdt>
                <w:sdtPr>
                  <w:tag w:val="goog_rdk_1782"/>
                </w:sdtPr>
                <w:sdtContent>
                  <w:del w:date="2022-04-26T13:35:22Z" w:author="Sérgio Henrique" w:id="221">
                    <w:r w:rsidRPr="00000000" w:rsidDel="00000000" w:rsidR="00000000">
                      <w:rPr>
                        <w:rtl w:val="0"/>
                        <w:rPrChange w:date="2022-04-27T21:31:15Z" w:author="Vinícius Russi" w:id="1">
                          <w:rPr>
                            <w:sz w:val="22"/>
                            <w:szCs w:val="22"/>
                          </w:rPr>
                        </w:rPrChange>
                      </w:rPr>
                      <w:delText xml:space="preserve">G</w:delText>
                    </w:r>
                  </w:del>
                </w:sdtContent>
              </w:sdt>
              <w:del w:date="2022-04-26T13:35:22Z" w:author="Sérgio Henrique" w:id="221"/>
            </w:sdtContent>
          </w:sdt>
          <w:sdt>
            <w:sdtPr>
              <w:tag w:val="goog_rdk_1783"/>
            </w:sdtPr>
            <w:sdtContent>
              <w:ins w:date="2022-04-26T13:35:22Z" w:author="Sérgio Henrique" w:id="221"/>
              <w:sdt>
                <w:sdtPr>
                  <w:tag w:val="goog_rdk_1784"/>
                </w:sdtPr>
                <w:sdtContent>
                  <w:ins w:date="2022-04-26T13:35:22Z" w:author="Sérgio Henrique" w:id="221">
                    <w:r w:rsidRPr="00000000" w:rsidDel="00000000" w:rsidR="00000000">
                      <w:rPr>
                        <w:rtl w:val="0"/>
                        <w:rPrChange w:date="2022-04-27T21:31:15Z" w:author="Vinícius Russi" w:id="1">
                          <w:rPr>
                            <w:sz w:val="22"/>
                            <w:szCs w:val="22"/>
                          </w:rPr>
                        </w:rPrChange>
                      </w:rPr>
                      <w:t xml:space="preserve">g</w:t>
                    </w:r>
                  </w:ins>
                </w:sdtContent>
              </w:sdt>
              <w:ins w:date="2022-04-26T13:35:22Z" w:author="Sérgio Henrique" w:id="221"/>
            </w:sdtContent>
          </w:sdt>
          <w:sdt>
            <w:sdtPr>
              <w:tag w:val="goog_rdk_1785"/>
            </w:sdtPr>
            <w:sdtContent>
              <w:r w:rsidRPr="00000000" w:rsidDel="00000000" w:rsidR="00000000">
                <w:rPr>
                  <w:rtl w:val="0"/>
                  <w:rPrChange w:date="2022-04-27T21:31:15Z" w:author="Vinícius Russi" w:id="1">
                    <w:rPr>
                      <w:sz w:val="22"/>
                      <w:szCs w:val="22"/>
                    </w:rPr>
                  </w:rPrChange>
                </w:rPr>
                <w:t xml:space="preserve">radient boosting</w:t>
              </w:r>
            </w:sdtContent>
          </w:sdt>
          <w:sdt>
            <w:sdtPr>
              <w:tag w:val="goog_rdk_1786"/>
            </w:sdtPr>
            <w:sdtContent>
              <w:r w:rsidRPr="00000000" w:rsidDel="00000000" w:rsidR="00000000">
                <w:rPr>
                  <w:rtl w:val="0"/>
                  <w:rPrChange w:date="2022-04-27T21:31:15Z" w:author="Vinícius Russi" w:id="1">
                    <w:rPr>
                      <w:sz w:val="22"/>
                      <w:szCs w:val="22"/>
                    </w:rPr>
                  </w:rPrChange>
                </w:rPr>
                <w:t xml:space="preserve"> e regressão K vizinhos, por</w:t>
              </w:r>
            </w:sdtContent>
          </w:sdt>
          <w:sdt>
            <w:sdtPr>
              <w:tag w:val="goog_rdk_1787"/>
            </w:sdtPr>
            <w:sdtContent>
              <w:ins w:date="2022-04-26T13:35:39Z" w:author="Sérgio Henrique" w:id="222"/>
              <w:sdt>
                <w:sdtPr>
                  <w:tag w:val="goog_rdk_1788"/>
                </w:sdtPr>
                <w:sdtContent>
                  <w:ins w:date="2022-04-26T13:35:39Z" w:author="Sérgio Henrique" w:id="222">
                    <w:r w:rsidRPr="00000000" w:rsidDel="00000000" w:rsidR="00000000">
                      <w:rPr>
                        <w:rtl w:val="0"/>
                        <w:rPrChange w:date="2022-04-27T21:31:15Z" w:author="Vinícius Russi" w:id="1">
                          <w:rPr>
                            <w:sz w:val="22"/>
                            <w:szCs w:val="22"/>
                          </w:rPr>
                        </w:rPrChange>
                      </w:rPr>
                      <w:t xml:space="preserve"> se tratar</w:t>
                    </w:r>
                  </w:ins>
                </w:sdtContent>
              </w:sdt>
              <w:ins w:date="2022-04-26T13:35:39Z" w:author="Sérgio Henrique" w:id="222"/>
            </w:sdtContent>
          </w:sdt>
          <w:sdt>
            <w:sdtPr>
              <w:tag w:val="goog_rdk_1789"/>
            </w:sdtPr>
            <w:sdtContent>
              <w:r w:rsidRPr="00000000" w:rsidDel="00000000" w:rsidR="00000000">
                <w:rPr>
                  <w:rtl w:val="0"/>
                  <w:rPrChange w:date="2022-04-27T21:31:15Z" w:author="Vinícius Russi" w:id="1">
                    <w:rPr>
                      <w:sz w:val="22"/>
                      <w:szCs w:val="22"/>
                    </w:rPr>
                  </w:rPrChange>
                </w:rPr>
                <w:t xml:space="preserve"> </w:t>
              </w:r>
            </w:sdtContent>
          </w:sdt>
          <w:sdt>
            <w:sdtPr>
              <w:tag w:val="goog_rdk_1790"/>
            </w:sdtPr>
            <w:sdtContent>
              <w:del w:date="2022-04-26T13:35:44Z" w:author="Sérgio Henrique" w:id="223"/>
              <w:sdt>
                <w:sdtPr>
                  <w:tag w:val="goog_rdk_1791"/>
                </w:sdtPr>
                <w:sdtContent>
                  <w:del w:date="2022-04-26T13:35:44Z" w:author="Sérgio Henrique" w:id="223">
                    <w:r w:rsidRPr="00000000" w:rsidDel="00000000" w:rsidR="00000000">
                      <w:rPr>
                        <w:rtl w:val="0"/>
                        <w:rPrChange w:date="2022-04-27T21:31:15Z" w:author="Vinícius Russi" w:id="1">
                          <w:rPr>
                            <w:sz w:val="22"/>
                            <w:szCs w:val="22"/>
                          </w:rPr>
                        </w:rPrChange>
                      </w:rPr>
                      <w:delText xml:space="preserve">serem</w:delText>
                    </w:r>
                  </w:del>
                </w:sdtContent>
              </w:sdt>
              <w:del w:date="2022-04-26T13:35:44Z" w:author="Sérgio Henrique" w:id="223"/>
            </w:sdtContent>
          </w:sdt>
          <w:sdt>
            <w:sdtPr>
              <w:tag w:val="goog_rdk_1792"/>
            </w:sdtPr>
            <w:sdtContent>
              <w:ins w:date="2022-04-26T13:35:44Z" w:author="Sérgio Henrique" w:id="223"/>
              <w:sdt>
                <w:sdtPr>
                  <w:tag w:val="goog_rdk_1793"/>
                </w:sdtPr>
                <w:sdtContent>
                  <w:ins w:date="2022-04-26T13:35:44Z" w:author="Sérgio Henrique" w:id="223">
                    <w:r w:rsidRPr="00000000" w:rsidDel="00000000" w:rsidR="00000000">
                      <w:rPr>
                        <w:rtl w:val="0"/>
                        <w:rPrChange w:date="2022-04-27T21:31:15Z" w:author="Vinícius Russi" w:id="1">
                          <w:rPr>
                            <w:sz w:val="22"/>
                            <w:szCs w:val="22"/>
                          </w:rPr>
                        </w:rPrChange>
                      </w:rPr>
                      <w:t xml:space="preserve">de</w:t>
                    </w:r>
                  </w:ins>
                </w:sdtContent>
              </w:sdt>
              <w:ins w:date="2022-04-26T13:35:44Z" w:author="Sérgio Henrique" w:id="223"/>
            </w:sdtContent>
          </w:sdt>
          <w:sdt>
            <w:sdtPr>
              <w:tag w:val="goog_rdk_1794"/>
            </w:sdtPr>
            <w:sdtContent>
              <w:r w:rsidRPr="00000000" w:rsidDel="00000000" w:rsidR="00000000">
                <w:rPr>
                  <w:rtl w:val="0"/>
                  <w:rPrChange w:date="2022-04-27T21:31:15Z" w:author="Vinícius Russi" w:id="1">
                    <w:rPr>
                      <w:sz w:val="22"/>
                      <w:szCs w:val="22"/>
                    </w:rPr>
                  </w:rPrChange>
                </w:rPr>
                <w:t xml:space="preserve"> modelos de ampla utilização em nível acadêmico e privado. Definiu-se o erro absoluto médio e o erro quadrático médio como as métricas de sucesso dos modelos a serem analisados</w:t>
              </w:r>
            </w:sdtContent>
          </w:sdt>
          <w:sdt>
            <w:sdtPr>
              <w:tag w:val="goog_rdk_1795"/>
            </w:sdtPr>
            <w:sdtContent>
              <w:del w:date="2022-04-26T13:37:07Z" w:author="Sérgio Henrique" w:id="224"/>
              <w:sdt>
                <w:sdtPr>
                  <w:tag w:val="goog_rdk_1796"/>
                </w:sdtPr>
                <w:sdtContent>
                  <w:del w:date="2022-04-26T13:37:07Z" w:author="Sérgio Henrique" w:id="224">
                    <w:r w:rsidRPr="00000000" w:rsidDel="00000000" w:rsidR="00000000">
                      <w:rPr>
                        <w:rtl w:val="0"/>
                        <w:rPrChange w:date="2022-04-27T21:31:15Z" w:author="Vinícius Russi" w:id="1">
                          <w:rPr>
                            <w:sz w:val="22"/>
                            <w:szCs w:val="22"/>
                          </w:rPr>
                        </w:rPrChange>
                      </w:rPr>
                      <w:delText xml:space="preserve">,</w:delText>
                    </w:r>
                  </w:del>
                </w:sdtContent>
              </w:sdt>
              <w:del w:date="2022-04-26T13:37:07Z" w:author="Sérgio Henrique" w:id="224"/>
            </w:sdtContent>
          </w:sdt>
          <w:sdt>
            <w:sdtPr>
              <w:tag w:val="goog_rdk_1797"/>
            </w:sdtPr>
            <w:sdtContent>
              <w:ins w:date="2022-04-26T13:37:07Z" w:author="Sérgio Henrique" w:id="224"/>
              <w:sdt>
                <w:sdtPr>
                  <w:tag w:val="goog_rdk_1798"/>
                </w:sdtPr>
                <w:sdtContent>
                  <w:ins w:date="2022-04-26T13:37:07Z" w:author="Sérgio Henrique" w:id="224">
                    <w:r w:rsidRPr="00000000" w:rsidDel="00000000" w:rsidR="00000000">
                      <w:rPr>
                        <w:rtl w:val="0"/>
                        <w:rPrChange w:date="2022-04-27T21:31:15Z" w:author="Vinícius Russi" w:id="1">
                          <w:rPr>
                            <w:sz w:val="22"/>
                            <w:szCs w:val="22"/>
                          </w:rPr>
                        </w:rPrChange>
                      </w:rPr>
                      <w:t xml:space="preserve">.</w:t>
                    </w:r>
                  </w:ins>
                </w:sdtContent>
              </w:sdt>
              <w:ins w:date="2022-04-26T13:37:07Z" w:author="Sérgio Henrique" w:id="224"/>
            </w:sdtContent>
          </w:sdt>
          <w:sdt>
            <w:sdtPr>
              <w:tag w:val="goog_rdk_1799"/>
            </w:sdtPr>
            <w:sdtContent>
              <w:r w:rsidRPr="00000000" w:rsidDel="00000000" w:rsidR="00000000">
                <w:rPr>
                  <w:rtl w:val="0"/>
                  <w:rPrChange w:date="2022-04-27T21:31:15Z" w:author="Vinícius Russi" w:id="1">
                    <w:rPr>
                      <w:sz w:val="22"/>
                      <w:szCs w:val="22"/>
                    </w:rPr>
                  </w:rPrChange>
                </w:rPr>
                <w:t xml:space="preserve"> </w:t>
              </w:r>
            </w:sdtContent>
          </w:sdt>
          <w:sdt>
            <w:sdtPr>
              <w:tag w:val="goog_rdk_1800"/>
            </w:sdtPr>
            <w:sdtContent>
              <w:del w:date="2022-04-26T13:37:21Z" w:author="Sérgio Henrique" w:id="225"/>
              <w:sdt>
                <w:sdtPr>
                  <w:tag w:val="goog_rdk_1801"/>
                </w:sdtPr>
                <w:sdtContent>
                  <w:del w:date="2022-04-26T13:37:21Z" w:author="Sérgio Henrique" w:id="225">
                    <w:r w:rsidRPr="00000000" w:rsidDel="00000000" w:rsidR="00000000">
                      <w:rPr>
                        <w:rtl w:val="0"/>
                        <w:rPrChange w:date="2022-04-27T21:31:15Z" w:author="Vinícius Russi" w:id="1">
                          <w:rPr>
                            <w:sz w:val="22"/>
                            <w:szCs w:val="22"/>
                          </w:rPr>
                        </w:rPrChange>
                      </w:rPr>
                      <w:delText xml:space="preserve">uma vez que a</w:delText>
                    </w:r>
                  </w:del>
                </w:sdtContent>
              </w:sdt>
              <w:del w:date="2022-04-26T13:37:21Z" w:author="Sérgio Henrique" w:id="225"/>
            </w:sdtContent>
          </w:sdt>
          <w:sdt>
            <w:sdtPr>
              <w:tag w:val="goog_rdk_1802"/>
            </w:sdtPr>
            <w:sdtContent>
              <w:ins w:date="2022-04-26T13:37:21Z" w:author="Sérgio Henrique" w:id="225"/>
              <w:sdt>
                <w:sdtPr>
                  <w:tag w:val="goog_rdk_1803"/>
                </w:sdtPr>
                <w:sdtContent>
                  <w:ins w:date="2022-04-26T13:37:21Z" w:author="Sérgio Henrique" w:id="225">
                    <w:r w:rsidRPr="00000000" w:rsidDel="00000000" w:rsidR="00000000">
                      <w:rPr>
                        <w:rtl w:val="0"/>
                        <w:rPrChange w:date="2022-04-27T21:31:15Z" w:author="Vinícius Russi" w:id="1">
                          <w:rPr>
                            <w:sz w:val="22"/>
                            <w:szCs w:val="22"/>
                          </w:rPr>
                        </w:rPrChange>
                      </w:rPr>
                      <w:t xml:space="preserve">A</w:t>
                    </w:r>
                  </w:ins>
                </w:sdtContent>
              </w:sdt>
              <w:ins w:date="2022-04-26T13:37:21Z" w:author="Sérgio Henrique" w:id="225"/>
            </w:sdtContent>
          </w:sdt>
          <w:sdt>
            <w:sdtPr>
              <w:tag w:val="goog_rdk_1804"/>
            </w:sdtPr>
            <w:sdtContent>
              <w:r w:rsidRPr="00000000" w:rsidDel="00000000" w:rsidR="00000000">
                <w:rPr>
                  <w:rtl w:val="0"/>
                  <w:rPrChange w:date="2022-04-27T21:31:15Z" w:author="Vinícius Russi" w:id="1">
                    <w:rPr>
                      <w:sz w:val="22"/>
                      <w:szCs w:val="22"/>
                    </w:rPr>
                  </w:rPrChange>
                </w:rPr>
                <w:t xml:space="preserve"> primeira</w:t>
              </w:r>
            </w:sdtContent>
          </w:sdt>
          <w:sdt>
            <w:sdtPr>
              <w:tag w:val="goog_rdk_1805"/>
            </w:sdtPr>
            <w:sdtContent>
              <w:ins w:date="2022-04-26T13:37:27Z" w:author="Sérgio Henrique" w:id="226"/>
              <w:sdt>
                <w:sdtPr>
                  <w:tag w:val="goog_rdk_1806"/>
                </w:sdtPr>
                <w:sdtContent>
                  <w:ins w:date="2022-04-26T13:37:27Z" w:author="Sérgio Henrique" w:id="226">
                    <w:r w:rsidRPr="00000000" w:rsidDel="00000000" w:rsidR="00000000">
                      <w:rPr>
                        <w:rtl w:val="0"/>
                        <w:rPrChange w:date="2022-04-27T21:31:15Z" w:author="Vinícius Russi" w:id="1">
                          <w:rPr>
                            <w:sz w:val="22"/>
                            <w:szCs w:val="22"/>
                          </w:rPr>
                        </w:rPrChange>
                      </w:rPr>
                      <w:t xml:space="preserve"> métrica</w:t>
                    </w:r>
                  </w:ins>
                </w:sdtContent>
              </w:sdt>
              <w:ins w:date="2022-04-26T13:37:27Z" w:author="Sérgio Henrique" w:id="226"/>
            </w:sdtContent>
          </w:sdt>
          <w:sdt>
            <w:sdtPr>
              <w:tag w:val="goog_rdk_1807"/>
            </w:sdtPr>
            <w:sdtContent>
              <w:r w:rsidRPr="00000000" w:rsidDel="00000000" w:rsidR="00000000">
                <w:rPr>
                  <w:rtl w:val="0"/>
                  <w:rPrChange w:date="2022-04-27T21:31:15Z" w:author="Vinícius Russi" w:id="1">
                    <w:rPr>
                      <w:sz w:val="22"/>
                      <w:szCs w:val="22"/>
                    </w:rPr>
                  </w:rPrChange>
                </w:rPr>
                <w:t xml:space="preserve"> é utilizada comumente na avaliação de modelos, </w:t>
              </w:r>
            </w:sdtContent>
          </w:sdt>
          <w:sdt>
            <w:sdtPr>
              <w:tag w:val="goog_rdk_1808"/>
            </w:sdtPr>
            <w:sdtContent>
              <w:del w:date="2022-04-26T13:37:35Z" w:author="Sérgio Henrique" w:id="227"/>
              <w:sdt>
                <w:sdtPr>
                  <w:tag w:val="goog_rdk_1809"/>
                </w:sdtPr>
                <w:sdtContent>
                  <w:del w:date="2022-04-26T13:37:35Z" w:author="Sérgio Henrique" w:id="227">
                    <w:r w:rsidRPr="00000000" w:rsidDel="00000000" w:rsidR="00000000">
                      <w:rPr>
                        <w:rtl w:val="0"/>
                        <w:rPrChange w:date="2022-04-27T21:31:15Z" w:author="Vinícius Russi" w:id="1">
                          <w:rPr>
                            <w:sz w:val="22"/>
                            <w:szCs w:val="22"/>
                          </w:rPr>
                        </w:rPrChange>
                      </w:rPr>
                      <w:delText xml:space="preserve">ela </w:delText>
                    </w:r>
                  </w:del>
                </w:sdtContent>
              </w:sdt>
              <w:del w:date="2022-04-26T13:37:35Z" w:author="Sérgio Henrique" w:id="227"/>
            </w:sdtContent>
          </w:sdt>
          <w:sdt>
            <w:sdtPr>
              <w:tag w:val="goog_rdk_1810"/>
            </w:sdtPr>
            <w:sdtContent>
              <w:r w:rsidRPr="00000000" w:rsidDel="00000000" w:rsidR="00000000">
                <w:rPr>
                  <w:rtl w:val="0"/>
                  <w:rPrChange w:date="2022-04-27T21:31:15Z" w:author="Vinícius Russi" w:id="1">
                    <w:rPr>
                      <w:sz w:val="22"/>
                      <w:szCs w:val="22"/>
                    </w:rPr>
                  </w:rPrChange>
                </w:rPr>
                <w:t xml:space="preserve">mede o erro entre pares de observações e é de fácil explicação, uma vez que </w:t>
              </w:r>
            </w:sdtContent>
          </w:sdt>
          <w:sdt>
            <w:sdtPr>
              <w:tag w:val="goog_rdk_1811"/>
            </w:sdtPr>
            <w:sdtContent>
              <w:del w:date="2022-04-26T13:38:13Z" w:author="Sérgio Henrique" w:id="228"/>
              <w:sdt>
                <w:sdtPr>
                  <w:tag w:val="goog_rdk_1812"/>
                </w:sdtPr>
                <w:sdtContent>
                  <w:del w:date="2022-04-26T13:38:13Z" w:author="Sérgio Henrique" w:id="228">
                    <w:r w:rsidRPr="00000000" w:rsidDel="00000000" w:rsidR="00000000">
                      <w:rPr>
                        <w:rtl w:val="0"/>
                        <w:rPrChange w:date="2022-04-27T21:31:15Z" w:author="Vinícius Russi" w:id="1">
                          <w:rPr>
                            <w:sz w:val="22"/>
                            <w:szCs w:val="22"/>
                          </w:rPr>
                        </w:rPrChange>
                      </w:rPr>
                      <w:delText xml:space="preserve">ela </w:delText>
                    </w:r>
                  </w:del>
                </w:sdtContent>
              </w:sdt>
              <w:del w:date="2022-04-26T13:38:13Z" w:author="Sérgio Henrique" w:id="228"/>
            </w:sdtContent>
          </w:sdt>
          <w:sdt>
            <w:sdtPr>
              <w:tag w:val="goog_rdk_1813"/>
            </w:sdtPr>
            <w:sdtContent>
              <w:r w:rsidRPr="00000000" w:rsidDel="00000000" w:rsidR="00000000">
                <w:rPr>
                  <w:rtl w:val="0"/>
                  <w:rPrChange w:date="2022-04-27T21:31:15Z" w:author="Vinícius Russi" w:id="1">
                    <w:rPr>
                      <w:sz w:val="22"/>
                      <w:szCs w:val="22"/>
                    </w:rPr>
                  </w:rPrChange>
                </w:rPr>
                <w:t xml:space="preserve">é construída na mesma unidade dos dados</w:t>
              </w:r>
            </w:sdtContent>
          </w:sdt>
          <w:sdt>
            <w:sdtPr>
              <w:tag w:val="goog_rdk_1814"/>
            </w:sdtPr>
            <w:sdtContent>
              <w:del w:date="2022-04-26T13:38:07Z" w:author="Sérgio Henrique" w:id="229"/>
              <w:sdt>
                <w:sdtPr>
                  <w:tag w:val="goog_rdk_1815"/>
                </w:sdtPr>
                <w:sdtContent>
                  <w:del w:date="2022-04-26T13:38:07Z" w:author="Sérgio Henrique" w:id="229">
                    <w:r w:rsidRPr="00000000" w:rsidDel="00000000" w:rsidR="00000000">
                      <w:rPr>
                        <w:rtl w:val="0"/>
                        <w:rPrChange w:date="2022-04-27T21:31:15Z" w:author="Vinícius Russi" w:id="1">
                          <w:rPr>
                            <w:sz w:val="22"/>
                            <w:szCs w:val="22"/>
                          </w:rPr>
                        </w:rPrChange>
                      </w:rPr>
                      <w:delText xml:space="preserve">,</w:delText>
                    </w:r>
                  </w:del>
                </w:sdtContent>
              </w:sdt>
              <w:del w:date="2022-04-26T13:38:07Z" w:author="Sérgio Henrique" w:id="229"/>
            </w:sdtContent>
          </w:sdt>
          <w:sdt>
            <w:sdtPr>
              <w:tag w:val="goog_rdk_1816"/>
            </w:sdtPr>
            <w:sdtContent>
              <w:ins w:date="2022-04-26T13:38:07Z" w:author="Sérgio Henrique" w:id="229"/>
              <w:sdt>
                <w:sdtPr>
                  <w:tag w:val="goog_rdk_1817"/>
                </w:sdtPr>
                <w:sdtContent>
                  <w:ins w:date="2022-04-26T13:38:07Z" w:author="Sérgio Henrique" w:id="229">
                    <w:r w:rsidRPr="00000000" w:rsidDel="00000000" w:rsidR="00000000">
                      <w:rPr>
                        <w:rtl w:val="0"/>
                        <w:rPrChange w:date="2022-04-27T21:31:15Z" w:author="Vinícius Russi" w:id="1">
                          <w:rPr>
                            <w:sz w:val="22"/>
                            <w:szCs w:val="22"/>
                          </w:rPr>
                        </w:rPrChange>
                      </w:rPr>
                      <w:t xml:space="preserve">.</w:t>
                    </w:r>
                  </w:ins>
                </w:sdtContent>
              </w:sdt>
              <w:ins w:date="2022-04-26T13:38:07Z" w:author="Sérgio Henrique" w:id="229"/>
            </w:sdtContent>
          </w:sdt>
          <w:sdt>
            <w:sdtPr>
              <w:tag w:val="goog_rdk_1818"/>
            </w:sdtPr>
            <w:sdtContent>
              <w:r w:rsidRPr="00000000" w:rsidDel="00000000" w:rsidR="00000000">
                <w:rPr>
                  <w:rtl w:val="0"/>
                  <w:rPrChange w:date="2022-04-27T21:31:15Z" w:author="Vinícius Russi" w:id="1">
                    <w:rPr>
                      <w:sz w:val="22"/>
                      <w:szCs w:val="22"/>
                    </w:rPr>
                  </w:rPrChange>
                </w:rPr>
                <w:t xml:space="preserve"> </w:t>
              </w:r>
            </w:sdtContent>
          </w:sdt>
          <w:sdt>
            <w:sdtPr>
              <w:tag w:val="goog_rdk_1819"/>
            </w:sdtPr>
            <w:sdtContent>
              <w:del w:date="2022-04-26T13:38:08Z" w:author="Sérgio Henrique" w:id="230"/>
              <w:sdt>
                <w:sdtPr>
                  <w:tag w:val="goog_rdk_1820"/>
                </w:sdtPr>
                <w:sdtContent>
                  <w:del w:date="2022-04-26T13:38:08Z" w:author="Sérgio Henrique" w:id="230">
                    <w:r w:rsidRPr="00000000" w:rsidDel="00000000" w:rsidR="00000000">
                      <w:rPr>
                        <w:rtl w:val="0"/>
                        <w:rPrChange w:date="2022-04-27T21:31:15Z" w:author="Vinícius Russi" w:id="1">
                          <w:rPr>
                            <w:sz w:val="22"/>
                            <w:szCs w:val="22"/>
                          </w:rPr>
                        </w:rPrChange>
                      </w:rPr>
                      <w:delText xml:space="preserve">o</w:delText>
                    </w:r>
                  </w:del>
                </w:sdtContent>
              </w:sdt>
              <w:del w:date="2022-04-26T13:38:08Z" w:author="Sérgio Henrique" w:id="230"/>
            </w:sdtContent>
          </w:sdt>
          <w:sdt>
            <w:sdtPr>
              <w:tag w:val="goog_rdk_1821"/>
            </w:sdtPr>
            <w:sdtContent>
              <w:ins w:date="2022-04-26T13:38:08Z" w:author="Sérgio Henrique" w:id="230"/>
              <w:sdt>
                <w:sdtPr>
                  <w:tag w:val="goog_rdk_1822"/>
                </w:sdtPr>
                <w:sdtContent>
                  <w:ins w:date="2022-04-26T13:38:08Z" w:author="Sérgio Henrique" w:id="230">
                    <w:r w:rsidRPr="00000000" w:rsidDel="00000000" w:rsidR="00000000">
                      <w:rPr>
                        <w:rtl w:val="0"/>
                        <w:rPrChange w:date="2022-04-27T21:31:15Z" w:author="Vinícius Russi" w:id="1">
                          <w:rPr>
                            <w:sz w:val="22"/>
                            <w:szCs w:val="22"/>
                          </w:rPr>
                        </w:rPrChange>
                      </w:rPr>
                      <w:t xml:space="preserve">O</w:t>
                    </w:r>
                  </w:ins>
                </w:sdtContent>
              </w:sdt>
              <w:ins w:date="2022-04-26T13:38:08Z" w:author="Sérgio Henrique" w:id="230"/>
            </w:sdtContent>
          </w:sdt>
          <w:sdt>
            <w:sdtPr>
              <w:tag w:val="goog_rdk_1823"/>
            </w:sdtPr>
            <w:sdtContent>
              <w:r w:rsidRPr="00000000" w:rsidDel="00000000" w:rsidR="00000000">
                <w:rPr>
                  <w:rtl w:val="0"/>
                  <w:rPrChange w:date="2022-04-27T21:31:15Z" w:author="Vinícius Russi" w:id="1">
                    <w:rPr>
                      <w:sz w:val="22"/>
                      <w:szCs w:val="22"/>
                    </w:rPr>
                  </w:rPrChange>
                </w:rPr>
                <w:t xml:space="preserve"> erro quadrático também mede a magnitude do erro, porém</w:t>
              </w:r>
            </w:sdtContent>
          </w:sdt>
          <w:sdt>
            <w:sdtPr>
              <w:tag w:val="goog_rdk_1824"/>
            </w:sdtPr>
            <w:sdtContent>
              <w:ins w:date="2022-04-26T13:38:27Z" w:author="Sérgio Henrique" w:id="231"/>
              <w:sdt>
                <w:sdtPr>
                  <w:tag w:val="goog_rdk_1825"/>
                </w:sdtPr>
                <w:sdtContent>
                  <w:ins w:date="2022-04-26T13:38:27Z" w:author="Sérgio Henrique" w:id="231">
                    <w:r w:rsidRPr="00000000" w:rsidDel="00000000" w:rsidR="00000000">
                      <w:rPr>
                        <w:rtl w:val="0"/>
                        <w:rPrChange w:date="2022-04-27T21:31:15Z" w:author="Vinícius Russi" w:id="1">
                          <w:rPr>
                            <w:sz w:val="22"/>
                            <w:szCs w:val="22"/>
                          </w:rPr>
                        </w:rPrChange>
                      </w:rPr>
                      <w:t xml:space="preserve">,</w:t>
                    </w:r>
                  </w:ins>
                </w:sdtContent>
              </w:sdt>
              <w:ins w:date="2022-04-26T13:38:27Z" w:author="Sérgio Henrique" w:id="231"/>
            </w:sdtContent>
          </w:sdt>
          <w:sdt>
            <w:sdtPr>
              <w:tag w:val="goog_rdk_1826"/>
            </w:sdtPr>
            <w:sdtContent>
              <w:r w:rsidRPr="00000000" w:rsidDel="00000000" w:rsidR="00000000">
                <w:rPr>
                  <w:rtl w:val="0"/>
                  <w:rPrChange w:date="2022-04-27T21:31:15Z" w:author="Vinícius Russi" w:id="1">
                    <w:rPr>
                      <w:sz w:val="22"/>
                      <w:szCs w:val="22"/>
                    </w:rPr>
                  </w:rPrChange>
                </w:rPr>
                <w:t xml:space="preserve"> ao obter o quadrado antes da média, leva a uma maior ponderação </w:t>
              </w:r>
            </w:sdtContent>
          </w:sdt>
          <w:sdt>
            <w:sdtPr>
              <w:tag w:val="goog_rdk_1827"/>
            </w:sdtPr>
            <w:sdtContent>
              <w:del w:date="2022-04-26T13:40:51Z" w:author="Sérgio Henrique" w:id="232"/>
              <w:sdt>
                <w:sdtPr>
                  <w:tag w:val="goog_rdk_1828"/>
                </w:sdtPr>
                <w:sdtContent>
                  <w:del w:date="2022-04-26T13:40:51Z" w:author="Sérgio Henrique" w:id="232">
                    <w:r w:rsidRPr="00000000" w:rsidDel="00000000" w:rsidR="00000000">
                      <w:rPr>
                        <w:rtl w:val="0"/>
                        <w:rPrChange w:date="2022-04-27T21:31:15Z" w:author="Vinícius Russi" w:id="1">
                          <w:rPr>
                            <w:sz w:val="22"/>
                            <w:szCs w:val="22"/>
                          </w:rPr>
                        </w:rPrChange>
                      </w:rPr>
                      <w:delText xml:space="preserve">a</w:delText>
                    </w:r>
                  </w:del>
                </w:sdtContent>
              </w:sdt>
              <w:del w:date="2022-04-26T13:40:51Z" w:author="Sérgio Henrique" w:id="232"/>
            </w:sdtContent>
          </w:sdt>
          <w:sdt>
            <w:sdtPr>
              <w:tag w:val="goog_rdk_1829"/>
            </w:sdtPr>
            <w:sdtContent>
              <w:ins w:date="2022-04-26T13:40:51Z" w:author="Sérgio Henrique" w:id="232"/>
              <w:sdt>
                <w:sdtPr>
                  <w:tag w:val="goog_rdk_1830"/>
                </w:sdtPr>
                <w:sdtContent>
                  <w:ins w:date="2022-04-26T13:40:51Z" w:author="Sérgio Henrique" w:id="232">
                    <w:r w:rsidRPr="00000000" w:rsidDel="00000000" w:rsidR="00000000">
                      <w:rPr>
                        <w:rtl w:val="0"/>
                        <w:rPrChange w:date="2022-04-27T21:31:15Z" w:author="Vinícius Russi" w:id="1">
                          <w:rPr>
                            <w:sz w:val="22"/>
                            <w:szCs w:val="22"/>
                          </w:rPr>
                        </w:rPrChange>
                      </w:rPr>
                      <w:t xml:space="preserve">de</w:t>
                    </w:r>
                  </w:ins>
                </w:sdtContent>
              </w:sdt>
              <w:ins w:date="2022-04-26T13:40:51Z" w:author="Sérgio Henrique" w:id="232"/>
            </w:sdtContent>
          </w:sdt>
          <w:sdt>
            <w:sdtPr>
              <w:tag w:val="goog_rdk_1831"/>
            </w:sdtPr>
            <w:sdtContent>
              <w:r w:rsidRPr="00000000" w:rsidDel="00000000" w:rsidR="00000000">
                <w:rPr>
                  <w:rtl w:val="0"/>
                  <w:rPrChange w:date="2022-04-27T21:31:15Z" w:author="Vinícius Russi" w:id="1">
                    <w:rPr>
                      <w:sz w:val="22"/>
                      <w:szCs w:val="22"/>
                    </w:rPr>
                  </w:rPrChange>
                </w:rPr>
                <w:t xml:space="preserve"> </w:t>
              </w:r>
            </w:sdtContent>
          </w:sdt>
          <w:sdt>
            <w:sdtPr>
              <w:tag w:val="goog_rdk_1832"/>
            </w:sdtPr>
            <w:sdtContent/>
          </w:sdt>
          <w:sdt>
            <w:sdtPr>
              <w:tag w:val="goog_rdk_1833"/>
            </w:sdtPr>
            <w:sdtContent>
              <w:r w:rsidRPr="00000000" w:rsidDel="00000000" w:rsidR="00000000">
                <w:rPr>
                  <w:rtl w:val="0"/>
                  <w:rPrChange w:date="2022-04-27T21:31:15Z" w:author="Vinícius Russi" w:id="1">
                    <w:rPr>
                      <w:sz w:val="22"/>
                      <w:szCs w:val="22"/>
                    </w:rPr>
                  </w:rPrChange>
                </w:rPr>
                <w:t xml:space="preserve">altos erros</w:t>
              </w:r>
            </w:sdtContent>
          </w:sdt>
          <w:sdt>
            <w:sdtPr>
              <w:tag w:val="goog_rdk_1834"/>
            </w:sdtPr>
            <w:sdtContent>
              <w:r w:rsidRPr="00000000" w:rsidDel="00000000" w:rsidR="00000000">
                <w:rPr>
                  <w:rtl w:val="0"/>
                  <w:rPrChange w:date="2022-04-27T21:31:15Z" w:author="Vinícius Russi" w:id="1">
                    <w:rPr>
                      <w:sz w:val="22"/>
                      <w:szCs w:val="22"/>
                    </w:rPr>
                  </w:rPrChange>
                </w:rPr>
                <w:t xml:space="preserve">. Ante</w:t>
              </w:r>
            </w:sdtContent>
          </w:sdt>
          <w:sdt>
            <w:sdtPr>
              <w:tag w:val="goog_rdk_1835"/>
            </w:sdtPr>
            <w:sdtContent>
              <w:del w:date="2022-04-26T13:42:49Z" w:author="Sérgio Henrique" w:id="233"/>
              <w:sdt>
                <w:sdtPr>
                  <w:tag w:val="goog_rdk_1836"/>
                </w:sdtPr>
                <w:sdtContent>
                  <w:del w:date="2022-04-26T13:42:49Z" w:author="Sérgio Henrique" w:id="233">
                    <w:r w:rsidRPr="00000000" w:rsidDel="00000000" w:rsidR="00000000">
                      <w:rPr>
                        <w:rtl w:val="0"/>
                        <w:rPrChange w:date="2022-04-27T21:31:15Z" w:author="Vinícius Russi" w:id="1">
                          <w:rPr>
                            <w:sz w:val="22"/>
                            <w:szCs w:val="22"/>
                          </w:rPr>
                        </w:rPrChange>
                      </w:rPr>
                      <w:delText xml:space="preserve">riormente</w:delText>
                    </w:r>
                  </w:del>
                </w:sdtContent>
              </w:sdt>
              <w:del w:date="2022-04-26T13:42:49Z" w:author="Sérgio Henrique" w:id="233"/>
            </w:sdtContent>
          </w:sdt>
          <w:sdt>
            <w:sdtPr>
              <w:tag w:val="goog_rdk_1837"/>
            </w:sdtPr>
            <w:sdtContent>
              <w:ins w:date="2022-04-26T13:42:49Z" w:author="Sérgio Henrique" w:id="233"/>
              <w:sdt>
                <w:sdtPr>
                  <w:tag w:val="goog_rdk_1838"/>
                </w:sdtPr>
                <w:sdtContent>
                  <w:ins w:date="2022-04-26T13:42:49Z" w:author="Sérgio Henrique" w:id="233">
                    <w:r w:rsidRPr="00000000" w:rsidDel="00000000" w:rsidR="00000000">
                      <w:rPr>
                        <w:rtl w:val="0"/>
                        <w:rPrChange w:date="2022-04-27T21:31:15Z" w:author="Vinícius Russi" w:id="1">
                          <w:rPr>
                            <w:sz w:val="22"/>
                            <w:szCs w:val="22"/>
                          </w:rPr>
                        </w:rPrChange>
                      </w:rPr>
                      <w:t xml:space="preserve">s</w:t>
                    </w:r>
                  </w:ins>
                </w:sdtContent>
              </w:sdt>
              <w:ins w:date="2022-04-26T13:42:49Z" w:author="Sérgio Henrique" w:id="233"/>
            </w:sdtContent>
          </w:sdt>
          <w:sdt>
            <w:sdtPr>
              <w:tag w:val="goog_rdk_1839"/>
            </w:sdtPr>
            <w:sdtContent>
              <w:r w:rsidRPr="00000000" w:rsidDel="00000000" w:rsidR="00000000">
                <w:rPr>
                  <w:rtl w:val="0"/>
                  <w:rPrChange w:date="2022-04-27T21:31:15Z" w:author="Vinícius Russi" w:id="1">
                    <w:rPr>
                      <w:sz w:val="22"/>
                      <w:szCs w:val="22"/>
                    </w:rPr>
                  </w:rPrChange>
                </w:rPr>
                <w:t xml:space="preserve"> </w:t>
              </w:r>
            </w:sdtContent>
          </w:sdt>
          <w:sdt>
            <w:sdtPr>
              <w:tag w:val="goog_rdk_1840"/>
            </w:sdtPr>
            <w:sdtContent>
              <w:del w:date="2022-04-26T13:42:52Z" w:author="Sérgio Henrique" w:id="234"/>
              <w:sdt>
                <w:sdtPr>
                  <w:tag w:val="goog_rdk_1841"/>
                </w:sdtPr>
                <w:sdtContent>
                  <w:del w:date="2022-04-26T13:42:52Z" w:author="Sérgio Henrique" w:id="234">
                    <w:r w:rsidRPr="00000000" w:rsidDel="00000000" w:rsidR="00000000">
                      <w:rPr>
                        <w:rtl w:val="0"/>
                        <w:rPrChange w:date="2022-04-27T21:31:15Z" w:author="Vinícius Russi" w:id="1">
                          <w:rPr>
                            <w:sz w:val="22"/>
                            <w:szCs w:val="22"/>
                          </w:rPr>
                        </w:rPrChange>
                      </w:rPr>
                      <w:delText xml:space="preserve">à</w:delText>
                    </w:r>
                  </w:del>
                </w:sdtContent>
              </w:sdt>
              <w:del w:date="2022-04-26T13:42:52Z" w:author="Sérgio Henrique" w:id="234"/>
            </w:sdtContent>
          </w:sdt>
          <w:sdt>
            <w:sdtPr>
              <w:tag w:val="goog_rdk_1842"/>
            </w:sdtPr>
            <w:sdtContent>
              <w:ins w:date="2022-04-26T13:42:52Z" w:author="Sérgio Henrique" w:id="234"/>
              <w:sdt>
                <w:sdtPr>
                  <w:tag w:val="goog_rdk_1843"/>
                </w:sdtPr>
                <w:sdtContent>
                  <w:ins w:date="2022-04-26T13:42:52Z" w:author="Sérgio Henrique" w:id="234">
                    <w:r w:rsidRPr="00000000" w:rsidDel="00000000" w:rsidR="00000000">
                      <w:rPr>
                        <w:rtl w:val="0"/>
                        <w:rPrChange w:date="2022-04-27T21:31:15Z" w:author="Vinícius Russi" w:id="1">
                          <w:rPr>
                            <w:sz w:val="22"/>
                            <w:szCs w:val="22"/>
                          </w:rPr>
                        </w:rPrChange>
                      </w:rPr>
                      <w:t xml:space="preserve">da</w:t>
                    </w:r>
                  </w:ins>
                </w:sdtContent>
              </w:sdt>
              <w:ins w:date="2022-04-26T13:42:52Z" w:author="Sérgio Henrique" w:id="234"/>
            </w:sdtContent>
          </w:sdt>
          <w:sdt>
            <w:sdtPr>
              <w:tag w:val="goog_rdk_1844"/>
            </w:sdtPr>
            <w:sdtContent>
              <w:r w:rsidRPr="00000000" w:rsidDel="00000000" w:rsidR="00000000">
                <w:rPr>
                  <w:rtl w:val="0"/>
                  <w:rPrChange w:date="2022-04-27T21:31:15Z" w:author="Vinícius Russi" w:id="1">
                    <w:rPr>
                      <w:sz w:val="22"/>
                      <w:szCs w:val="22"/>
                    </w:rPr>
                  </w:rPrChange>
                </w:rPr>
                <w:t xml:space="preserve"> efetiva aplicação dos modelos de regressão, testou-se a </w:t>
              </w:r>
              <w:sdt>
                <w:sdtPr>
                  <w:tag w:val="goog_rdk_4113"/>
                </w:sdtPr>
                <w:sdtContent>
                  <w:commentRangeStart w:id="5"/>
                </w:sdtContent>
              </w:sdt>
              <w:r w:rsidRPr="00000000" w:rsidDel="00000000" w:rsidR="00000000">
                <w:rPr>
                  <w:rtl w:val="0"/>
                  <w:rPrChange w:date="2022-04-27T21:31:15Z" w:author="Vinícius Russi" w:id="1">
                    <w:rPr>
                      <w:sz w:val="22"/>
                      <w:szCs w:val="22"/>
                    </w:rPr>
                  </w:rPrChange>
                </w:rPr>
                <w:t xml:space="preserve">distribuiç</w:t>
              </w:r>
              <w:commentRangeEnd w:id="5"/>
              <w:r>
                <w:rPr>
                  <w:rStyle w:val="CommentReference"/>
                </w:rPr>
                <w:commentReference w:id="5"/>
              </w:r>
              <w:r w:rsidRPr="00000000" w:rsidDel="00000000" w:rsidR="00000000">
                <w:rPr>
                  <w:rtl w:val="0"/>
                  <w:rPrChange w:date="2022-04-27T21:31:15Z" w:author="Vinícius Russi" w:id="1">
                    <w:rPr>
                      <w:sz w:val="22"/>
                      <w:szCs w:val="22"/>
                    </w:rPr>
                  </w:rPrChange>
                </w:rPr>
                <w:t xml:space="preserve">ão das variáveis independentes que foram utilizadas</w:t>
              </w:r>
            </w:sdtContent>
          </w:sdt>
          <w:sdt>
            <w:sdtPr>
              <w:tag w:val="goog_rdk_1845"/>
            </w:sdtPr>
            <w:sdtContent>
              <w:ins w:date="2022-04-26T13:43:25Z" w:author="Sérgio Henrique" w:id="235"/>
              <w:sdt>
                <w:sdtPr>
                  <w:tag w:val="goog_rdk_1846"/>
                </w:sdtPr>
                <w:sdtContent>
                  <w:ins w:date="2022-04-26T13:43:25Z" w:author="Sérgio Henrique" w:id="235">
                    <w:r w:rsidRPr="00000000" w:rsidDel="00000000" w:rsidR="00000000">
                      <w:rPr>
                        <w:rtl w:val="0"/>
                        <w:rPrChange w:date="2022-04-27T21:31:15Z" w:author="Vinícius Russi" w:id="1">
                          <w:rPr>
                            <w:sz w:val="22"/>
                            <w:szCs w:val="22"/>
                          </w:rPr>
                        </w:rPrChange>
                      </w:rPr>
                      <w:t xml:space="preserve">,</w:t>
                    </w:r>
                  </w:ins>
                </w:sdtContent>
              </w:sdt>
              <w:ins w:date="2022-04-26T13:43:25Z" w:author="Sérgio Henrique" w:id="235"/>
            </w:sdtContent>
          </w:sdt>
          <w:sdt>
            <w:sdtPr>
              <w:tag w:val="goog_rdk_1847"/>
            </w:sdtPr>
            <w:sdtContent>
              <w:r w:rsidRPr="00000000" w:rsidDel="00000000" w:rsidR="00000000">
                <w:rPr>
                  <w:rtl w:val="0"/>
                  <w:rPrChange w:date="2022-04-27T21:31:15Z" w:author="Vinícius Russi" w:id="1">
                    <w:rPr>
                      <w:sz w:val="22"/>
                      <w:szCs w:val="22"/>
                    </w:rPr>
                  </w:rPrChange>
                </w:rPr>
                <w:t xml:space="preserve"> bem como a correlação entre elas</w:t>
              </w:r>
            </w:sdtContent>
          </w:sdt>
          <w:sdt>
            <w:sdtPr>
              <w:tag w:val="goog_rdk_1848"/>
            </w:sdtPr>
            <w:sdtContent>
              <w:del w:date="2022-04-26T13:43:31Z" w:author="Sérgio Henrique" w:id="236"/>
              <w:sdt>
                <w:sdtPr>
                  <w:tag w:val="goog_rdk_1849"/>
                </w:sdtPr>
                <w:sdtContent>
                  <w:del w:date="2022-04-26T13:43:31Z" w:author="Sérgio Henrique" w:id="236">
                    <w:r w:rsidRPr="00000000" w:rsidDel="00000000" w:rsidR="00000000">
                      <w:rPr>
                        <w:rtl w:val="0"/>
                        <w:rPrChange w:date="2022-04-27T21:31:15Z" w:author="Vinícius Russi" w:id="1">
                          <w:rPr>
                            <w:sz w:val="22"/>
                            <w:szCs w:val="22"/>
                          </w:rPr>
                        </w:rPrChange>
                      </w:rPr>
                      <w:delText xml:space="preserve">,</w:delText>
                    </w:r>
                  </w:del>
                </w:sdtContent>
              </w:sdt>
              <w:del w:date="2022-04-26T13:43:31Z" w:author="Sérgio Henrique" w:id="236"/>
            </w:sdtContent>
          </w:sdt>
          <w:sdt>
            <w:sdtPr>
              <w:tag w:val="goog_rdk_1850"/>
            </w:sdtPr>
            <w:sdtContent>
              <w:ins w:date="2022-04-26T13:43:31Z" w:author="Sérgio Henrique" w:id="236"/>
              <w:sdt>
                <w:sdtPr>
                  <w:tag w:val="goog_rdk_1851"/>
                </w:sdtPr>
                <w:sdtContent>
                  <w:ins w:date="2022-04-26T13:43:31Z" w:author="Sérgio Henrique" w:id="236">
                    <w:r w:rsidRPr="00000000" w:rsidDel="00000000" w:rsidR="00000000">
                      <w:rPr>
                        <w:rtl w:val="0"/>
                        <w:rPrChange w:date="2022-04-27T21:31:15Z" w:author="Vinícius Russi" w:id="1">
                          <w:rPr>
                            <w:sz w:val="22"/>
                            <w:szCs w:val="22"/>
                          </w:rPr>
                        </w:rPrChange>
                      </w:rPr>
                      <w:t xml:space="preserve">:</w:t>
                    </w:r>
                  </w:ins>
                </w:sdtContent>
              </w:sdt>
              <w:ins w:date="2022-04-26T13:43:31Z" w:author="Sérgio Henrique" w:id="236"/>
            </w:sdtContent>
          </w:sdt>
          <w:sdt>
            <w:sdtPr>
              <w:tag w:val="goog_rdk_1852"/>
            </w:sdtPr>
            <w:sdtContent>
              <w:r w:rsidRPr="00000000" w:rsidDel="00000000" w:rsidR="00000000">
                <w:rPr>
                  <w:rtl w:val="0"/>
                  <w:rPrChange w:date="2022-04-27T21:31:15Z" w:author="Vinícius Russi" w:id="1">
                    <w:rPr>
                      <w:sz w:val="22"/>
                      <w:szCs w:val="22"/>
                    </w:rPr>
                  </w:rPrChange>
                </w:rPr>
                <w:t xml:space="preserve"> o método de correlação utilizado foi o de </w:t>
              </w:r>
            </w:sdtContent>
          </w:sdt>
          <w:sdt>
            <w:sdtPr>
              <w:tag w:val="goog_rdk_1853"/>
            </w:sdtPr>
            <w:sdtContent>
              <w:r w:rsidRPr="00000000" w:rsidDel="00000000" w:rsidR="00000000">
                <w:rPr>
                  <w:rtl w:val="0"/>
                  <w:rPrChange w:date="2022-04-27T21:31:15Z" w:author="Vinícius Russi" w:id="1">
                    <w:rPr>
                      <w:sz w:val="22"/>
                      <w:szCs w:val="22"/>
                    </w:rPr>
                  </w:rPrChange>
                </w:rPr>
                <w:t xml:space="preserve">Pearson</w:t>
              </w:r>
            </w:sdtContent>
          </w:sdt>
          <w:sdt>
            <w:sdtPr>
              <w:tag w:val="goog_rdk_1854"/>
            </w:sdtPr>
            <w:sdtContent>
              <w:r w:rsidRPr="00000000" w:rsidDel="00000000" w:rsidR="00000000">
                <w:rPr>
                  <w:rtl w:val="0"/>
                  <w:rPrChange w:date="2022-04-27T21:31:15Z" w:author="Vinícius Russi" w:id="1">
                    <w:rPr>
                      <w:sz w:val="22"/>
                      <w:szCs w:val="22"/>
                    </w:rPr>
                  </w:rPrChange>
                </w:rPr>
                <w:t xml:space="preserve">. </w:t>
              </w:r>
            </w:sdtContent>
          </w:sdt>
        </w:p>
      </w:sdtContent>
    </w:sdt>
    <w:sdt>
      <w:sdtPr>
        <w:tag w:val="goog_rdk_1871"/>
      </w:sdtPr>
      <w:sdtContent>
        <w:p w:rsidRPr="00000000" w:rsidDel="00000000" w:rsidRDefault="00000000" w:rsidR="00000000" w:rsidP="00000000" w14:paraId="00000159">
          <w:pPr>
            <w:ind w:left="0" w:firstLine="0"/>
            <w:rPr>
              <w:rPrChange w:date="2022-04-27T21:31:15Z" w:author="Vinícius Russi" w:id="1">
                <w:rPr>
                  <w:sz w:val="22"/>
                  <w:szCs w:val="22"/>
                </w:rPr>
              </w:rPrChange>
            </w:rPr>
          </w:pPr>
          <w:sdt>
            <w:sdtPr>
              <w:tag w:val="goog_rdk_1856"/>
            </w:sdtPr>
            <w:sdtContent>
              <w:r w:rsidRPr="00000000" w:rsidDel="00000000" w:rsidR="00000000">
                <w:rPr>
                  <w:rtl w:val="0"/>
                  <w:rPrChange w:date="2022-04-27T21:31:15Z" w:author="Vinícius Russi" w:id="1">
                    <w:rPr>
                      <w:sz w:val="22"/>
                      <w:szCs w:val="22"/>
                    </w:rPr>
                  </w:rPrChange>
                </w:rPr>
                <w:tab/>
                <w:t xml:space="preserve">Após o primeiro teste dos modelos aplicados aos dados, obteve-se os resultados das métricas de sucesso</w:t>
              </w:r>
            </w:sdtContent>
          </w:sdt>
          <w:sdt>
            <w:sdtPr>
              <w:tag w:val="goog_rdk_1857"/>
            </w:sdtPr>
            <w:sdtContent>
              <w:del w:date="2022-04-26T13:44:25Z" w:author="Sérgio Henrique" w:id="237"/>
              <w:sdt>
                <w:sdtPr>
                  <w:tag w:val="goog_rdk_1858"/>
                </w:sdtPr>
                <w:sdtContent>
                  <w:del w:date="2022-04-26T13:44:25Z" w:author="Sérgio Henrique" w:id="237">
                    <w:r w:rsidRPr="00000000" w:rsidDel="00000000" w:rsidR="00000000">
                      <w:rPr>
                        <w:rtl w:val="0"/>
                        <w:rPrChange w:date="2022-04-27T21:31:15Z" w:author="Vinícius Russi" w:id="1">
                          <w:rPr>
                            <w:sz w:val="22"/>
                            <w:szCs w:val="22"/>
                          </w:rPr>
                        </w:rPrChange>
                      </w:rPr>
                      <w:delText xml:space="preserve">,</w:delText>
                    </w:r>
                  </w:del>
                </w:sdtContent>
              </w:sdt>
              <w:del w:date="2022-04-26T13:44:25Z" w:author="Sérgio Henrique" w:id="237"/>
            </w:sdtContent>
          </w:sdt>
          <w:sdt>
            <w:sdtPr>
              <w:tag w:val="goog_rdk_1859"/>
            </w:sdtPr>
            <w:sdtContent>
              <w:ins w:date="2022-04-26T13:44:25Z" w:author="Sérgio Henrique" w:id="237"/>
              <w:sdt>
                <w:sdtPr>
                  <w:tag w:val="goog_rdk_1860"/>
                </w:sdtPr>
                <w:sdtContent>
                  <w:ins w:date="2022-04-26T13:44:25Z" w:author="Sérgio Henrique" w:id="237">
                    <w:r w:rsidRPr="00000000" w:rsidDel="00000000" w:rsidR="00000000">
                      <w:rPr>
                        <w:rtl w:val="0"/>
                        <w:rPrChange w:date="2022-04-27T21:31:15Z" w:author="Vinícius Russi" w:id="1">
                          <w:rPr>
                            <w:sz w:val="22"/>
                            <w:szCs w:val="22"/>
                          </w:rPr>
                        </w:rPrChange>
                      </w:rPr>
                      <w:t xml:space="preserve">;</w:t>
                    </w:r>
                  </w:ins>
                </w:sdtContent>
              </w:sdt>
              <w:ins w:date="2022-04-26T13:44:25Z" w:author="Sérgio Henrique" w:id="237"/>
            </w:sdtContent>
          </w:sdt>
          <w:sdt>
            <w:sdtPr>
              <w:tag w:val="goog_rdk_1861"/>
            </w:sdtPr>
            <w:sdtContent>
              <w:r w:rsidRPr="00000000" w:rsidDel="00000000" w:rsidR="00000000">
                <w:rPr>
                  <w:rtl w:val="0"/>
                  <w:rPrChange w:date="2022-04-27T21:31:15Z" w:author="Vinícius Russi" w:id="1">
                    <w:rPr>
                      <w:sz w:val="22"/>
                      <w:szCs w:val="22"/>
                    </w:rPr>
                  </w:rPrChange>
                </w:rPr>
                <w:t xml:space="preserve"> com base nos resultados</w:t>
              </w:r>
            </w:sdtContent>
          </w:sdt>
          <w:sdt>
            <w:sdtPr>
              <w:tag w:val="goog_rdk_1862"/>
            </w:sdtPr>
            <w:sdtContent>
              <w:ins w:date="2022-04-26T13:44:31Z" w:author="Sérgio Henrique" w:id="238"/>
              <w:sdt>
                <w:sdtPr>
                  <w:tag w:val="goog_rdk_1863"/>
                </w:sdtPr>
                <w:sdtContent>
                  <w:ins w:date="2022-04-26T13:44:31Z" w:author="Sérgio Henrique" w:id="238">
                    <w:r w:rsidRPr="00000000" w:rsidDel="00000000" w:rsidR="00000000">
                      <w:rPr>
                        <w:rtl w:val="0"/>
                        <w:rPrChange w:date="2022-04-27T21:31:15Z" w:author="Vinícius Russi" w:id="1">
                          <w:rPr>
                            <w:sz w:val="22"/>
                            <w:szCs w:val="22"/>
                          </w:rPr>
                        </w:rPrChange>
                      </w:rPr>
                      <w:t xml:space="preserve">,</w:t>
                    </w:r>
                  </w:ins>
                </w:sdtContent>
              </w:sdt>
              <w:ins w:date="2022-04-26T13:44:31Z" w:author="Sérgio Henrique" w:id="238"/>
            </w:sdtContent>
          </w:sdt>
          <w:sdt>
            <w:sdtPr>
              <w:tag w:val="goog_rdk_1864"/>
            </w:sdtPr>
            <w:sdtContent>
              <w:r w:rsidRPr="00000000" w:rsidDel="00000000" w:rsidR="00000000">
                <w:rPr>
                  <w:rtl w:val="0"/>
                  <w:rPrChange w:date="2022-04-27T21:31:15Z" w:author="Vinícius Russi" w:id="1">
                    <w:rPr>
                      <w:sz w:val="22"/>
                      <w:szCs w:val="22"/>
                    </w:rPr>
                  </w:rPrChange>
                </w:rPr>
                <w:t xml:space="preserve"> selecionou-se o melhor modelo entre os analisados, e com base nessa seleção a ferramenta de “</w:t>
              </w:r>
            </w:sdtContent>
          </w:sdt>
          <w:sdt>
            <w:sdtPr>
              <w:tag w:val="goog_rdk_1865"/>
            </w:sdtPr>
            <w:sdtContent>
              <w:r w:rsidRPr="00000000" w:rsidDel="00000000" w:rsidR="00000000">
                <w:rPr>
                  <w:rtl w:val="0"/>
                  <w:rPrChange w:date="2022-04-27T21:31:15Z" w:author="Vinícius Russi" w:id="1">
                    <w:rPr>
                      <w:sz w:val="22"/>
                      <w:szCs w:val="22"/>
                    </w:rPr>
                  </w:rPrChange>
                </w:rPr>
                <w:t xml:space="preserve">Tunning</w:t>
              </w:r>
            </w:sdtContent>
          </w:sdt>
          <w:sdt>
            <w:sdtPr>
              <w:tag w:val="goog_rdk_1866"/>
            </w:sdtPr>
            <w:sdtContent>
              <w:r w:rsidRPr="00000000" w:rsidDel="00000000" w:rsidR="00000000">
                <w:rPr>
                  <w:rtl w:val="0"/>
                  <w:rPrChange w:date="2022-04-27T21:31:15Z" w:author="Vinícius Russi" w:id="1">
                    <w:rPr>
                      <w:sz w:val="22"/>
                      <w:szCs w:val="22"/>
                    </w:rPr>
                  </w:rPrChange>
                </w:rPr>
                <w:t xml:space="preserve">” do </w:t>
              </w:r>
            </w:sdtContent>
          </w:sdt>
          <w:sdt>
            <w:sdtPr>
              <w:tag w:val="goog_rdk_1867"/>
            </w:sdtPr>
            <w:sdtContent>
              <w:r w:rsidRPr="00000000" w:rsidDel="00000000" w:rsidR="00000000">
                <w:rPr>
                  <w:rtl w:val="0"/>
                  <w:rPrChange w:date="2022-04-27T21:31:15Z" w:author="Vinícius Russi" w:id="1">
                    <w:rPr>
                      <w:sz w:val="22"/>
                      <w:szCs w:val="22"/>
                    </w:rPr>
                  </w:rPrChange>
                </w:rPr>
                <w:t xml:space="preserve">PyCaret</w:t>
              </w:r>
            </w:sdtContent>
          </w:sdt>
          <w:sdt>
            <w:sdtPr>
              <w:tag w:val="goog_rdk_1868"/>
            </w:sdtPr>
            <w:sdtContent>
              <w:r w:rsidRPr="00000000" w:rsidDel="00000000" w:rsidR="00000000">
                <w:rPr>
                  <w:rtl w:val="0"/>
                  <w:rPrChange w:date="2022-04-27T21:31:15Z" w:author="Vinícius Russi" w:id="1">
                    <w:rPr>
                      <w:sz w:val="22"/>
                      <w:szCs w:val="22"/>
                    </w:rPr>
                  </w:rPrChange>
                </w:rPr>
                <w:t xml:space="preserve"> foi utilizada com o objetivo de melhorar os resultados obtidos através do aumento do número de interações do modelo com os dados e alterando a métrica otimizadora para o erro médio absoluto. Após a etapa de </w:t>
              </w:r>
            </w:sdtContent>
          </w:sdt>
          <w:sdt>
            <w:sdtPr>
              <w:tag w:val="goog_rdk_1869"/>
            </w:sdtPr>
            <w:sdtContent>
              <w:r w:rsidRPr="00000000" w:rsidDel="00000000" w:rsidR="00000000">
                <w:rPr>
                  <w:rtl w:val="0"/>
                  <w:rPrChange w:date="2022-04-27T21:31:15Z" w:author="Vinícius Russi" w:id="1">
                    <w:rPr>
                      <w:sz w:val="22"/>
                      <w:szCs w:val="22"/>
                    </w:rPr>
                  </w:rPrChange>
                </w:rPr>
                <w:t xml:space="preserve">tunning</w:t>
              </w:r>
            </w:sdtContent>
          </w:sdt>
          <w:sdt>
            <w:sdtPr>
              <w:tag w:val="goog_rdk_1870"/>
            </w:sdtPr>
            <w:sdtContent>
              <w:r w:rsidRPr="00000000" w:rsidDel="00000000" w:rsidR="00000000">
                <w:rPr>
                  <w:rtl w:val="0"/>
                  <w:rPrChange w:date="2022-04-27T21:31:15Z" w:author="Vinícius Russi" w:id="1">
                    <w:rPr>
                      <w:sz w:val="22"/>
                      <w:szCs w:val="22"/>
                    </w:rPr>
                  </w:rPrChange>
                </w:rPr>
                <w:t xml:space="preserve">, realizou-se a análise de importância de cada variável independente utilizada no melhor modelo, bem como a análise de distribuição dos erros. </w:t>
              </w:r>
            </w:sdtContent>
          </w:sdt>
        </w:p>
      </w:sdtContent>
    </w:sdt>
    <w:sdt>
      <w:sdtPr>
        <w:tag w:val="goog_rdk_1882"/>
      </w:sdtPr>
      <w:sdtContent>
        <w:p w:rsidRPr="00000000" w:rsidDel="00000000" w:rsidRDefault="00000000" w:rsidR="00000000" w:rsidP="00000000" w14:paraId="0000015A">
          <w:pPr>
            <w:ind w:left="0" w:firstLine="0"/>
            <w:rPr>
              <w:rPrChange w:date="2022-04-27T21:31:15Z" w:author="Vinícius Russi" w:id="1">
                <w:rPr>
                  <w:sz w:val="22"/>
                  <w:szCs w:val="22"/>
                </w:rPr>
              </w:rPrChange>
            </w:rPr>
          </w:pPr>
          <w:sdt>
            <w:sdtPr>
              <w:tag w:val="goog_rdk_1872"/>
            </w:sdtPr>
            <w:sdtContent>
              <w:r w:rsidRPr="00000000" w:rsidDel="00000000" w:rsidR="00000000">
                <w:rPr>
                  <w:rtl w:val="0"/>
                  <w:rPrChange w:date="2022-04-27T21:31:15Z" w:author="Vinícius Russi" w:id="1">
                    <w:rPr>
                      <w:sz w:val="22"/>
                      <w:szCs w:val="22"/>
                    </w:rPr>
                  </w:rPrChange>
                </w:rPr>
                <w:tab/>
                <w:t xml:space="preserve">Por fim, com base em todos os resultados obtidos</w:t>
              </w:r>
            </w:sdtContent>
          </w:sdt>
          <w:sdt>
            <w:sdtPr>
              <w:tag w:val="goog_rdk_1873"/>
            </w:sdtPr>
            <w:sdtContent>
              <w:ins w:date="2022-04-26T13:45:15Z" w:author="Sérgio Henrique" w:id="239"/>
              <w:sdt>
                <w:sdtPr>
                  <w:tag w:val="goog_rdk_1874"/>
                </w:sdtPr>
                <w:sdtContent>
                  <w:ins w:date="2022-04-26T13:45:15Z" w:author="Sérgio Henrique" w:id="239">
                    <w:r w:rsidRPr="00000000" w:rsidDel="00000000" w:rsidR="00000000">
                      <w:rPr>
                        <w:rtl w:val="0"/>
                        <w:rPrChange w:date="2022-04-27T21:31:15Z" w:author="Vinícius Russi" w:id="1">
                          <w:rPr>
                            <w:sz w:val="22"/>
                            <w:szCs w:val="22"/>
                          </w:rPr>
                        </w:rPrChange>
                      </w:rPr>
                      <w:t xml:space="preserve">,</w:t>
                    </w:r>
                  </w:ins>
                </w:sdtContent>
              </w:sdt>
              <w:ins w:date="2022-04-26T13:45:15Z" w:author="Sérgio Henrique" w:id="239"/>
            </w:sdtContent>
          </w:sdt>
          <w:sdt>
            <w:sdtPr>
              <w:tag w:val="goog_rdk_1875"/>
            </w:sdtPr>
            <w:sdtContent>
              <w:r w:rsidRPr="00000000" w:rsidDel="00000000" w:rsidR="00000000">
                <w:rPr>
                  <w:rtl w:val="0"/>
                  <w:rPrChange w:date="2022-04-27T21:31:15Z" w:author="Vinícius Russi" w:id="1">
                    <w:rPr>
                      <w:sz w:val="22"/>
                      <w:szCs w:val="22"/>
                    </w:rPr>
                  </w:rPrChange>
                </w:rPr>
                <w:t xml:space="preserve"> tanto na etapa de exploração</w:t>
              </w:r>
            </w:sdtContent>
          </w:sdt>
          <w:sdt>
            <w:sdtPr>
              <w:tag w:val="goog_rdk_1876"/>
            </w:sdtPr>
            <w:sdtContent>
              <w:del w:date="2022-04-26T13:45:19Z" w:author="Sérgio Henrique" w:id="240"/>
              <w:sdt>
                <w:sdtPr>
                  <w:tag w:val="goog_rdk_1877"/>
                </w:sdtPr>
                <w:sdtContent>
                  <w:del w:date="2022-04-26T13:45:19Z" w:author="Sérgio Henrique" w:id="240">
                    <w:r w:rsidRPr="00000000" w:rsidDel="00000000" w:rsidR="00000000">
                      <w:rPr>
                        <w:rtl w:val="0"/>
                        <w:rPrChange w:date="2022-04-27T21:31:15Z" w:author="Vinícius Russi" w:id="1">
                          <w:rPr>
                            <w:sz w:val="22"/>
                            <w:szCs w:val="22"/>
                          </w:rPr>
                        </w:rPrChange>
                      </w:rPr>
                      <w:delText xml:space="preserve">,</w:delText>
                    </w:r>
                  </w:del>
                </w:sdtContent>
              </w:sdt>
              <w:del w:date="2022-04-26T13:45:19Z" w:author="Sérgio Henrique" w:id="240"/>
            </w:sdtContent>
          </w:sdt>
          <w:sdt>
            <w:sdtPr>
              <w:tag w:val="goog_rdk_1878"/>
            </w:sdtPr>
            <w:sdtContent>
              <w:r w:rsidRPr="00000000" w:rsidDel="00000000" w:rsidR="00000000">
                <w:rPr>
                  <w:rtl w:val="0"/>
                  <w:rPrChange w:date="2022-04-27T21:31:15Z" w:author="Vinícius Russi" w:id="1">
                    <w:rPr>
                      <w:sz w:val="22"/>
                      <w:szCs w:val="22"/>
                    </w:rPr>
                  </w:rPrChange>
                </w:rPr>
                <w:t xml:space="preserve"> quanto</w:t>
              </w:r>
            </w:sdtContent>
          </w:sdt>
          <w:sdt>
            <w:sdtPr>
              <w:tag w:val="goog_rdk_1879"/>
            </w:sdtPr>
            <w:sdtContent>
              <w:ins w:date="2022-04-26T13:45:21Z" w:author="Sérgio Henrique" w:id="241"/>
              <w:sdt>
                <w:sdtPr>
                  <w:tag w:val="goog_rdk_1880"/>
                </w:sdtPr>
                <w:sdtContent>
                  <w:ins w:date="2022-04-26T13:45:21Z" w:author="Sérgio Henrique" w:id="241">
                    <w:r w:rsidRPr="00000000" w:rsidDel="00000000" w:rsidR="00000000">
                      <w:rPr>
                        <w:rtl w:val="0"/>
                        <w:rPrChange w:date="2022-04-27T21:31:15Z" w:author="Vinícius Russi" w:id="1">
                          <w:rPr>
                            <w:sz w:val="22"/>
                            <w:szCs w:val="22"/>
                          </w:rPr>
                        </w:rPrChange>
                      </w:rPr>
                      <w:t xml:space="preserve"> na</w:t>
                    </w:r>
                  </w:ins>
                </w:sdtContent>
              </w:sdt>
              <w:ins w:date="2022-04-26T13:45:21Z" w:author="Sérgio Henrique" w:id="241"/>
            </w:sdtContent>
          </w:sdt>
          <w:sdt>
            <w:sdtPr>
              <w:tag w:val="goog_rdk_1881"/>
            </w:sdtPr>
            <w:sdtContent>
              <w:r w:rsidRPr="00000000" w:rsidDel="00000000" w:rsidR="00000000">
                <w:rPr>
                  <w:rtl w:val="0"/>
                  <w:rPrChange w:date="2022-04-27T21:31:15Z" w:author="Vinícius Russi" w:id="1">
                    <w:rPr>
                      <w:sz w:val="22"/>
                      <w:szCs w:val="22"/>
                    </w:rPr>
                  </w:rPrChange>
                </w:rPr>
                <w:t xml:space="preserve"> de modelagem, foi possível gerar as conclusões e recomendações do projeto.</w:t>
              </w:r>
            </w:sdtContent>
          </w:sdt>
        </w:p>
      </w:sdtContent>
    </w:sdt>
    <w:sdt>
      <w:sdtPr>
        <w:tag w:val="goog_rdk_1884"/>
      </w:sdtPr>
      <w:sdtContent>
        <w:p w:rsidRPr="00000000" w:rsidDel="00000000" w:rsidRDefault="00000000" w:rsidR="00000000" w:rsidP="00000000" w14:paraId="0000015B">
          <w:pPr>
            <w:pStyle w:val="Heading2"/>
            <w:ind w:firstLine="0"/>
            <w:rPr>
              <w:rPrChange w:date="2022-04-27T21:31:15Z" w:author="Vinícius Russi" w:id="1">
                <w:rPr>
                  <w:sz w:val="22"/>
                  <w:szCs w:val="22"/>
                </w:rPr>
              </w:rPrChange>
            </w:rPr>
          </w:pPr>
          <w:bookmarkStart w:id="23" w:name="_heading=h.89z3g9cq77ci" w:colFirst="0" w:colLast="0"/>
          <w:bookmarkEnd w:id="23"/>
          <w:sdt>
            <w:sdtPr>
              <w:tag w:val="goog_rdk_1883"/>
            </w:sdtPr>
            <w:sdtContent>
              <w:r w:rsidRPr="00000000" w:rsidDel="00000000" w:rsidR="00000000">
                <w:rPr>
                  <w:rtl w:val="0"/>
                  <w:rPrChange w:date="2022-04-27T21:31:15Z" w:author="Vinícius Russi" w:id="1">
                    <w:rPr>
                      <w:sz w:val="22"/>
                      <w:szCs w:val="22"/>
                    </w:rPr>
                  </w:rPrChange>
                </w:rPr>
                <w:t xml:space="preserve">4 RESULTADOS E DISCUSSÃO</w:t>
              </w:r>
            </w:sdtContent>
          </w:sdt>
        </w:p>
      </w:sdtContent>
    </w:sdt>
    <w:sdt>
      <w:sdtPr>
        <w:tag w:val="goog_rdk_1888"/>
      </w:sdtPr>
      <w:sdtContent>
        <w:p w:rsidRPr="00000000" w:rsidDel="00000000" w:rsidRDefault="00000000" w:rsidR="00000000" w:rsidP="00000000" w14:paraId="0000015C">
          <w:pPr>
            <w:pStyle w:val="Heading3"/>
            <w:ind w:firstLine="0"/>
            <w:rPr>
              <w:rPrChange w:date="2022-04-27T21:31:15Z" w:author="Vinícius Russi" w:id="1">
                <w:rPr>
                  <w:sz w:val="22"/>
                  <w:szCs w:val="22"/>
                </w:rPr>
              </w:rPrChange>
            </w:rPr>
          </w:pPr>
          <w:bookmarkStart w:id="24" w:name="_heading=h.sk6ki0bt3ggd" w:colFirst="0" w:colLast="0"/>
          <w:bookmarkEnd w:id="24"/>
          <w:sdt>
            <w:sdtPr>
              <w:tag w:val="goog_rdk_1885"/>
            </w:sdtPr>
            <w:sdtContent>
              <w:r w:rsidRPr="00000000" w:rsidDel="00000000" w:rsidR="00000000">
                <w:rPr>
                  <w:rtl w:val="0"/>
                  <w:rPrChange w:date="2022-04-27T21:31:15Z" w:author="Vinícius Russi" w:id="1">
                    <w:rPr>
                      <w:sz w:val="22"/>
                      <w:szCs w:val="22"/>
                    </w:rPr>
                  </w:rPrChange>
                </w:rPr>
                <w:t xml:space="preserve">4.1 </w:t>
              </w:r>
            </w:sdtContent>
          </w:sdt>
          <w:sdt>
            <w:sdtPr>
              <w:tag w:val="goog_rdk_1886"/>
            </w:sdtPr>
            <w:sdtContent>
              <w:r w:rsidRPr="00000000" w:rsidDel="00000000" w:rsidR="00000000">
                <w:rPr>
                  <w:rtl w:val="0"/>
                  <w:rPrChange w:date="2022-04-27T21:31:15Z" w:author="Vinícius Russi" w:id="1">
                    <w:rPr>
                      <w:sz w:val="22"/>
                      <w:szCs w:val="22"/>
                    </w:rPr>
                  </w:rPrChange>
                </w:rPr>
                <w:t xml:space="preserve">RESU</w:t>
              </w:r>
            </w:sdtContent>
          </w:sdt>
          <w:sdt>
            <w:sdtPr>
              <w:tag w:val="goog_rdk_1887"/>
            </w:sdtPr>
            <w:sdtContent>
              <w:r w:rsidRPr="00000000" w:rsidDel="00000000" w:rsidR="00000000">
                <w:rPr>
                  <w:rtl w:val="0"/>
                  <w:rPrChange w:date="2022-04-27T21:31:15Z" w:author="Vinícius Russi" w:id="1">
                    <w:rPr>
                      <w:sz w:val="22"/>
                      <w:szCs w:val="22"/>
                    </w:rPr>
                  </w:rPrChange>
                </w:rPr>
                <w:t xml:space="preserve">LTADOS BASEADOS NA ANÁLISE EXPLORATÓRIA DOS DADOS</w:t>
              </w:r>
            </w:sdtContent>
          </w:sdt>
        </w:p>
      </w:sdtContent>
    </w:sdt>
    <w:sdt>
      <w:sdtPr>
        <w:tag w:val="goog_rdk_1890"/>
      </w:sdtPr>
      <w:sdtContent>
        <w:p w:rsidRPr="00000000" w:rsidDel="00000000" w:rsidRDefault="00000000" w:rsidR="00000000" w:rsidP="00000000" w14:paraId="0000015D">
          <w:pPr>
            <w:ind w:left="0" w:firstLine="720"/>
            <w:rPr>
              <w:rPrChange w:date="2022-04-27T21:31:15Z" w:author="Vinícius Russi" w:id="1">
                <w:rPr>
                  <w:sz w:val="22"/>
                  <w:szCs w:val="22"/>
                </w:rPr>
              </w:rPrChange>
            </w:rPr>
          </w:pPr>
          <w:sdt>
            <w:sdtPr>
              <w:tag w:val="goog_rdk_1889"/>
            </w:sdtPr>
            <w:sdtContent>
              <w:r w:rsidRPr="00000000" w:rsidDel="00000000" w:rsidR="00000000">
                <w:rPr>
                  <w:rtl w:val="0"/>
                  <w:rPrChange w:date="2022-04-27T21:31:15Z" w:author="Vinícius Russi" w:id="1">
                    <w:rPr>
                      <w:sz w:val="22"/>
                      <w:szCs w:val="22"/>
                    </w:rPr>
                  </w:rPrChange>
                </w:rPr>
                <w:t xml:space="preserve">Por meio das perguntas formuladas na etapa de análise exploratória dos dados, observou-se padrões e tendências nos dados que serviram de embasamento para a seleção de variáveis independentes visando a predição do momento de falha.</w:t>
              </w:r>
            </w:sdtContent>
          </w:sdt>
        </w:p>
      </w:sdtContent>
    </w:sdt>
    <w:sdt>
      <w:sdtPr>
        <w:tag w:val="goog_rdk_1892"/>
      </w:sdtPr>
      <w:sdtContent>
        <w:p w:rsidRPr="00000000" w:rsidDel="00000000" w:rsidRDefault="00000000" w:rsidR="00000000" w:rsidP="00000000" w14:paraId="0000015E">
          <w:pPr>
            <w:rPr>
              <w:rPrChange w:date="2022-04-27T21:31:15Z" w:author="Vinícius Russi" w:id="1">
                <w:rPr>
                  <w:sz w:val="22"/>
                  <w:szCs w:val="22"/>
                </w:rPr>
              </w:rPrChange>
            </w:rPr>
          </w:pPr>
          <w:sdt>
            <w:sdtPr>
              <w:tag w:val="goog_rdk_1891"/>
            </w:sdtPr>
            <w:sdtContent>
              <w:r w:rsidRPr="00000000" w:rsidDel="00000000" w:rsidR="00000000">
                <w:rPr>
                  <w:rtl w:val="0"/>
                </w:rPr>
              </w:r>
            </w:sdtContent>
          </w:sdt>
        </w:p>
      </w:sdtContent>
    </w:sdt>
    <w:sdt>
      <w:sdtPr>
        <w:tag w:val="goog_rdk_1894"/>
      </w:sdtPr>
      <w:sdtContent>
        <w:p w:rsidRPr="00000000" w:rsidDel="00000000" w:rsidRDefault="00000000" w:rsidR="00000000" w:rsidP="00000000" w14:paraId="0000015F">
          <w:pPr>
            <w:pStyle w:val="Heading4"/>
            <w:rPr>
              <w:rPrChange w:date="2022-04-27T21:31:15Z" w:author="Vinícius Russi" w:id="1">
                <w:rPr>
                  <w:sz w:val="22"/>
                  <w:szCs w:val="22"/>
                </w:rPr>
              </w:rPrChange>
            </w:rPr>
          </w:pPr>
          <w:bookmarkStart w:id="25" w:name="_heading=h.nj9582upqb4b" w:colFirst="0" w:colLast="0"/>
          <w:bookmarkEnd w:id="25"/>
          <w:sdt>
            <w:sdtPr>
              <w:tag w:val="goog_rdk_1893"/>
            </w:sdtPr>
            <w:sdtContent>
              <w:r w:rsidRPr="00000000" w:rsidDel="00000000" w:rsidR="00000000">
                <w:rPr>
                  <w:rtl w:val="0"/>
                  <w:rPrChange w:date="2022-04-27T21:31:15Z" w:author="Vinícius Russi" w:id="1">
                    <w:rPr>
                      <w:sz w:val="22"/>
                      <w:szCs w:val="22"/>
                    </w:rPr>
                  </w:rPrChange>
                </w:rPr>
                <w:t xml:space="preserve">4.1.1 QUAL EQUIPAMENTO E OPERAÇÃO APRESENTOU O MAIOR NÚMERO DE MANUTENÇÕES?</w:t>
              </w:r>
            </w:sdtContent>
          </w:sdt>
        </w:p>
      </w:sdtContent>
    </w:sdt>
    <w:sdt>
      <w:sdtPr>
        <w:tag w:val="goog_rdk_1899"/>
      </w:sdtPr>
      <w:sdtContent>
        <w:p w:rsidRPr="00000000" w:rsidDel="00000000" w:rsidRDefault="00000000" w:rsidR="00000000" w:rsidP="00000000" w14:paraId="00000160">
          <w:pPr>
            <w:rPr>
              <w:rPrChange w:date="2022-04-27T21:31:15Z" w:author="Vinícius Russi" w:id="1">
                <w:rPr>
                  <w:sz w:val="22"/>
                  <w:szCs w:val="22"/>
                </w:rPr>
              </w:rPrChange>
            </w:rPr>
          </w:pPr>
          <w:sdt>
            <w:sdtPr>
              <w:tag w:val="goog_rdk_1895"/>
            </w:sdtPr>
            <w:sdtContent>
              <w:r w:rsidRPr="00000000" w:rsidDel="00000000" w:rsidR="00000000">
                <w:rPr>
                  <w:rtl w:val="0"/>
                  <w:rPrChange w:date="2022-04-27T21:31:15Z" w:author="Vinícius Russi" w:id="1">
                    <w:rPr>
                      <w:sz w:val="22"/>
                      <w:szCs w:val="22"/>
                    </w:rPr>
                  </w:rPrChange>
                </w:rPr>
                <w:t xml:space="preserve">Para identificar a escala de grandeza de manutenções por cada equipamento contido nos dados, foi criado</w:t>
              </w:r>
            </w:sdtContent>
          </w:sdt>
          <w:sdt>
            <w:sdtPr>
              <w:tag w:val="goog_rdk_1896"/>
            </w:sdtPr>
            <w:sdtContent>
              <w:ins w:date="2022-04-26T14:00:20Z" w:author="Sérgio Henrique" w:id="242"/>
              <w:sdt>
                <w:sdtPr>
                  <w:tag w:val="goog_rdk_1897"/>
                </w:sdtPr>
                <w:sdtContent>
                  <w:ins w:date="2022-04-26T14:00:20Z" w:author="Sérgio Henrique" w:id="242">
                    <w:r w:rsidRPr="00000000" w:rsidDel="00000000" w:rsidR="00000000">
                      <w:rPr>
                        <w:rtl w:val="0"/>
                        <w:rPrChange w:date="2022-04-27T21:31:15Z" w:author="Vinícius Russi" w:id="1">
                          <w:rPr>
                            <w:sz w:val="22"/>
                            <w:szCs w:val="22"/>
                          </w:rPr>
                        </w:rPrChange>
                      </w:rPr>
                      <w:t xml:space="preserve"> um</w:t>
                    </w:r>
                  </w:ins>
                </w:sdtContent>
              </w:sdt>
              <w:ins w:date="2022-04-26T14:00:20Z" w:author="Sérgio Henrique" w:id="242"/>
            </w:sdtContent>
          </w:sdt>
          <w:sdt>
            <w:sdtPr>
              <w:tag w:val="goog_rdk_1898"/>
            </w:sdtPr>
            <w:sdtContent>
              <w:r w:rsidRPr="00000000" w:rsidDel="00000000" w:rsidR="00000000">
                <w:rPr>
                  <w:rtl w:val="0"/>
                  <w:rPrChange w:date="2022-04-27T21:31:15Z" w:author="Vinícius Russi" w:id="1">
                    <w:rPr>
                      <w:sz w:val="22"/>
                      <w:szCs w:val="22"/>
                    </w:rPr>
                  </w:rPrChange>
                </w:rPr>
                <w:t xml:space="preserve"> gráfico de barras ordenando os equipamentos por quantidade de manutenções individuais (Figura 1).</w:t>
              </w:r>
            </w:sdtContent>
          </w:sdt>
        </w:p>
      </w:sdtContent>
    </w:sdt>
    <w:sdt>
      <w:sdtPr>
        <w:tag w:val="goog_rdk_1901"/>
      </w:sdtPr>
      <w:sdtContent>
        <w:p w:rsidRPr="00000000" w:rsidDel="00000000" w:rsidRDefault="00000000" w:rsidR="00000000" w:rsidP="00000000" w14:paraId="00000161">
          <w:pPr>
            <w:ind w:left="0" w:firstLine="0"/>
            <w:jc w:val="center"/>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4142497" cy="4105592"/>
                <wp:effectExtent b="0" r="0" t="0" l="0"/>
                <wp:docPr name="image8.png" id="1034"/>
                <a:graphic>
                  <a:graphicData uri="http://schemas.openxmlformats.org/drawingml/2006/picture">
                    <pic:pic>
                      <pic:nvPicPr>
                        <pic:cNvPr name="image8.png" id="0"/>
                        <pic:cNvPicPr preferRelativeResize="0"/>
                      </pic:nvPicPr>
                      <pic:blipFill>
                        <a:blip r:embed="rId16"/>
                        <a:srcRect b="0" r="0" t="0" l="0"/>
                        <a:stretch>
                          <a:fillRect/>
                        </a:stretch>
                      </pic:blipFill>
                      <pic:spPr>
                        <a:xfrm>
                          <a:off x="0" y="0"/>
                          <a:ext cx="4142497" cy="4105592"/>
                        </a:xfrm>
                        <a:prstGeom prst="rect"/>
                        <a:ln/>
                      </pic:spPr>
                    </pic:pic>
                  </a:graphicData>
                </a:graphic>
              </wp:inline>
            </w:drawing>
          </w:r>
          <w:sdt>
            <w:sdtPr>
              <w:tag w:val="goog_rdk_1900"/>
            </w:sdtPr>
            <w:sdtContent>
              <w:r w:rsidRPr="00000000" w:rsidDel="00000000" w:rsidR="00000000">
                <w:rPr>
                  <w:rtl w:val="0"/>
                </w:rPr>
              </w:r>
            </w:sdtContent>
          </w:sdt>
        </w:p>
      </w:sdtContent>
    </w:sdt>
    <w:sdt>
      <w:sdtPr>
        <w:tag w:val="goog_rdk_1906"/>
      </w:sdtPr>
      <w:sdtContent>
        <w:p w:rsidRPr="00000000" w:rsidDel="00000000" w:rsidRDefault="00000000" w:rsidR="00000000" w:rsidP="00000000" w14:paraId="00000162">
          <w:pPr>
            <w:ind w:left="0" w:firstLine="0"/>
            <w:jc w:val="center"/>
            <w:rPr>
              <w:ins w:date="2022-04-27T21:58:15Z" w:author="Vinícius Russi" w:id="243"/>
              <w:sz w:val="22"/>
              <w:szCs w:val="22"/>
              <w:rPrChange w:date="2022-04-27T21:31:15Z" w:author="Vinícius Russi" w:id="1">
                <w:rPr>
                  <w:sz w:val="18"/>
                  <w:szCs w:val="18"/>
                </w:rPr>
              </w:rPrChange>
            </w:rPr>
          </w:pPr>
          <w:sdt>
            <w:sdtPr>
              <w:tag w:val="goog_rdk_1902"/>
            </w:sdtPr>
            <w:sdtContent>
              <w:r w:rsidRPr="00000000" w:rsidDel="00000000" w:rsidR="00000000">
                <w:rPr>
                  <w:b w:val="1"/>
                  <w:sz w:val="22"/>
                  <w:szCs w:val="22"/>
                  <w:rtl w:val="0"/>
                  <w:rPrChange w:date="2022-04-27T21:31:15Z" w:author="Vinícius Russi" w:id="1">
                    <w:rPr>
                      <w:b w:val="1"/>
                      <w:sz w:val="18"/>
                      <w:szCs w:val="18"/>
                    </w:rPr>
                  </w:rPrChange>
                </w:rPr>
                <w:t xml:space="preserve">Figura 1 -</w:t>
              </w:r>
            </w:sdtContent>
          </w:sdt>
          <w:sdt>
            <w:sdtPr>
              <w:tag w:val="goog_rdk_1903"/>
            </w:sdtPr>
            <w:sdtContent>
              <w:r w:rsidRPr="00000000" w:rsidDel="00000000" w:rsidR="00000000">
                <w:rPr>
                  <w:sz w:val="22"/>
                  <w:szCs w:val="22"/>
                  <w:rtl w:val="0"/>
                  <w:rPrChange w:date="2022-04-27T21:31:15Z" w:author="Vinícius Russi" w:id="1">
                    <w:rPr>
                      <w:sz w:val="18"/>
                      <w:szCs w:val="18"/>
                    </w:rPr>
                  </w:rPrChange>
                </w:rPr>
                <w:t xml:space="preserve"> Gráfico de barra ordenado para o número de manutenções por equipamento</w:t>
              </w:r>
            </w:sdtContent>
          </w:sdt>
          <w:sdt>
            <w:sdtPr>
              <w:tag w:val="goog_rdk_1904"/>
            </w:sdtPr>
            <w:sdtContent>
              <w:ins w:date="2022-04-27T21:58:15Z" w:author="Vinícius Russi" w:id="243"/>
              <w:sdt>
                <w:sdtPr>
                  <w:tag w:val="goog_rdk_1905"/>
                </w:sdtPr>
                <w:sdtContent>
                  <w:ins w:date="2022-04-27T21:58:15Z" w:author="Vinícius Russi" w:id="243">
                    <w:r w:rsidRPr="00000000" w:rsidDel="00000000" w:rsidR="00000000">
                      <w:rPr>
                        <w:rtl w:val="0"/>
                      </w:rPr>
                    </w:r>
                  </w:ins>
                </w:sdtContent>
              </w:sdt>
              <w:ins w:date="2022-04-27T21:58:15Z" w:author="Vinícius Russi" w:id="243"/>
            </w:sdtContent>
          </w:sdt>
        </w:p>
      </w:sdtContent>
    </w:sdt>
    <w:sdt>
      <w:sdtPr>
        <w:tag w:val="goog_rdk_1911"/>
      </w:sdtPr>
      <w:sdtContent>
        <w:p w:rsidRPr="00000000" w:rsidDel="00000000" w:rsidRDefault="00000000" w:rsidR="00000000" w:rsidP="00000000" w14:paraId="00000163">
          <w:pPr>
            <w:ind w:left="0" w:firstLine="0"/>
            <w:jc w:val="center"/>
            <w:rPr>
              <w:rPrChange w:date="2022-04-27T21:31:15Z" w:author="Vinícius Russi" w:id="1">
                <w:rPr>
                  <w:sz w:val="22"/>
                  <w:szCs w:val="22"/>
                </w:rPr>
              </w:rPrChange>
            </w:rPr>
          </w:pPr>
          <w:sdt>
            <w:sdtPr>
              <w:tag w:val="goog_rdk_1908"/>
            </w:sdtPr>
            <w:sdtContent>
              <w:del w:date="2022-04-27T21:58:14Z" w:author="Vinícius Russi" w:id="244"/>
              <w:sdt>
                <w:sdtPr>
                  <w:tag w:val="goog_rdk_1909"/>
                </w:sdtPr>
                <w:sdtContent>
                  <w:del w:date="2022-04-27T21:58:14Z" w:author="Vinícius Russi" w:id="244">
                    <w:r w:rsidRPr="00000000" w:rsidDel="00000000" w:rsidR="00000000">
                      <w:rPr>
                        <w:rtl w:val="0"/>
                        <w:rPrChange w:date="2022-04-27T21:31:15Z" w:author="Vinícius Russi" w:id="1">
                          <w:rPr>
                            <w:sz w:val="18"/>
                            <w:szCs w:val="18"/>
                          </w:rPr>
                        </w:rPrChange>
                      </w:rPr>
                      <w:delText xml:space="preserve">.</w:delText>
                    </w:r>
                  </w:del>
                </w:sdtContent>
              </w:sdt>
              <w:del w:date="2022-04-27T21:58:14Z" w:author="Vinícius Russi" w:id="244"/>
            </w:sdtContent>
          </w:sdt>
          <w:sdt>
            <w:sdtPr>
              <w:tag w:val="goog_rdk_1910"/>
            </w:sdtPr>
            <w:sdtContent>
              <w:r w:rsidRPr="00000000" w:rsidDel="00000000" w:rsidR="00000000">
                <w:rPr>
                  <w:rtl w:val="0"/>
                </w:rPr>
              </w:r>
            </w:sdtContent>
          </w:sdt>
        </w:p>
      </w:sdtContent>
    </w:sdt>
    <w:sdt>
      <w:sdtPr>
        <w:tag w:val="goog_rdk_1929"/>
      </w:sdtPr>
      <w:sdtContent>
        <w:p w:rsidRPr="00000000" w:rsidDel="00000000" w:rsidRDefault="00000000" w:rsidR="00000000" w:rsidP="00000000" w14:paraId="00000164">
          <w:pPr>
            <w:ind w:left="0" w:firstLine="720"/>
            <w:rPr>
              <w:rPrChange w:date="2022-04-27T21:31:15Z" w:author="Vinícius Russi" w:id="1">
                <w:rPr>
                  <w:sz w:val="22"/>
                  <w:szCs w:val="22"/>
                </w:rPr>
              </w:rPrChange>
            </w:rPr>
          </w:pPr>
          <w:sdt>
            <w:sdtPr>
              <w:tag w:val="goog_rdk_1912"/>
            </w:sdtPr>
            <w:sdtContent>
              <w:r w:rsidRPr="00000000" w:rsidDel="00000000" w:rsidR="00000000">
                <w:rPr>
                  <w:rtl w:val="0"/>
                  <w:rPrChange w:date="2022-04-27T21:31:15Z" w:author="Vinícius Russi" w:id="1">
                    <w:rPr>
                      <w:sz w:val="22"/>
                      <w:szCs w:val="22"/>
                    </w:rPr>
                  </w:rPrChange>
                </w:rPr>
                <w:t xml:space="preserve">Foi possível evidenciar que o equipamento HV08 é o equipamento com o maior número de manutenções registradas</w:t>
              </w:r>
            </w:sdtContent>
          </w:sdt>
          <w:sdt>
            <w:sdtPr>
              <w:tag w:val="goog_rdk_1913"/>
            </w:sdtPr>
            <w:sdtContent>
              <w:del w:date="2022-04-26T14:00:39Z" w:author="Sérgio Henrique" w:id="245"/>
              <w:sdt>
                <w:sdtPr>
                  <w:tag w:val="goog_rdk_1914"/>
                </w:sdtPr>
                <w:sdtContent>
                  <w:del w:date="2022-04-26T14:00:39Z" w:author="Sérgio Henrique" w:id="245">
                    <w:r w:rsidRPr="00000000" w:rsidDel="00000000" w:rsidR="00000000">
                      <w:rPr>
                        <w:rtl w:val="0"/>
                        <w:rPrChange w:date="2022-04-27T21:31:15Z" w:author="Vinícius Russi" w:id="1">
                          <w:rPr>
                            <w:sz w:val="22"/>
                            <w:szCs w:val="22"/>
                          </w:rPr>
                        </w:rPrChange>
                      </w:rPr>
                      <w:delText xml:space="preserve">,</w:delText>
                    </w:r>
                  </w:del>
                </w:sdtContent>
              </w:sdt>
              <w:del w:date="2022-04-26T14:00:39Z" w:author="Sérgio Henrique" w:id="245"/>
            </w:sdtContent>
          </w:sdt>
          <w:sdt>
            <w:sdtPr>
              <w:tag w:val="goog_rdk_1915"/>
            </w:sdtPr>
            <w:sdtContent>
              <w:ins w:date="2022-04-26T14:00:39Z" w:author="Sérgio Henrique" w:id="245"/>
              <w:sdt>
                <w:sdtPr>
                  <w:tag w:val="goog_rdk_1916"/>
                </w:sdtPr>
                <w:sdtContent>
                  <w:ins w:date="2022-04-26T14:00:39Z" w:author="Sérgio Henrique" w:id="245">
                    <w:r w:rsidRPr="00000000" w:rsidDel="00000000" w:rsidR="00000000">
                      <w:rPr>
                        <w:rtl w:val="0"/>
                        <w:rPrChange w:date="2022-04-27T21:31:15Z" w:author="Vinícius Russi" w:id="1">
                          <w:rPr>
                            <w:sz w:val="22"/>
                            <w:szCs w:val="22"/>
                          </w:rPr>
                        </w:rPrChange>
                      </w:rPr>
                      <w:t xml:space="preserve">.</w:t>
                    </w:r>
                  </w:ins>
                </w:sdtContent>
              </w:sdt>
              <w:ins w:date="2022-04-26T14:00:39Z" w:author="Sérgio Henrique" w:id="245"/>
            </w:sdtContent>
          </w:sdt>
          <w:sdt>
            <w:sdtPr>
              <w:tag w:val="goog_rdk_1917"/>
            </w:sdtPr>
            <w:sdtContent>
              <w:r w:rsidRPr="00000000" w:rsidDel="00000000" w:rsidR="00000000">
                <w:rPr>
                  <w:rtl w:val="0"/>
                  <w:rPrChange w:date="2022-04-27T21:31:15Z" w:author="Vinícius Russi" w:id="1">
                    <w:rPr>
                      <w:sz w:val="22"/>
                      <w:szCs w:val="22"/>
                    </w:rPr>
                  </w:rPrChange>
                </w:rPr>
                <w:t xml:space="preserve"> </w:t>
              </w:r>
            </w:sdtContent>
          </w:sdt>
          <w:sdt>
            <w:sdtPr>
              <w:tag w:val="goog_rdk_1918"/>
            </w:sdtPr>
            <w:sdtContent>
              <w:del w:date="2022-04-26T14:00:41Z" w:author="Sérgio Henrique" w:id="246"/>
              <w:sdt>
                <w:sdtPr>
                  <w:tag w:val="goog_rdk_1919"/>
                </w:sdtPr>
                <w:sdtContent>
                  <w:del w:date="2022-04-26T14:00:41Z" w:author="Sérgio Henrique" w:id="246">
                    <w:r w:rsidRPr="00000000" w:rsidDel="00000000" w:rsidR="00000000">
                      <w:rPr>
                        <w:rtl w:val="0"/>
                        <w:rPrChange w:date="2022-04-27T21:31:15Z" w:author="Vinícius Russi" w:id="1">
                          <w:rPr>
                            <w:sz w:val="22"/>
                            <w:szCs w:val="22"/>
                          </w:rPr>
                        </w:rPrChange>
                      </w:rPr>
                      <w:delText xml:space="preserve">e</w:delText>
                    </w:r>
                  </w:del>
                </w:sdtContent>
              </w:sdt>
              <w:del w:date="2022-04-26T14:00:41Z" w:author="Sérgio Henrique" w:id="246"/>
            </w:sdtContent>
          </w:sdt>
          <w:sdt>
            <w:sdtPr>
              <w:tag w:val="goog_rdk_1920"/>
            </w:sdtPr>
            <w:sdtContent>
              <w:ins w:date="2022-04-26T14:00:41Z" w:author="Sérgio Henrique" w:id="246"/>
              <w:sdt>
                <w:sdtPr>
                  <w:tag w:val="goog_rdk_1921"/>
                </w:sdtPr>
                <w:sdtContent>
                  <w:ins w:date="2022-04-26T14:00:41Z" w:author="Sérgio Henrique" w:id="246">
                    <w:r w:rsidRPr="00000000" w:rsidDel="00000000" w:rsidR="00000000">
                      <w:rPr>
                        <w:rtl w:val="0"/>
                        <w:rPrChange w:date="2022-04-27T21:31:15Z" w:author="Vinícius Russi" w:id="1">
                          <w:rPr>
                            <w:sz w:val="22"/>
                            <w:szCs w:val="22"/>
                          </w:rPr>
                        </w:rPrChange>
                      </w:rPr>
                      <w:t xml:space="preserve">E</w:t>
                    </w:r>
                  </w:ins>
                </w:sdtContent>
              </w:sdt>
              <w:ins w:date="2022-04-26T14:00:41Z" w:author="Sérgio Henrique" w:id="246"/>
            </w:sdtContent>
          </w:sdt>
          <w:sdt>
            <w:sdtPr>
              <w:tag w:val="goog_rdk_1922"/>
            </w:sdtPr>
            <w:sdtContent>
              <w:r w:rsidRPr="00000000" w:rsidDel="00000000" w:rsidR="00000000">
                <w:rPr>
                  <w:rtl w:val="0"/>
                  <w:rPrChange w:date="2022-04-27T21:31:15Z" w:author="Vinícius Russi" w:id="1">
                    <w:rPr>
                      <w:sz w:val="22"/>
                      <w:szCs w:val="22"/>
                    </w:rPr>
                  </w:rPrChange>
                </w:rPr>
                <w:t xml:space="preserve">m linhas gerais, é possível evidenciar também que equipamentos com o código TAC, que são usados na atividade de baldeio, </w:t>
              </w:r>
            </w:sdtContent>
          </w:sdt>
          <w:sdt>
            <w:sdtPr>
              <w:tag w:val="goog_rdk_1923"/>
            </w:sdtPr>
            <w:sdtContent>
              <w:del w:date="2022-04-26T14:00:56Z" w:author="Sérgio Henrique" w:id="247"/>
              <w:sdt>
                <w:sdtPr>
                  <w:tag w:val="goog_rdk_1924"/>
                </w:sdtPr>
                <w:sdtContent>
                  <w:del w:date="2022-04-26T14:00:56Z" w:author="Sérgio Henrique" w:id="247">
                    <w:r w:rsidRPr="00000000" w:rsidDel="00000000" w:rsidR="00000000">
                      <w:rPr>
                        <w:rtl w:val="0"/>
                        <w:rPrChange w:date="2022-04-27T21:31:15Z" w:author="Vinícius Russi" w:id="1">
                          <w:rPr>
                            <w:sz w:val="22"/>
                            <w:szCs w:val="22"/>
                          </w:rPr>
                        </w:rPrChange>
                      </w:rPr>
                      <w:delText xml:space="preserve">se </w:delText>
                    </w:r>
                  </w:del>
                </w:sdtContent>
              </w:sdt>
              <w:del w:date="2022-04-26T14:00:56Z" w:author="Sérgio Henrique" w:id="247"/>
            </w:sdtContent>
          </w:sdt>
          <w:sdt>
            <w:sdtPr>
              <w:tag w:val="goog_rdk_1925"/>
            </w:sdtPr>
            <w:sdtContent>
              <w:r w:rsidRPr="00000000" w:rsidDel="00000000" w:rsidR="00000000">
                <w:rPr>
                  <w:rtl w:val="0"/>
                  <w:rPrChange w:date="2022-04-27T21:31:15Z" w:author="Vinícius Russi" w:id="1">
                    <w:rPr>
                      <w:sz w:val="22"/>
                      <w:szCs w:val="22"/>
                    </w:rPr>
                  </w:rPrChange>
                </w:rPr>
                <w:t xml:space="preserve">mostram</w:t>
              </w:r>
            </w:sdtContent>
          </w:sdt>
          <w:sdt>
            <w:sdtPr>
              <w:tag w:val="goog_rdk_1926"/>
            </w:sdtPr>
            <w:sdtContent>
              <w:ins w:date="2022-04-26T14:01:00Z" w:author="Sérgio Henrique" w:id="248"/>
              <w:sdt>
                <w:sdtPr>
                  <w:tag w:val="goog_rdk_1927"/>
                </w:sdtPr>
                <w:sdtContent>
                  <w:ins w:date="2022-04-26T14:01:00Z" w:author="Sérgio Henrique" w:id="248">
                    <w:r w:rsidRPr="00000000" w:rsidDel="00000000" w:rsidR="00000000">
                      <w:rPr>
                        <w:rtl w:val="0"/>
                        <w:rPrChange w:date="2022-04-27T21:31:15Z" w:author="Vinícius Russi" w:id="1">
                          <w:rPr>
                            <w:sz w:val="22"/>
                            <w:szCs w:val="22"/>
                          </w:rPr>
                        </w:rPrChange>
                      </w:rPr>
                      <w:t xml:space="preserve">-se</w:t>
                    </w:r>
                  </w:ins>
                </w:sdtContent>
              </w:sdt>
              <w:ins w:date="2022-04-26T14:01:00Z" w:author="Sérgio Henrique" w:id="248"/>
            </w:sdtContent>
          </w:sdt>
          <w:sdt>
            <w:sdtPr>
              <w:tag w:val="goog_rdk_1928"/>
            </w:sdtPr>
            <w:sdtContent>
              <w:r w:rsidRPr="00000000" w:rsidDel="00000000" w:rsidR="00000000">
                <w:rPr>
                  <w:rtl w:val="0"/>
                  <w:rPrChange w:date="2022-04-27T21:31:15Z" w:author="Vinícius Russi" w:id="1">
                    <w:rPr>
                      <w:sz w:val="22"/>
                      <w:szCs w:val="22"/>
                    </w:rPr>
                  </w:rPrChange>
                </w:rPr>
                <w:t xml:space="preserve"> fortemente presentes entre os dez primeiros registros visualizados, indicando que essa grupo de atividade tem a maior frequência de manutenções entre todas as analisadas, representando mais de 50% do total de manutenções realizadas (Figura 2).</w:t>
              </w:r>
            </w:sdtContent>
          </w:sdt>
        </w:p>
      </w:sdtContent>
    </w:sdt>
    <w:sdt>
      <w:sdtPr>
        <w:tag w:val="goog_rdk_1931"/>
      </w:sdtPr>
      <w:sdtContent>
        <w:p w:rsidRPr="00000000" w:rsidDel="00000000" w:rsidRDefault="00000000" w:rsidR="00000000" w:rsidP="00000000" w14:paraId="00000165">
          <w:pPr>
            <w:ind w:left="0" w:firstLine="0"/>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5579435" cy="3136900"/>
                <wp:effectExtent b="0" r="0" t="0" l="0"/>
                <wp:docPr name="image18.png" id="1050"/>
                <a:graphic>
                  <a:graphicData uri="http://schemas.openxmlformats.org/drawingml/2006/picture">
                    <pic:pic>
                      <pic:nvPicPr>
                        <pic:cNvPr name="image18.png" id="0"/>
                        <pic:cNvPicPr preferRelativeResize="0"/>
                      </pic:nvPicPr>
                      <pic:blipFill>
                        <a:blip r:embed="rId17"/>
                        <a:srcRect b="0" r="0" t="0" l="0"/>
                        <a:stretch>
                          <a:fillRect/>
                        </a:stretch>
                      </pic:blipFill>
                      <pic:spPr>
                        <a:xfrm>
                          <a:off x="0" y="0"/>
                          <a:ext cx="5579435" cy="3136900"/>
                        </a:xfrm>
                        <a:prstGeom prst="rect"/>
                        <a:ln/>
                      </pic:spPr>
                    </pic:pic>
                  </a:graphicData>
                </a:graphic>
              </wp:inline>
            </w:drawing>
          </w:r>
          <w:sdt>
            <w:sdtPr>
              <w:tag w:val="goog_rdk_1930"/>
            </w:sdtPr>
            <w:sdtContent>
              <w:r w:rsidRPr="00000000" w:rsidDel="00000000" w:rsidR="00000000">
                <w:rPr>
                  <w:rtl w:val="0"/>
                </w:rPr>
              </w:r>
            </w:sdtContent>
          </w:sdt>
        </w:p>
      </w:sdtContent>
    </w:sdt>
    <w:sdt>
      <w:sdtPr>
        <w:tag w:val="goog_rdk_1937"/>
      </w:sdtPr>
      <w:sdtContent>
        <w:p w:rsidRPr="00000000" w:rsidDel="00000000" w:rsidRDefault="00000000" w:rsidR="00000000" w:rsidP="00000000" w14:paraId="00000166">
          <w:pPr>
            <w:ind w:firstLine="0"/>
            <w:jc w:val="center"/>
            <w:rPr>
              <w:sz w:val="20"/>
              <w:szCs w:val="20"/>
              <w:rPrChange w:date="2022-04-27T21:31:15Z" w:author="Vinícius Russi" w:id="1">
                <w:rPr>
                  <w:sz w:val="18"/>
                  <w:szCs w:val="18"/>
                </w:rPr>
              </w:rPrChange>
            </w:rPr>
          </w:pPr>
          <w:sdt>
            <w:sdtPr>
              <w:tag w:val="goog_rdk_1932"/>
            </w:sdtPr>
            <w:sdtContent>
              <w:r w:rsidRPr="00000000" w:rsidDel="00000000" w:rsidR="00000000">
                <w:rPr>
                  <w:b w:val="1"/>
                  <w:sz w:val="20"/>
                  <w:szCs w:val="20"/>
                  <w:rtl w:val="0"/>
                  <w:rPrChange w:date="2022-04-27T21:31:15Z" w:author="Vinícius Russi" w:id="1">
                    <w:rPr>
                      <w:b w:val="1"/>
                      <w:sz w:val="18"/>
                      <w:szCs w:val="18"/>
                    </w:rPr>
                  </w:rPrChange>
                </w:rPr>
                <w:t xml:space="preserve">Figura 2 -</w:t>
              </w:r>
            </w:sdtContent>
          </w:sdt>
          <w:sdt>
            <w:sdtPr>
              <w:tag w:val="goog_rdk_1933"/>
            </w:sdtPr>
            <w:sdtContent>
              <w:r w:rsidRPr="00000000" w:rsidDel="00000000" w:rsidR="00000000">
                <w:rPr>
                  <w:sz w:val="20"/>
                  <w:szCs w:val="20"/>
                  <w:rtl w:val="0"/>
                  <w:rPrChange w:date="2022-04-27T21:31:15Z" w:author="Vinícius Russi" w:id="1">
                    <w:rPr>
                      <w:sz w:val="18"/>
                      <w:szCs w:val="18"/>
                    </w:rPr>
                  </w:rPrChange>
                </w:rPr>
                <w:t xml:space="preserve"> Gráfico de barra ordenado para o número de manutenções por grupo de operação</w:t>
              </w:r>
            </w:sdtContent>
          </w:sdt>
          <w:sdt>
            <w:sdtPr>
              <w:tag w:val="goog_rdk_1934"/>
            </w:sdtPr>
            <w:sdtContent>
              <w:del w:date="2022-04-27T21:58:05Z" w:author="Vinícius Russi" w:id="249"/>
              <w:sdt>
                <w:sdtPr>
                  <w:tag w:val="goog_rdk_1935"/>
                </w:sdtPr>
                <w:sdtContent>
                  <w:del w:date="2022-04-27T21:58:05Z" w:author="Vinícius Russi" w:id="249">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8:05Z" w:author="Vinícius Russi" w:id="249"/>
            </w:sdtContent>
          </w:sdt>
          <w:sdt>
            <w:sdtPr>
              <w:tag w:val="goog_rdk_1936"/>
            </w:sdtPr>
            <w:sdtContent>
              <w:r w:rsidRPr="00000000" w:rsidDel="00000000" w:rsidR="00000000">
                <w:rPr>
                  <w:rtl w:val="0"/>
                </w:rPr>
              </w:r>
            </w:sdtContent>
          </w:sdt>
        </w:p>
      </w:sdtContent>
    </w:sdt>
    <w:sdt>
      <w:sdtPr>
        <w:tag w:val="goog_rdk_1939"/>
      </w:sdtPr>
      <w:sdtContent>
        <w:p w:rsidRPr="00000000" w:rsidDel="00000000" w:rsidRDefault="00000000" w:rsidR="00000000" w:rsidP="00000000" w14:paraId="00000167">
          <w:pPr>
            <w:ind w:left="0" w:firstLine="0"/>
            <w:rPr>
              <w:rPrChange w:date="2022-04-27T21:31:15Z" w:author="Vinícius Russi" w:id="1">
                <w:rPr>
                  <w:sz w:val="22"/>
                  <w:szCs w:val="22"/>
                </w:rPr>
              </w:rPrChange>
            </w:rPr>
          </w:pPr>
          <w:sdt>
            <w:sdtPr>
              <w:tag w:val="goog_rdk_1938"/>
            </w:sdtPr>
            <w:sdtContent>
              <w:r w:rsidRPr="00000000" w:rsidDel="00000000" w:rsidR="00000000">
                <w:rPr>
                  <w:rtl w:val="0"/>
                </w:rPr>
              </w:r>
            </w:sdtContent>
          </w:sdt>
        </w:p>
      </w:sdtContent>
    </w:sdt>
    <w:sdt>
      <w:sdtPr>
        <w:tag w:val="goog_rdk_1941"/>
      </w:sdtPr>
      <w:sdtContent>
        <w:p w:rsidRPr="00000000" w:rsidDel="00000000" w:rsidRDefault="00000000" w:rsidR="00000000" w:rsidP="00000000" w14:paraId="00000168">
          <w:pPr>
            <w:pStyle w:val="Heading4"/>
            <w:rPr>
              <w:rPrChange w:date="2022-04-27T21:31:15Z" w:author="Vinícius Russi" w:id="1">
                <w:rPr>
                  <w:sz w:val="22"/>
                  <w:szCs w:val="22"/>
                </w:rPr>
              </w:rPrChange>
            </w:rPr>
          </w:pPr>
          <w:bookmarkStart w:id="26" w:name="_heading=h.csra551rw8e9" w:colFirst="0" w:colLast="0"/>
          <w:bookmarkEnd w:id="26"/>
          <w:sdt>
            <w:sdtPr>
              <w:tag w:val="goog_rdk_1940"/>
            </w:sdtPr>
            <w:sdtContent>
              <w:r w:rsidRPr="00000000" w:rsidDel="00000000" w:rsidR="00000000">
                <w:rPr>
                  <w:rtl w:val="0"/>
                  <w:rPrChange w:date="2022-04-27T21:31:15Z" w:author="Vinícius Russi" w:id="1">
                    <w:rPr>
                      <w:sz w:val="22"/>
                      <w:szCs w:val="22"/>
                    </w:rPr>
                  </w:rPrChange>
                </w:rPr>
                <w:t xml:space="preserve">4.1.2 QUAL É O TEMPO MÉDIO PARA MANUTENÇÃO EM HORAS POR MÊS?</w:t>
              </w:r>
            </w:sdtContent>
          </w:sdt>
        </w:p>
      </w:sdtContent>
    </w:sdt>
    <w:sdt>
      <w:sdtPr>
        <w:tag w:val="goog_rdk_1993"/>
      </w:sdtPr>
      <w:sdtContent>
        <w:p w:rsidRPr="00000000" w:rsidDel="00000000" w:rsidRDefault="00000000" w:rsidR="00000000" w:rsidP="00000000" w14:paraId="00000169">
          <w:pPr>
            <w:rPr>
              <w:rPrChange w:date="2022-04-27T21:31:15Z" w:author="Vinícius Russi" w:id="1">
                <w:rPr>
                  <w:sz w:val="22"/>
                  <w:szCs w:val="22"/>
                </w:rPr>
              </w:rPrChange>
            </w:rPr>
          </w:pPr>
          <w:sdt>
            <w:sdtPr>
              <w:tag w:val="goog_rdk_1942"/>
            </w:sdtPr>
            <w:sdtContent>
              <w:r w:rsidRPr="00000000" w:rsidDel="00000000" w:rsidR="00000000">
                <w:rPr>
                  <w:rtl w:val="0"/>
                  <w:rPrChange w:date="2022-04-27T21:31:15Z" w:author="Vinícius Russi" w:id="1">
                    <w:rPr>
                      <w:sz w:val="22"/>
                      <w:szCs w:val="22"/>
                    </w:rPr>
                  </w:rPrChange>
                </w:rPr>
                <w:t xml:space="preserve">O tempo médio para reparo nas manutenções dentro do conjunto de dados é de 43.96 horas</w:t>
              </w:r>
            </w:sdtContent>
          </w:sdt>
          <w:sdt>
            <w:sdtPr>
              <w:tag w:val="goog_rdk_1943"/>
            </w:sdtPr>
            <w:sdtContent>
              <w:ins w:date="2022-04-26T14:02:42Z" w:author="Sérgio Henrique" w:id="250"/>
              <w:sdt>
                <w:sdtPr>
                  <w:tag w:val="goog_rdk_1944"/>
                </w:sdtPr>
                <w:sdtContent>
                  <w:ins w:date="2022-04-26T14:02:42Z" w:author="Sérgio Henrique" w:id="250">
                    <w:r w:rsidRPr="00000000" w:rsidDel="00000000" w:rsidR="00000000">
                      <w:rPr>
                        <w:rtl w:val="0"/>
                        <w:rPrChange w:date="2022-04-27T21:31:15Z" w:author="Vinícius Russi" w:id="1">
                          <w:rPr>
                            <w:sz w:val="22"/>
                            <w:szCs w:val="22"/>
                          </w:rPr>
                        </w:rPrChange>
                      </w:rPr>
                      <w:t xml:space="preserve">.</w:t>
                    </w:r>
                  </w:ins>
                </w:sdtContent>
              </w:sdt>
              <w:ins w:date="2022-04-26T14:02:42Z" w:author="Sérgio Henrique" w:id="250"/>
            </w:sdtContent>
          </w:sdt>
          <w:sdt>
            <w:sdtPr>
              <w:tag w:val="goog_rdk_1945"/>
            </w:sdtPr>
            <w:sdtContent>
              <w:del w:date="2022-04-26T14:02:42Z" w:author="Sérgio Henrique" w:id="250"/>
              <w:sdt>
                <w:sdtPr>
                  <w:tag w:val="goog_rdk_1946"/>
                </w:sdtPr>
                <w:sdtContent>
                  <w:del w:date="2022-04-26T14:02:42Z" w:author="Sérgio Henrique" w:id="250">
                    <w:r w:rsidRPr="00000000" w:rsidDel="00000000" w:rsidR="00000000">
                      <w:rPr>
                        <w:rtl w:val="0"/>
                        <w:rPrChange w:date="2022-04-27T21:31:15Z" w:author="Vinícius Russi" w:id="1">
                          <w:rPr>
                            <w:sz w:val="22"/>
                            <w:szCs w:val="22"/>
                          </w:rPr>
                        </w:rPrChange>
                      </w:rPr>
                      <w:delText xml:space="preserve">,</w:delText>
                    </w:r>
                  </w:del>
                </w:sdtContent>
              </w:sdt>
              <w:del w:date="2022-04-26T14:02:42Z" w:author="Sérgio Henrique" w:id="250"/>
            </w:sdtContent>
          </w:sdt>
          <w:sdt>
            <w:sdtPr>
              <w:tag w:val="goog_rdk_1947"/>
            </w:sdtPr>
            <w:sdtContent>
              <w:r w:rsidRPr="00000000" w:rsidDel="00000000" w:rsidR="00000000">
                <w:rPr>
                  <w:rtl w:val="0"/>
                  <w:rPrChange w:date="2022-04-27T21:31:15Z" w:author="Vinícius Russi" w:id="1">
                    <w:rPr>
                      <w:sz w:val="22"/>
                      <w:szCs w:val="22"/>
                    </w:rPr>
                  </w:rPrChange>
                </w:rPr>
                <w:t xml:space="preserve"> </w:t>
              </w:r>
            </w:sdtContent>
          </w:sdt>
          <w:sdt>
            <w:sdtPr>
              <w:tag w:val="goog_rdk_1948"/>
            </w:sdtPr>
            <w:sdtContent>
              <w:del w:date="2022-04-26T14:01:45Z" w:author="Sérgio Henrique" w:id="251"/>
              <w:sdt>
                <w:sdtPr>
                  <w:tag w:val="goog_rdk_1949"/>
                </w:sdtPr>
                <w:sdtContent>
                  <w:del w:date="2022-04-26T14:01:45Z" w:author="Sérgio Henrique" w:id="251">
                    <w:r w:rsidRPr="00000000" w:rsidDel="00000000" w:rsidR="00000000">
                      <w:rPr>
                        <w:rtl w:val="0"/>
                        <w:rPrChange w:date="2022-04-27T21:31:15Z" w:author="Vinícius Russi" w:id="1">
                          <w:rPr>
                            <w:sz w:val="22"/>
                            <w:szCs w:val="22"/>
                          </w:rPr>
                        </w:rPrChange>
                      </w:rPr>
                      <w:delText xml:space="preserve">onde a</w:delText>
                    </w:r>
                  </w:del>
                </w:sdtContent>
              </w:sdt>
              <w:del w:date="2022-04-26T14:01:45Z" w:author="Sérgio Henrique" w:id="251"/>
            </w:sdtContent>
          </w:sdt>
          <w:sdt>
            <w:sdtPr>
              <w:tag w:val="goog_rdk_1950"/>
            </w:sdtPr>
            <w:sdtContent>
              <w:ins w:date="2022-04-26T14:01:45Z" w:author="Sérgio Henrique" w:id="251"/>
              <w:sdt>
                <w:sdtPr>
                  <w:tag w:val="goog_rdk_1951"/>
                </w:sdtPr>
                <w:sdtContent>
                  <w:ins w:date="2022-04-26T14:01:45Z" w:author="Sérgio Henrique" w:id="251">
                    <w:r w:rsidRPr="00000000" w:rsidDel="00000000" w:rsidR="00000000">
                      <w:rPr>
                        <w:rtl w:val="0"/>
                        <w:rPrChange w:date="2022-04-27T21:31:15Z" w:author="Vinícius Russi" w:id="1">
                          <w:rPr>
                            <w:sz w:val="22"/>
                            <w:szCs w:val="22"/>
                          </w:rPr>
                        </w:rPrChange>
                      </w:rPr>
                      <w:t xml:space="preserve">A</w:t>
                    </w:r>
                  </w:ins>
                </w:sdtContent>
              </w:sdt>
              <w:ins w:date="2022-04-26T14:01:45Z" w:author="Sérgio Henrique" w:id="251"/>
            </w:sdtContent>
          </w:sdt>
          <w:sdt>
            <w:sdtPr>
              <w:tag w:val="goog_rdk_1952"/>
            </w:sdtPr>
            <w:sdtContent>
              <w:r w:rsidRPr="00000000" w:rsidDel="00000000" w:rsidR="00000000">
                <w:rPr>
                  <w:rtl w:val="0"/>
                  <w:rPrChange w:date="2022-04-27T21:31:15Z" w:author="Vinícius Russi" w:id="1">
                    <w:rPr>
                      <w:sz w:val="22"/>
                      <w:szCs w:val="22"/>
                    </w:rPr>
                  </w:rPrChange>
                </w:rPr>
                <w:t xml:space="preserve">o analisar o resultado consolidado mês a mês</w:t>
              </w:r>
            </w:sdtContent>
          </w:sdt>
          <w:sdt>
            <w:sdtPr>
              <w:tag w:val="goog_rdk_1953"/>
            </w:sdtPr>
            <w:sdtContent>
              <w:ins w:date="2022-04-26T14:01:49Z" w:author="Sérgio Henrique" w:id="252"/>
              <w:sdt>
                <w:sdtPr>
                  <w:tag w:val="goog_rdk_1954"/>
                </w:sdtPr>
                <w:sdtContent>
                  <w:ins w:date="2022-04-26T14:01:49Z" w:author="Sérgio Henrique" w:id="252">
                    <w:r w:rsidRPr="00000000" w:rsidDel="00000000" w:rsidR="00000000">
                      <w:rPr>
                        <w:rtl w:val="0"/>
                        <w:rPrChange w:date="2022-04-27T21:31:15Z" w:author="Vinícius Russi" w:id="1">
                          <w:rPr>
                            <w:sz w:val="22"/>
                            <w:szCs w:val="22"/>
                          </w:rPr>
                        </w:rPrChange>
                      </w:rPr>
                      <w:t xml:space="preserve">,</w:t>
                    </w:r>
                  </w:ins>
                </w:sdtContent>
              </w:sdt>
              <w:ins w:date="2022-04-26T14:01:49Z" w:author="Sérgio Henrique" w:id="252"/>
            </w:sdtContent>
          </w:sdt>
          <w:sdt>
            <w:sdtPr>
              <w:tag w:val="goog_rdk_1955"/>
            </w:sdtPr>
            <w:sdtContent>
              <w:r w:rsidRPr="00000000" w:rsidDel="00000000" w:rsidR="00000000">
                <w:rPr>
                  <w:rtl w:val="0"/>
                  <w:rPrChange w:date="2022-04-27T21:31:15Z" w:author="Vinícius Russi" w:id="1">
                    <w:rPr>
                      <w:sz w:val="22"/>
                      <w:szCs w:val="22"/>
                    </w:rPr>
                  </w:rPrChange>
                </w:rPr>
                <w:t xml:space="preserve"> temos picos</w:t>
              </w:r>
            </w:sdtContent>
          </w:sdt>
          <w:sdt>
            <w:sdtPr>
              <w:tag w:val="goog_rdk_1956"/>
            </w:sdtPr>
            <w:sdtContent>
              <w:ins w:date="2022-04-26T14:01:54Z" w:author="Sérgio Henrique" w:id="253"/>
              <w:sdt>
                <w:sdtPr>
                  <w:tag w:val="goog_rdk_1957"/>
                </w:sdtPr>
                <w:sdtContent>
                  <w:ins w:date="2022-04-26T14:01:54Z" w:author="Sérgio Henrique" w:id="253">
                    <w:r w:rsidRPr="00000000" w:rsidDel="00000000" w:rsidR="00000000">
                      <w:rPr>
                        <w:rtl w:val="0"/>
                        <w:rPrChange w:date="2022-04-27T21:31:15Z" w:author="Vinícius Russi" w:id="1">
                          <w:rPr>
                            <w:sz w:val="22"/>
                            <w:szCs w:val="22"/>
                          </w:rPr>
                        </w:rPrChange>
                      </w:rPr>
                      <w:t xml:space="preserve"> de</w:t>
                    </w:r>
                  </w:ins>
                </w:sdtContent>
              </w:sdt>
              <w:ins w:date="2022-04-26T14:01:54Z" w:author="Sérgio Henrique" w:id="253"/>
            </w:sdtContent>
          </w:sdt>
          <w:sdt>
            <w:sdtPr>
              <w:tag w:val="goog_rdk_1958"/>
            </w:sdtPr>
            <w:sdtContent>
              <w:r w:rsidRPr="00000000" w:rsidDel="00000000" w:rsidR="00000000">
                <w:rPr>
                  <w:rtl w:val="0"/>
                  <w:rPrChange w:date="2022-04-27T21:31:15Z" w:author="Vinícius Russi" w:id="1">
                    <w:rPr>
                      <w:sz w:val="22"/>
                      <w:szCs w:val="22"/>
                    </w:rPr>
                  </w:rPrChange>
                </w:rPr>
                <w:t xml:space="preserve"> aumento do tempo médio em relação </w:t>
              </w:r>
            </w:sdtContent>
          </w:sdt>
          <w:sdt>
            <w:sdtPr>
              <w:tag w:val="goog_rdk_1959"/>
            </w:sdtPr>
            <w:sdtContent>
              <w:del w:date="2022-04-26T14:01:58Z" w:author="Sérgio Henrique" w:id="254"/>
              <w:sdt>
                <w:sdtPr>
                  <w:tag w:val="goog_rdk_1960"/>
                </w:sdtPr>
                <w:sdtContent>
                  <w:del w:date="2022-04-26T14:01:58Z" w:author="Sérgio Henrique" w:id="254">
                    <w:r w:rsidRPr="00000000" w:rsidDel="00000000" w:rsidR="00000000">
                      <w:rPr>
                        <w:rtl w:val="0"/>
                        <w:rPrChange w:date="2022-04-27T21:31:15Z" w:author="Vinícius Russi" w:id="1">
                          <w:rPr>
                            <w:sz w:val="22"/>
                            <w:szCs w:val="22"/>
                          </w:rPr>
                        </w:rPrChange>
                      </w:rPr>
                      <w:delText xml:space="preserve">a</w:delText>
                    </w:r>
                  </w:del>
                </w:sdtContent>
              </w:sdt>
              <w:del w:date="2022-04-26T14:01:58Z" w:author="Sérgio Henrique" w:id="254"/>
            </w:sdtContent>
          </w:sdt>
          <w:sdt>
            <w:sdtPr>
              <w:tag w:val="goog_rdk_1961"/>
            </w:sdtPr>
            <w:sdtContent>
              <w:ins w:date="2022-04-26T14:01:58Z" w:author="Sérgio Henrique" w:id="254"/>
              <w:sdt>
                <w:sdtPr>
                  <w:tag w:val="goog_rdk_1962"/>
                </w:sdtPr>
                <w:sdtContent>
                  <w:ins w:date="2022-04-26T14:01:58Z" w:author="Sérgio Henrique" w:id="254">
                    <w:r w:rsidRPr="00000000" w:rsidDel="00000000" w:rsidR="00000000">
                      <w:rPr>
                        <w:rtl w:val="0"/>
                        <w:rPrChange w:date="2022-04-27T21:31:15Z" w:author="Vinícius Russi" w:id="1">
                          <w:rPr>
                            <w:sz w:val="22"/>
                            <w:szCs w:val="22"/>
                          </w:rPr>
                        </w:rPrChange>
                      </w:rPr>
                      <w:t xml:space="preserve">à</w:t>
                    </w:r>
                  </w:ins>
                </w:sdtContent>
              </w:sdt>
              <w:ins w:date="2022-04-26T14:01:58Z" w:author="Sérgio Henrique" w:id="254"/>
            </w:sdtContent>
          </w:sdt>
          <w:sdt>
            <w:sdtPr>
              <w:tag w:val="goog_rdk_1963"/>
            </w:sdtPr>
            <w:sdtContent>
              <w:r w:rsidRPr="00000000" w:rsidDel="00000000" w:rsidR="00000000">
                <w:rPr>
                  <w:rtl w:val="0"/>
                  <w:rPrChange w:date="2022-04-27T21:31:15Z" w:author="Vinícius Russi" w:id="1">
                    <w:rPr>
                      <w:sz w:val="22"/>
                      <w:szCs w:val="22"/>
                    </w:rPr>
                  </w:rPrChange>
                </w:rPr>
                <w:t xml:space="preserve"> média</w:t>
              </w:r>
            </w:sdtContent>
          </w:sdt>
          <w:sdt>
            <w:sdtPr>
              <w:tag w:val="goog_rdk_1964"/>
            </w:sdtPr>
            <w:sdtContent>
              <w:del w:date="2022-04-26T14:03:10Z" w:author="Sérgio Henrique" w:id="255"/>
              <w:sdt>
                <w:sdtPr>
                  <w:tag w:val="goog_rdk_1965"/>
                </w:sdtPr>
                <w:sdtContent>
                  <w:del w:date="2022-04-26T14:03:10Z" w:author="Sérgio Henrique" w:id="255">
                    <w:r w:rsidRPr="00000000" w:rsidDel="00000000" w:rsidR="00000000">
                      <w:rPr>
                        <w:rtl w:val="0"/>
                        <w:rPrChange w:date="2022-04-27T21:31:15Z" w:author="Vinícius Russi" w:id="1">
                          <w:rPr>
                            <w:sz w:val="22"/>
                            <w:szCs w:val="22"/>
                          </w:rPr>
                        </w:rPrChange>
                      </w:rPr>
                      <w:delText xml:space="preserve">,</w:delText>
                    </w:r>
                  </w:del>
                </w:sdtContent>
              </w:sdt>
              <w:del w:date="2022-04-26T14:03:10Z" w:author="Sérgio Henrique" w:id="255"/>
            </w:sdtContent>
          </w:sdt>
          <w:sdt>
            <w:sdtPr>
              <w:tag w:val="goog_rdk_1966"/>
            </w:sdtPr>
            <w:sdtContent>
              <w:ins w:date="2022-04-26T14:03:10Z" w:author="Sérgio Henrique" w:id="255"/>
              <w:sdt>
                <w:sdtPr>
                  <w:tag w:val="goog_rdk_1967"/>
                </w:sdtPr>
                <w:sdtContent>
                  <w:ins w:date="2022-04-26T14:03:10Z" w:author="Sérgio Henrique" w:id="255">
                    <w:r w:rsidRPr="00000000" w:rsidDel="00000000" w:rsidR="00000000">
                      <w:rPr>
                        <w:rtl w:val="0"/>
                        <w:rPrChange w:date="2022-04-27T21:31:15Z" w:author="Vinícius Russi" w:id="1">
                          <w:rPr>
                            <w:sz w:val="22"/>
                            <w:szCs w:val="22"/>
                          </w:rPr>
                        </w:rPrChange>
                      </w:rPr>
                      <w:t xml:space="preserve">;</w:t>
                    </w:r>
                  </w:ins>
                </w:sdtContent>
              </w:sdt>
              <w:ins w:date="2022-04-26T14:03:10Z" w:author="Sérgio Henrique" w:id="255"/>
            </w:sdtContent>
          </w:sdt>
          <w:sdt>
            <w:sdtPr>
              <w:tag w:val="goog_rdk_1968"/>
            </w:sdtPr>
            <w:sdtContent>
              <w:r w:rsidRPr="00000000" w:rsidDel="00000000" w:rsidR="00000000">
                <w:rPr>
                  <w:rtl w:val="0"/>
                  <w:rPrChange w:date="2022-04-27T21:31:15Z" w:author="Vinícius Russi" w:id="1">
                    <w:rPr>
                      <w:sz w:val="22"/>
                      <w:szCs w:val="22"/>
                    </w:rPr>
                  </w:rPrChange>
                </w:rPr>
                <w:t xml:space="preserve"> como exemplo, o mês de agosto de 2020</w:t>
              </w:r>
            </w:sdtContent>
          </w:sdt>
          <w:sdt>
            <w:sdtPr>
              <w:tag w:val="goog_rdk_1969"/>
            </w:sdtPr>
            <w:sdtContent>
              <w:ins w:date="2022-04-26T14:02:14Z" w:author="Sérgio Henrique" w:id="256"/>
              <w:sdt>
                <w:sdtPr>
                  <w:tag w:val="goog_rdk_1970"/>
                </w:sdtPr>
                <w:sdtContent>
                  <w:ins w:date="2022-04-26T14:02:14Z" w:author="Sérgio Henrique" w:id="256">
                    <w:r w:rsidRPr="00000000" w:rsidDel="00000000" w:rsidR="00000000">
                      <w:rPr>
                        <w:rtl w:val="0"/>
                        <w:rPrChange w:date="2022-04-27T21:31:15Z" w:author="Vinícius Russi" w:id="1">
                          <w:rPr>
                            <w:sz w:val="22"/>
                            <w:szCs w:val="22"/>
                          </w:rPr>
                        </w:rPrChange>
                      </w:rPr>
                      <w:t xml:space="preserve">,</w:t>
                    </w:r>
                  </w:ins>
                </w:sdtContent>
              </w:sdt>
              <w:ins w:date="2022-04-26T14:02:14Z" w:author="Sérgio Henrique" w:id="256"/>
            </w:sdtContent>
          </w:sdt>
          <w:sdt>
            <w:sdtPr>
              <w:tag w:val="goog_rdk_1971"/>
            </w:sdtPr>
            <w:sdtContent>
              <w:r w:rsidRPr="00000000" w:rsidDel="00000000" w:rsidR="00000000">
                <w:rPr>
                  <w:rtl w:val="0"/>
                  <w:rPrChange w:date="2022-04-27T21:31:15Z" w:author="Vinícius Russi" w:id="1">
                    <w:rPr>
                      <w:sz w:val="22"/>
                      <w:szCs w:val="22"/>
                    </w:rPr>
                  </w:rPrChange>
                </w:rPr>
                <w:t xml:space="preserve"> </w:t>
              </w:r>
            </w:sdtContent>
          </w:sdt>
          <w:sdt>
            <w:sdtPr>
              <w:tag w:val="goog_rdk_1972"/>
            </w:sdtPr>
            <w:sdtContent>
              <w:del w:date="2022-04-26T14:02:16Z" w:author="Sérgio Henrique" w:id="257"/>
              <w:sdt>
                <w:sdtPr>
                  <w:tag w:val="goog_rdk_1973"/>
                </w:sdtPr>
                <w:sdtContent>
                  <w:del w:date="2022-04-26T14:02:16Z" w:author="Sérgio Henrique" w:id="257">
                    <w:r w:rsidRPr="00000000" w:rsidDel="00000000" w:rsidR="00000000">
                      <w:rPr>
                        <w:rtl w:val="0"/>
                        <w:rPrChange w:date="2022-04-27T21:31:15Z" w:author="Vinícius Russi" w:id="1">
                          <w:rPr>
                            <w:sz w:val="22"/>
                            <w:szCs w:val="22"/>
                          </w:rPr>
                        </w:rPrChange>
                      </w:rPr>
                      <w:delText xml:space="preserve">onde</w:delText>
                    </w:r>
                  </w:del>
                </w:sdtContent>
              </w:sdt>
              <w:del w:date="2022-04-26T14:02:16Z" w:author="Sérgio Henrique" w:id="257"/>
            </w:sdtContent>
          </w:sdt>
          <w:sdt>
            <w:sdtPr>
              <w:tag w:val="goog_rdk_1974"/>
            </w:sdtPr>
            <w:sdtContent>
              <w:ins w:date="2022-04-26T14:02:16Z" w:author="Sérgio Henrique" w:id="257"/>
              <w:sdt>
                <w:sdtPr>
                  <w:tag w:val="goog_rdk_1975"/>
                </w:sdtPr>
                <w:sdtContent>
                  <w:ins w:date="2022-04-26T14:02:16Z" w:author="Sérgio Henrique" w:id="257">
                    <w:r w:rsidRPr="00000000" w:rsidDel="00000000" w:rsidR="00000000">
                      <w:rPr>
                        <w:rtl w:val="0"/>
                        <w:rPrChange w:date="2022-04-27T21:31:15Z" w:author="Vinícius Russi" w:id="1">
                          <w:rPr>
                            <w:sz w:val="22"/>
                            <w:szCs w:val="22"/>
                          </w:rPr>
                        </w:rPrChange>
                      </w:rPr>
                      <w:t xml:space="preserve">no qual</w:t>
                    </w:r>
                  </w:ins>
                </w:sdtContent>
              </w:sdt>
              <w:ins w:date="2022-04-26T14:02:16Z" w:author="Sérgio Henrique" w:id="257"/>
            </w:sdtContent>
          </w:sdt>
          <w:sdt>
            <w:sdtPr>
              <w:tag w:val="goog_rdk_1976"/>
            </w:sdtPr>
            <w:sdtContent>
              <w:r w:rsidRPr="00000000" w:rsidDel="00000000" w:rsidR="00000000">
                <w:rPr>
                  <w:rtl w:val="0"/>
                  <w:rPrChange w:date="2022-04-27T21:31:15Z" w:author="Vinícius Russi" w:id="1">
                    <w:rPr>
                      <w:sz w:val="22"/>
                      <w:szCs w:val="22"/>
                    </w:rPr>
                  </w:rPrChange>
                </w:rPr>
                <w:t xml:space="preserve"> o tempo médio para manutenção foi superior a 300 horas</w:t>
              </w:r>
            </w:sdtContent>
          </w:sdt>
          <w:sdt>
            <w:sdtPr>
              <w:tag w:val="goog_rdk_1977"/>
            </w:sdtPr>
            <w:sdtContent>
              <w:del w:date="2022-04-27T20:13:18Z" w:author="Vinícius Russi" w:id="258"/>
              <w:sdt>
                <w:sdtPr>
                  <w:tag w:val="goog_rdk_1978"/>
                </w:sdtPr>
                <w:sdtContent>
                  <w:del w:date="2022-04-27T20:13:18Z" w:author="Vinícius Russi" w:id="258">
                    <w:r w:rsidRPr="00000000" w:rsidDel="00000000" w:rsidR="00000000">
                      <w:rPr>
                        <w:rtl w:val="0"/>
                        <w:rPrChange w:date="2022-04-27T21:31:15Z" w:author="Vinícius Russi" w:id="1">
                          <w:rPr>
                            <w:sz w:val="22"/>
                            <w:szCs w:val="22"/>
                          </w:rPr>
                        </w:rPrChange>
                      </w:rPr>
                      <w:delText xml:space="preserve"> </w:delText>
                    </w:r>
                  </w:del>
                </w:sdtContent>
              </w:sdt>
              <w:del w:date="2022-04-27T20:13:18Z" w:author="Vinícius Russi" w:id="258"/>
            </w:sdtContent>
          </w:sdt>
          <w:sdt>
            <w:sdtPr>
              <w:tag w:val="goog_rdk_1979"/>
            </w:sdtPr>
            <w:sdtContent>
              <w:r w:rsidRPr="00000000" w:rsidDel="00000000" w:rsidR="00000000">
                <w:rPr>
                  <w:rtl w:val="0"/>
                  <w:rPrChange w:date="2022-04-27T21:31:15Z" w:author="Vinícius Russi" w:id="1">
                    <w:rPr>
                      <w:sz w:val="22"/>
                      <w:szCs w:val="22"/>
                    </w:rPr>
                  </w:rPrChange>
                </w:rPr>
                <w:t xml:space="preserve"> (Figura 3), indicando que algumas manutenções nesse período foram demasiado longas em relação ao habitual</w:t>
              </w:r>
            </w:sdtContent>
          </w:sdt>
          <w:sdt>
            <w:sdtPr>
              <w:tag w:val="goog_rdk_1980"/>
            </w:sdtPr>
            <w:sdtContent>
              <w:ins w:date="2022-04-26T14:03:42Z" w:author="Sérgio Henrique" w:id="259"/>
              <w:sdt>
                <w:sdtPr>
                  <w:tag w:val="goog_rdk_1981"/>
                </w:sdtPr>
                <w:sdtContent>
                  <w:ins w:date="2022-04-26T14:03:42Z" w:author="Sérgio Henrique" w:id="259">
                    <w:r w:rsidRPr="00000000" w:rsidDel="00000000" w:rsidR="00000000">
                      <w:rPr>
                        <w:rtl w:val="0"/>
                        <w:rPrChange w:date="2022-04-27T21:31:15Z" w:author="Vinícius Russi" w:id="1">
                          <w:rPr>
                            <w:sz w:val="22"/>
                            <w:szCs w:val="22"/>
                          </w:rPr>
                        </w:rPrChange>
                      </w:rPr>
                      <w:t xml:space="preserve">.</w:t>
                    </w:r>
                  </w:ins>
                </w:sdtContent>
              </w:sdt>
              <w:ins w:date="2022-04-26T14:03:42Z" w:author="Sérgio Henrique" w:id="259"/>
            </w:sdtContent>
          </w:sdt>
          <w:sdt>
            <w:sdtPr>
              <w:tag w:val="goog_rdk_1982"/>
            </w:sdtPr>
            <w:sdtContent>
              <w:del w:date="2022-04-26T14:03:42Z" w:author="Sérgio Henrique" w:id="259"/>
              <w:sdt>
                <w:sdtPr>
                  <w:tag w:val="goog_rdk_1983"/>
                </w:sdtPr>
                <w:sdtContent>
                  <w:del w:date="2022-04-26T14:03:42Z" w:author="Sérgio Henrique" w:id="259">
                    <w:r w:rsidRPr="00000000" w:rsidDel="00000000" w:rsidR="00000000">
                      <w:rPr>
                        <w:rtl w:val="0"/>
                        <w:rPrChange w:date="2022-04-27T21:31:15Z" w:author="Vinícius Russi" w:id="1">
                          <w:rPr>
                            <w:sz w:val="22"/>
                            <w:szCs w:val="22"/>
                          </w:rPr>
                        </w:rPrChange>
                      </w:rPr>
                      <w:delText xml:space="preserve">,</w:delText>
                    </w:r>
                  </w:del>
                </w:sdtContent>
              </w:sdt>
              <w:del w:date="2022-04-26T14:03:42Z" w:author="Sérgio Henrique" w:id="259"/>
            </w:sdtContent>
          </w:sdt>
          <w:sdt>
            <w:sdtPr>
              <w:tag w:val="goog_rdk_1984"/>
            </w:sdtPr>
            <w:sdtContent>
              <w:ins w:date="2022-04-26T14:03:42Z" w:author="Sérgio Henrique" w:id="259"/>
              <w:sdt>
                <w:sdtPr>
                  <w:tag w:val="goog_rdk_1985"/>
                </w:sdtPr>
                <w:sdtContent>
                  <w:ins w:date="2022-04-26T14:03:42Z" w:author="Sérgio Henrique" w:id="259">
                    <w:r w:rsidRPr="00000000" w:rsidDel="00000000" w:rsidR="00000000">
                      <w:rPr>
                        <w:rtl w:val="0"/>
                        <w:rPrChange w:date="2022-04-27T21:31:15Z" w:author="Vinícius Russi" w:id="1">
                          <w:rPr>
                            <w:sz w:val="22"/>
                            <w:szCs w:val="22"/>
                          </w:rPr>
                        </w:rPrChange>
                      </w:rPr>
                      <w:t xml:space="preserve"> O fenômeno</w:t>
                    </w:r>
                  </w:ins>
                </w:sdtContent>
              </w:sdt>
              <w:ins w:date="2022-04-26T14:03:42Z" w:author="Sérgio Henrique" w:id="259"/>
            </w:sdtContent>
          </w:sdt>
          <w:sdt>
            <w:sdtPr>
              <w:tag w:val="goog_rdk_1986"/>
            </w:sdtPr>
            <w:sdtContent>
              <w:r w:rsidRPr="00000000" w:rsidDel="00000000" w:rsidR="00000000">
                <w:rPr>
                  <w:rtl w:val="0"/>
                  <w:rPrChange w:date="2022-04-27T21:31:15Z" w:author="Vinícius Russi" w:id="1">
                    <w:rPr>
                      <w:sz w:val="22"/>
                      <w:szCs w:val="22"/>
                    </w:rPr>
                  </w:rPrChange>
                </w:rPr>
                <w:t xml:space="preserve"> provavelmente</w:t>
              </w:r>
            </w:sdtContent>
          </w:sdt>
          <w:sdt>
            <w:sdtPr>
              <w:tag w:val="goog_rdk_1987"/>
            </w:sdtPr>
            <w:sdtContent>
              <w:ins w:date="2022-04-26T14:03:52Z" w:author="Sérgio Henrique" w:id="260"/>
              <w:sdt>
                <w:sdtPr>
                  <w:tag w:val="goog_rdk_1988"/>
                </w:sdtPr>
                <w:sdtContent>
                  <w:ins w:date="2022-04-26T14:03:52Z" w:author="Sérgio Henrique" w:id="260">
                    <w:r w:rsidRPr="00000000" w:rsidDel="00000000" w:rsidR="00000000">
                      <w:rPr>
                        <w:rtl w:val="0"/>
                        <w:rPrChange w:date="2022-04-27T21:31:15Z" w:author="Vinícius Russi" w:id="1">
                          <w:rPr>
                            <w:sz w:val="22"/>
                            <w:szCs w:val="22"/>
                          </w:rPr>
                        </w:rPrChange>
                      </w:rPr>
                      <w:t xml:space="preserve"> se explica por</w:t>
                    </w:r>
                  </w:ins>
                </w:sdtContent>
              </w:sdt>
              <w:ins w:date="2022-04-26T14:03:52Z" w:author="Sérgio Henrique" w:id="260"/>
            </w:sdtContent>
          </w:sdt>
          <w:sdt>
            <w:sdtPr>
              <w:tag w:val="goog_rdk_1989"/>
            </w:sdtPr>
            <w:sdtContent>
              <w:r w:rsidRPr="00000000" w:rsidDel="00000000" w:rsidR="00000000">
                <w:rPr>
                  <w:rtl w:val="0"/>
                  <w:rPrChange w:date="2022-04-27T21:31:15Z" w:author="Vinícius Russi" w:id="1">
                    <w:rPr>
                      <w:sz w:val="22"/>
                      <w:szCs w:val="22"/>
                    </w:rPr>
                  </w:rPrChange>
                </w:rPr>
                <w:t xml:space="preserve"> uma falha mais complexa que demandou maiores cuidados</w:t>
              </w:r>
            </w:sdtContent>
          </w:sdt>
          <w:sdt>
            <w:sdtPr>
              <w:tag w:val="goog_rdk_1990"/>
            </w:sdtPr>
            <w:sdtContent>
              <w:ins w:date="2022-04-26T14:04:10Z" w:author="Sérgio Henrique" w:id="261"/>
              <w:sdt>
                <w:sdtPr>
                  <w:tag w:val="goog_rdk_1991"/>
                </w:sdtPr>
                <w:sdtContent>
                  <w:ins w:date="2022-04-26T14:04:10Z" w:author="Sérgio Henrique" w:id="261">
                    <w:r w:rsidRPr="00000000" w:rsidDel="00000000" w:rsidR="00000000">
                      <w:rPr>
                        <w:rtl w:val="0"/>
                        <w:rPrChange w:date="2022-04-27T21:31:15Z" w:author="Vinícius Russi" w:id="1">
                          <w:rPr>
                            <w:sz w:val="22"/>
                            <w:szCs w:val="22"/>
                          </w:rPr>
                        </w:rPrChange>
                      </w:rPr>
                      <w:t xml:space="preserve">,</w:t>
                    </w:r>
                  </w:ins>
                </w:sdtContent>
              </w:sdt>
              <w:ins w:date="2022-04-26T14:04:10Z" w:author="Sérgio Henrique" w:id="261"/>
            </w:sdtContent>
          </w:sdt>
          <w:sdt>
            <w:sdtPr>
              <w:tag w:val="goog_rdk_1992"/>
            </w:sdtPr>
            <w:sdtContent>
              <w:r w:rsidRPr="00000000" w:rsidDel="00000000" w:rsidR="00000000">
                <w:rPr>
                  <w:rtl w:val="0"/>
                  <w:rPrChange w:date="2022-04-27T21:31:15Z" w:author="Vinícius Russi" w:id="1">
                    <w:rPr>
                      <w:sz w:val="22"/>
                      <w:szCs w:val="22"/>
                    </w:rPr>
                  </w:rPrChange>
                </w:rPr>
                <w:t xml:space="preserve"> ou aquisição de peça de reposição que não estava disponível em estoque no momento que a falha ocorreu.</w:t>
              </w:r>
            </w:sdtContent>
          </w:sdt>
        </w:p>
      </w:sdtContent>
    </w:sdt>
    <w:sdt>
      <w:sdtPr>
        <w:tag w:val="goog_rdk_1995"/>
      </w:sdtPr>
      <w:sdtContent>
        <w:p w:rsidRPr="00000000" w:rsidDel="00000000" w:rsidRDefault="00000000" w:rsidR="00000000" w:rsidP="00000000" w14:paraId="0000016A">
          <w:pPr>
            <w:rPr>
              <w:rPrChange w:date="2022-04-27T21:31:15Z" w:author="Vinícius Russi" w:id="1">
                <w:rPr>
                  <w:sz w:val="22"/>
                  <w:szCs w:val="22"/>
                </w:rPr>
              </w:rPrChange>
            </w:rPr>
          </w:pPr>
          <w:sdt>
            <w:sdtPr>
              <w:tag w:val="goog_rdk_1994"/>
            </w:sdtPr>
            <w:sdtContent>
              <w:r w:rsidRPr="00000000" w:rsidDel="00000000" w:rsidR="00000000">
                <w:rPr>
                  <w:rtl w:val="0"/>
                </w:rPr>
              </w:r>
            </w:sdtContent>
          </w:sdt>
        </w:p>
      </w:sdtContent>
    </w:sdt>
    <w:sdt>
      <w:sdtPr>
        <w:tag w:val="goog_rdk_1997"/>
      </w:sdtPr>
      <w:sdtContent>
        <w:p w:rsidRPr="00000000" w:rsidDel="00000000" w:rsidRDefault="00000000" w:rsidR="00000000" w:rsidP="00000000" w14:paraId="0000016B">
          <w:pPr>
            <w:ind w:left="0" w:firstLine="0"/>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5579435" cy="2082800"/>
                <wp:effectExtent b="0" r="0" t="0" l="0"/>
                <wp:docPr name="image4.png" id="1047"/>
                <a:graphic>
                  <a:graphicData uri="http://schemas.openxmlformats.org/drawingml/2006/picture">
                    <pic:pic>
                      <pic:nvPicPr>
                        <pic:cNvPr name="image4.png" id="0"/>
                        <pic:cNvPicPr preferRelativeResize="0"/>
                      </pic:nvPicPr>
                      <pic:blipFill>
                        <a:blip r:embed="rId18"/>
                        <a:srcRect b="0" r="0" t="0" l="0"/>
                        <a:stretch>
                          <a:fillRect/>
                        </a:stretch>
                      </pic:blipFill>
                      <pic:spPr>
                        <a:xfrm>
                          <a:off x="0" y="0"/>
                          <a:ext cx="5579435" cy="2082800"/>
                        </a:xfrm>
                        <a:prstGeom prst="rect"/>
                        <a:ln/>
                      </pic:spPr>
                    </pic:pic>
                  </a:graphicData>
                </a:graphic>
              </wp:inline>
            </w:drawing>
          </w:r>
          <w:sdt>
            <w:sdtPr>
              <w:tag w:val="goog_rdk_1996"/>
            </w:sdtPr>
            <w:sdtContent>
              <w:r w:rsidRPr="00000000" w:rsidDel="00000000" w:rsidR="00000000">
                <w:rPr>
                  <w:rtl w:val="0"/>
                </w:rPr>
              </w:r>
            </w:sdtContent>
          </w:sdt>
        </w:p>
      </w:sdtContent>
    </w:sdt>
    <w:sdt>
      <w:sdtPr>
        <w:tag w:val="goog_rdk_2003"/>
      </w:sdtPr>
      <w:sdtContent>
        <w:p w:rsidRPr="00000000" w:rsidDel="00000000" w:rsidRDefault="00000000" w:rsidR="00000000" w:rsidP="00000000" w14:paraId="0000016C">
          <w:pPr>
            <w:ind w:firstLine="0"/>
            <w:jc w:val="center"/>
            <w:rPr>
              <w:sz w:val="20"/>
              <w:szCs w:val="20"/>
              <w:rPrChange w:date="2022-04-27T21:31:15Z" w:author="Vinícius Russi" w:id="1">
                <w:rPr>
                  <w:sz w:val="22"/>
                  <w:szCs w:val="22"/>
                </w:rPr>
              </w:rPrChange>
            </w:rPr>
          </w:pPr>
          <w:sdt>
            <w:sdtPr>
              <w:tag w:val="goog_rdk_1998"/>
            </w:sdtPr>
            <w:sdtContent>
              <w:r w:rsidRPr="00000000" w:rsidDel="00000000" w:rsidR="00000000">
                <w:rPr>
                  <w:b w:val="1"/>
                  <w:sz w:val="20"/>
                  <w:szCs w:val="20"/>
                  <w:rtl w:val="0"/>
                  <w:rPrChange w:date="2022-04-27T21:31:15Z" w:author="Vinícius Russi" w:id="1">
                    <w:rPr>
                      <w:b w:val="1"/>
                      <w:sz w:val="18"/>
                      <w:szCs w:val="18"/>
                    </w:rPr>
                  </w:rPrChange>
                </w:rPr>
                <w:t xml:space="preserve">Figura 3 -</w:t>
              </w:r>
            </w:sdtContent>
          </w:sdt>
          <w:sdt>
            <w:sdtPr>
              <w:tag w:val="goog_rdk_1999"/>
            </w:sdtPr>
            <w:sdtContent>
              <w:r w:rsidRPr="00000000" w:rsidDel="00000000" w:rsidR="00000000">
                <w:rPr>
                  <w:sz w:val="20"/>
                  <w:szCs w:val="20"/>
                  <w:rtl w:val="0"/>
                  <w:rPrChange w:date="2022-04-27T21:31:15Z" w:author="Vinícius Russi" w:id="1">
                    <w:rPr>
                      <w:sz w:val="18"/>
                      <w:szCs w:val="18"/>
                    </w:rPr>
                  </w:rPrChange>
                </w:rPr>
                <w:t xml:space="preserve"> Gráfico de linha ordenado por mês para o tempo médio para manutenção</w:t>
              </w:r>
            </w:sdtContent>
          </w:sdt>
          <w:sdt>
            <w:sdtPr>
              <w:tag w:val="goog_rdk_2000"/>
            </w:sdtPr>
            <w:sdtContent>
              <w:del w:date="2022-04-27T21:57:56Z" w:author="Vinícius Russi" w:id="262"/>
              <w:sdt>
                <w:sdtPr>
                  <w:tag w:val="goog_rdk_2001"/>
                </w:sdtPr>
                <w:sdtContent>
                  <w:del w:date="2022-04-27T21:57:56Z" w:author="Vinícius Russi" w:id="262">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7:56Z" w:author="Vinícius Russi" w:id="262"/>
            </w:sdtContent>
          </w:sdt>
          <w:sdt>
            <w:sdtPr>
              <w:tag w:val="goog_rdk_2002"/>
            </w:sdtPr>
            <w:sdtContent>
              <w:r w:rsidRPr="00000000" w:rsidDel="00000000" w:rsidR="00000000">
                <w:rPr>
                  <w:rtl w:val="0"/>
                </w:rPr>
              </w:r>
            </w:sdtContent>
          </w:sdt>
        </w:p>
      </w:sdtContent>
    </w:sdt>
    <w:sdt>
      <w:sdtPr>
        <w:tag w:val="goog_rdk_2005"/>
      </w:sdtPr>
      <w:sdtContent>
        <w:p w:rsidRPr="00000000" w:rsidDel="00000000" w:rsidRDefault="00000000" w:rsidR="00000000" w:rsidP="00000000" w14:paraId="0000016D">
          <w:pPr>
            <w:rPr>
              <w:rPrChange w:date="2022-04-27T21:31:15Z" w:author="Vinícius Russi" w:id="1">
                <w:rPr>
                  <w:sz w:val="22"/>
                  <w:szCs w:val="22"/>
                </w:rPr>
              </w:rPrChange>
            </w:rPr>
          </w:pPr>
          <w:sdt>
            <w:sdtPr>
              <w:tag w:val="goog_rdk_2004"/>
            </w:sdtPr>
            <w:sdtContent>
              <w:r w:rsidRPr="00000000" w:rsidDel="00000000" w:rsidR="00000000">
                <w:rPr>
                  <w:rtl w:val="0"/>
                </w:rPr>
              </w:r>
            </w:sdtContent>
          </w:sdt>
        </w:p>
      </w:sdtContent>
    </w:sdt>
    <w:sdt>
      <w:sdtPr>
        <w:tag w:val="goog_rdk_2007"/>
      </w:sdtPr>
      <w:sdtContent>
        <w:p w:rsidRPr="00000000" w:rsidDel="00000000" w:rsidRDefault="00000000" w:rsidR="00000000" w:rsidP="00000000" w14:paraId="0000016E">
          <w:pPr>
            <w:pStyle w:val="Heading4"/>
            <w:rPr>
              <w:rPrChange w:date="2022-04-27T21:31:15Z" w:author="Vinícius Russi" w:id="1">
                <w:rPr>
                  <w:sz w:val="22"/>
                  <w:szCs w:val="22"/>
                </w:rPr>
              </w:rPrChange>
            </w:rPr>
          </w:pPr>
          <w:bookmarkStart w:id="27" w:name="_heading=h.8s37fdm2oo4k" w:colFirst="0" w:colLast="0"/>
          <w:bookmarkEnd w:id="27"/>
          <w:sdt>
            <w:sdtPr>
              <w:tag w:val="goog_rdk_2006"/>
            </w:sdtPr>
            <w:sdtContent>
              <w:r w:rsidRPr="00000000" w:rsidDel="00000000" w:rsidR="00000000">
                <w:rPr>
                  <w:rtl w:val="0"/>
                  <w:rPrChange w:date="2022-04-27T21:31:15Z" w:author="Vinícius Russi" w:id="1">
                    <w:rPr>
                      <w:sz w:val="22"/>
                      <w:szCs w:val="22"/>
                    </w:rPr>
                  </w:rPrChange>
                </w:rPr>
                <w:t xml:space="preserve">4.1.3 QUAL É O TEMPO MÉDIO ENTRE MANUTENÇÕES POR MÁQUINA E GRUPO DE OPERAÇÃO?</w:t>
              </w:r>
            </w:sdtContent>
          </w:sdt>
        </w:p>
      </w:sdtContent>
    </w:sdt>
    <w:sdt>
      <w:sdtPr>
        <w:tag w:val="goog_rdk_2061"/>
      </w:sdtPr>
      <w:sdtContent>
        <w:p w:rsidRPr="00000000" w:rsidDel="00000000" w:rsidRDefault="00000000" w:rsidR="00000000" w:rsidP="00000000" w14:paraId="0000016F">
          <w:pPr>
            <w:ind w:left="0" w:firstLine="0"/>
            <w:rPr>
              <w:rPrChange w:date="2022-04-27T21:31:15Z" w:author="Vinícius Russi" w:id="1">
                <w:rPr>
                  <w:sz w:val="22"/>
                  <w:szCs w:val="22"/>
                </w:rPr>
              </w:rPrChange>
            </w:rPr>
          </w:pPr>
          <w:sdt>
            <w:sdtPr>
              <w:tag w:val="goog_rdk_2008"/>
            </w:sdtPr>
            <w:sdtContent>
              <w:r w:rsidRPr="00000000" w:rsidDel="00000000" w:rsidR="00000000">
                <w:rPr>
                  <w:rtl w:val="0"/>
                  <w:rPrChange w:date="2022-04-27T21:31:15Z" w:author="Vinícius Russi" w:id="1">
                    <w:rPr>
                      <w:sz w:val="22"/>
                      <w:szCs w:val="22"/>
                    </w:rPr>
                  </w:rPrChange>
                </w:rPr>
                <w:tab/>
                <w:t xml:space="preserve">Para o cálculo do tempo médio entre manutenções</w:t>
              </w:r>
            </w:sdtContent>
          </w:sdt>
          <w:sdt>
            <w:sdtPr>
              <w:tag w:val="goog_rdk_2009"/>
            </w:sdtPr>
            <w:sdtContent>
              <w:ins w:date="2022-04-26T14:04:27Z" w:author="Sérgio Henrique" w:id="263"/>
              <w:sdt>
                <w:sdtPr>
                  <w:tag w:val="goog_rdk_2010"/>
                </w:sdtPr>
                <w:sdtContent>
                  <w:ins w:date="2022-04-26T14:04:27Z" w:author="Sérgio Henrique" w:id="263">
                    <w:r w:rsidRPr="00000000" w:rsidDel="00000000" w:rsidR="00000000">
                      <w:rPr>
                        <w:rtl w:val="0"/>
                        <w:rPrChange w:date="2022-04-27T21:31:15Z" w:author="Vinícius Russi" w:id="1">
                          <w:rPr>
                            <w:sz w:val="22"/>
                            <w:szCs w:val="22"/>
                          </w:rPr>
                        </w:rPrChange>
                      </w:rPr>
                      <w:t xml:space="preserve">,</w:t>
                    </w:r>
                  </w:ins>
                </w:sdtContent>
              </w:sdt>
              <w:ins w:date="2022-04-26T14:04:27Z" w:author="Sérgio Henrique" w:id="263"/>
            </w:sdtContent>
          </w:sdt>
          <w:sdt>
            <w:sdtPr>
              <w:tag w:val="goog_rdk_2011"/>
            </w:sdtPr>
            <w:sdtContent>
              <w:r w:rsidRPr="00000000" w:rsidDel="00000000" w:rsidR="00000000">
                <w:rPr>
                  <w:rtl w:val="0"/>
                  <w:rPrChange w:date="2022-04-27T21:31:15Z" w:author="Vinícius Russi" w:id="1">
                    <w:rPr>
                      <w:sz w:val="22"/>
                      <w:szCs w:val="22"/>
                    </w:rPr>
                  </w:rPrChange>
                </w:rPr>
                <w:t xml:space="preserve"> um novo campo foi calculado, uma vez que essa informação não estava disponível de forma explícita no conjunto de dados</w:t>
              </w:r>
            </w:sdtContent>
          </w:sdt>
          <w:sdt>
            <w:sdtPr>
              <w:tag w:val="goog_rdk_2012"/>
            </w:sdtPr>
            <w:sdtContent>
              <w:del w:date="2022-04-26T14:04:34Z" w:author="Sérgio Henrique" w:id="264"/>
              <w:sdt>
                <w:sdtPr>
                  <w:tag w:val="goog_rdk_2013"/>
                </w:sdtPr>
                <w:sdtContent>
                  <w:del w:date="2022-04-26T14:04:34Z" w:author="Sérgio Henrique" w:id="264">
                    <w:r w:rsidRPr="00000000" w:rsidDel="00000000" w:rsidR="00000000">
                      <w:rPr>
                        <w:rtl w:val="0"/>
                        <w:rPrChange w:date="2022-04-27T21:31:15Z" w:author="Vinícius Russi" w:id="1">
                          <w:rPr>
                            <w:sz w:val="22"/>
                            <w:szCs w:val="22"/>
                          </w:rPr>
                        </w:rPrChange>
                      </w:rPr>
                      <w:delText xml:space="preserve">,</w:delText>
                    </w:r>
                  </w:del>
                </w:sdtContent>
              </w:sdt>
              <w:del w:date="2022-04-26T14:04:34Z" w:author="Sérgio Henrique" w:id="264"/>
            </w:sdtContent>
          </w:sdt>
          <w:sdt>
            <w:sdtPr>
              <w:tag w:val="goog_rdk_2014"/>
            </w:sdtPr>
            <w:sdtContent>
              <w:ins w:date="2022-04-26T14:04:34Z" w:author="Sérgio Henrique" w:id="264"/>
              <w:sdt>
                <w:sdtPr>
                  <w:tag w:val="goog_rdk_2015"/>
                </w:sdtPr>
                <w:sdtContent>
                  <w:ins w:date="2022-04-26T14:04:34Z" w:author="Sérgio Henrique" w:id="264">
                    <w:r w:rsidRPr="00000000" w:rsidDel="00000000" w:rsidR="00000000">
                      <w:rPr>
                        <w:rtl w:val="0"/>
                        <w:rPrChange w:date="2022-04-27T21:31:15Z" w:author="Vinícius Russi" w:id="1">
                          <w:rPr>
                            <w:sz w:val="22"/>
                            <w:szCs w:val="22"/>
                          </w:rPr>
                        </w:rPrChange>
                      </w:rPr>
                      <w:t xml:space="preserve">.</w:t>
                    </w:r>
                  </w:ins>
                </w:sdtContent>
              </w:sdt>
              <w:ins w:date="2022-04-26T14:04:34Z" w:author="Sérgio Henrique" w:id="264"/>
            </w:sdtContent>
          </w:sdt>
          <w:sdt>
            <w:sdtPr>
              <w:tag w:val="goog_rdk_2016"/>
            </w:sdtPr>
            <w:sdtContent>
              <w:r w:rsidRPr="00000000" w:rsidDel="00000000" w:rsidR="00000000">
                <w:rPr>
                  <w:rtl w:val="0"/>
                  <w:rPrChange w:date="2022-04-27T21:31:15Z" w:author="Vinícius Russi" w:id="1">
                    <w:rPr>
                      <w:sz w:val="22"/>
                      <w:szCs w:val="22"/>
                    </w:rPr>
                  </w:rPrChange>
                </w:rPr>
                <w:t xml:space="preserve"> </w:t>
              </w:r>
            </w:sdtContent>
          </w:sdt>
          <w:sdt>
            <w:sdtPr>
              <w:tag w:val="goog_rdk_2017"/>
            </w:sdtPr>
            <w:sdtContent>
              <w:del w:date="2022-04-26T14:04:36Z" w:author="Sérgio Henrique" w:id="265"/>
              <w:sdt>
                <w:sdtPr>
                  <w:tag w:val="goog_rdk_2018"/>
                </w:sdtPr>
                <w:sdtContent>
                  <w:del w:date="2022-04-26T14:04:36Z" w:author="Sérgio Henrique" w:id="265">
                    <w:r w:rsidRPr="00000000" w:rsidDel="00000000" w:rsidR="00000000">
                      <w:rPr>
                        <w:rtl w:val="0"/>
                        <w:rPrChange w:date="2022-04-27T21:31:15Z" w:author="Vinícius Russi" w:id="1">
                          <w:rPr>
                            <w:sz w:val="22"/>
                            <w:szCs w:val="22"/>
                          </w:rPr>
                        </w:rPrChange>
                      </w:rPr>
                      <w:delText xml:space="preserve">e</w:delText>
                    </w:r>
                  </w:del>
                </w:sdtContent>
              </w:sdt>
              <w:del w:date="2022-04-26T14:04:36Z" w:author="Sérgio Henrique" w:id="265"/>
            </w:sdtContent>
          </w:sdt>
          <w:sdt>
            <w:sdtPr>
              <w:tag w:val="goog_rdk_2019"/>
            </w:sdtPr>
            <w:sdtContent>
              <w:ins w:date="2022-04-26T14:04:36Z" w:author="Sérgio Henrique" w:id="265"/>
              <w:sdt>
                <w:sdtPr>
                  <w:tag w:val="goog_rdk_2020"/>
                </w:sdtPr>
                <w:sdtContent>
                  <w:ins w:date="2022-04-26T14:04:36Z" w:author="Sérgio Henrique" w:id="265">
                    <w:r w:rsidRPr="00000000" w:rsidDel="00000000" w:rsidR="00000000">
                      <w:rPr>
                        <w:rtl w:val="0"/>
                        <w:rPrChange w:date="2022-04-27T21:31:15Z" w:author="Vinícius Russi" w:id="1">
                          <w:rPr>
                            <w:sz w:val="22"/>
                            <w:szCs w:val="22"/>
                          </w:rPr>
                        </w:rPrChange>
                      </w:rPr>
                      <w:t xml:space="preserve">E</w:t>
                    </w:r>
                  </w:ins>
                </w:sdtContent>
              </w:sdt>
              <w:ins w:date="2022-04-26T14:04:36Z" w:author="Sérgio Henrique" w:id="265"/>
            </w:sdtContent>
          </w:sdt>
          <w:sdt>
            <w:sdtPr>
              <w:tag w:val="goog_rdk_2021"/>
            </w:sdtPr>
            <w:sdtContent>
              <w:r w:rsidRPr="00000000" w:rsidDel="00000000" w:rsidR="00000000">
                <w:rPr>
                  <w:rtl w:val="0"/>
                  <w:rPrChange w:date="2022-04-27T21:31:15Z" w:author="Vinícius Russi" w:id="1">
                    <w:rPr>
                      <w:sz w:val="22"/>
                      <w:szCs w:val="22"/>
                    </w:rPr>
                  </w:rPrChange>
                </w:rPr>
                <w:t xml:space="preserve">ssa variável foi obtida </w:t>
              </w:r>
            </w:sdtContent>
          </w:sdt>
          <w:sdt>
            <w:sdtPr>
              <w:tag w:val="goog_rdk_2022"/>
            </w:sdtPr>
            <w:sdtContent>
              <w:del w:date="2022-04-26T14:04:55Z" w:author="Sérgio Henrique" w:id="266"/>
              <w:sdt>
                <w:sdtPr>
                  <w:tag w:val="goog_rdk_2023"/>
                </w:sdtPr>
                <w:sdtContent>
                  <w:del w:date="2022-04-26T14:04:55Z" w:author="Sérgio Henrique" w:id="266">
                    <w:r w:rsidRPr="00000000" w:rsidDel="00000000" w:rsidR="00000000">
                      <w:rPr>
                        <w:rtl w:val="0"/>
                        <w:rPrChange w:date="2022-04-27T21:31:15Z" w:author="Vinícius Russi" w:id="1">
                          <w:rPr>
                            <w:sz w:val="22"/>
                            <w:szCs w:val="22"/>
                          </w:rPr>
                        </w:rPrChange>
                      </w:rPr>
                      <w:delText xml:space="preserve">através</w:delText>
                    </w:r>
                  </w:del>
                </w:sdtContent>
              </w:sdt>
              <w:del w:date="2022-04-26T14:04:55Z" w:author="Sérgio Henrique" w:id="266"/>
            </w:sdtContent>
          </w:sdt>
          <w:sdt>
            <w:sdtPr>
              <w:tag w:val="goog_rdk_2024"/>
            </w:sdtPr>
            <w:sdtContent>
              <w:ins w:date="2022-04-26T14:04:55Z" w:author="Sérgio Henrique" w:id="266"/>
              <w:sdt>
                <w:sdtPr>
                  <w:tag w:val="goog_rdk_2025"/>
                </w:sdtPr>
                <w:sdtContent>
                  <w:ins w:date="2022-04-26T14:04:55Z" w:author="Sérgio Henrique" w:id="266">
                    <w:r w:rsidRPr="00000000" w:rsidDel="00000000" w:rsidR="00000000">
                      <w:rPr>
                        <w:rtl w:val="0"/>
                        <w:rPrChange w:date="2022-04-27T21:31:15Z" w:author="Vinícius Russi" w:id="1">
                          <w:rPr>
                            <w:sz w:val="22"/>
                            <w:szCs w:val="22"/>
                          </w:rPr>
                        </w:rPrChange>
                      </w:rPr>
                      <w:t xml:space="preserve">por meio</w:t>
                    </w:r>
                  </w:ins>
                </w:sdtContent>
              </w:sdt>
              <w:ins w:date="2022-04-26T14:04:55Z" w:author="Sérgio Henrique" w:id="266"/>
            </w:sdtContent>
          </w:sdt>
          <w:sdt>
            <w:sdtPr>
              <w:tag w:val="goog_rdk_2026"/>
            </w:sdtPr>
            <w:sdtContent>
              <w:r w:rsidRPr="00000000" w:rsidDel="00000000" w:rsidR="00000000">
                <w:rPr>
                  <w:rtl w:val="0"/>
                  <w:rPrChange w:date="2022-04-27T21:31:15Z" w:author="Vinícius Russi" w:id="1">
                    <w:rPr>
                      <w:sz w:val="22"/>
                      <w:szCs w:val="22"/>
                    </w:rPr>
                  </w:rPrChange>
                </w:rPr>
                <w:t xml:space="preserve"> da diferença entre os horímetros registrados da manutenção analisada e </w:t>
              </w:r>
            </w:sdtContent>
          </w:sdt>
          <w:sdt>
            <w:sdtPr>
              <w:tag w:val="goog_rdk_2027"/>
            </w:sdtPr>
            <w:sdtContent>
              <w:ins w:date="2022-04-26T14:05:16Z" w:author="Sérgio Henrique" w:id="267"/>
              <w:sdt>
                <w:sdtPr>
                  <w:tag w:val="goog_rdk_2028"/>
                </w:sdtPr>
                <w:sdtContent>
                  <w:ins w:date="2022-04-26T14:05:16Z" w:author="Sérgio Henrique" w:id="267">
                    <w:r w:rsidRPr="00000000" w:rsidDel="00000000" w:rsidR="00000000">
                      <w:rPr>
                        <w:rtl w:val="0"/>
                        <w:rPrChange w:date="2022-04-27T21:31:15Z" w:author="Vinícius Russi" w:id="1">
                          <w:rPr>
                            <w:sz w:val="22"/>
                            <w:szCs w:val="22"/>
                          </w:rPr>
                        </w:rPrChange>
                      </w:rPr>
                      <w:t xml:space="preserve">d</w:t>
                    </w:r>
                  </w:ins>
                </w:sdtContent>
              </w:sdt>
              <w:ins w:date="2022-04-26T14:05:16Z" w:author="Sérgio Henrique" w:id="267"/>
            </w:sdtContent>
          </w:sdt>
          <w:sdt>
            <w:sdtPr>
              <w:tag w:val="goog_rdk_2029"/>
            </w:sdtPr>
            <w:sdtContent>
              <w:r w:rsidRPr="00000000" w:rsidDel="00000000" w:rsidR="00000000">
                <w:rPr>
                  <w:rtl w:val="0"/>
                  <w:rPrChange w:date="2022-04-27T21:31:15Z" w:author="Vinícius Russi" w:id="1">
                    <w:rPr>
                      <w:sz w:val="22"/>
                      <w:szCs w:val="22"/>
                    </w:rPr>
                  </w:rPrChange>
                </w:rPr>
                <w:t xml:space="preserve">a anterior, gerando tal diferença em horas</w:t>
              </w:r>
            </w:sdtContent>
          </w:sdt>
          <w:sdt>
            <w:sdtPr>
              <w:tag w:val="goog_rdk_2030"/>
            </w:sdtPr>
            <w:sdtContent>
              <w:del w:date="2022-04-26T14:05:22Z" w:author="Sérgio Henrique" w:id="268"/>
              <w:sdt>
                <w:sdtPr>
                  <w:tag w:val="goog_rdk_2031"/>
                </w:sdtPr>
                <w:sdtContent>
                  <w:del w:date="2022-04-26T14:05:22Z" w:author="Sérgio Henrique" w:id="268">
                    <w:r w:rsidRPr="00000000" w:rsidDel="00000000" w:rsidR="00000000">
                      <w:rPr>
                        <w:rtl w:val="0"/>
                        <w:rPrChange w:date="2022-04-27T21:31:15Z" w:author="Vinícius Russi" w:id="1">
                          <w:rPr>
                            <w:sz w:val="22"/>
                            <w:szCs w:val="22"/>
                          </w:rPr>
                        </w:rPrChange>
                      </w:rPr>
                      <w:delText xml:space="preserve">,</w:delText>
                    </w:r>
                  </w:del>
                </w:sdtContent>
              </w:sdt>
              <w:del w:date="2022-04-26T14:05:22Z" w:author="Sérgio Henrique" w:id="268"/>
            </w:sdtContent>
          </w:sdt>
          <w:sdt>
            <w:sdtPr>
              <w:tag w:val="goog_rdk_2032"/>
            </w:sdtPr>
            <w:sdtContent>
              <w:ins w:date="2022-04-26T14:05:22Z" w:author="Sérgio Henrique" w:id="268"/>
              <w:sdt>
                <w:sdtPr>
                  <w:tag w:val="goog_rdk_2033"/>
                </w:sdtPr>
                <w:sdtContent>
                  <w:ins w:date="2022-04-26T14:05:22Z" w:author="Sérgio Henrique" w:id="268">
                    <w:r w:rsidRPr="00000000" w:rsidDel="00000000" w:rsidR="00000000">
                      <w:rPr>
                        <w:rtl w:val="0"/>
                        <w:rPrChange w:date="2022-04-27T21:31:15Z" w:author="Vinícius Russi" w:id="1">
                          <w:rPr>
                            <w:sz w:val="22"/>
                            <w:szCs w:val="22"/>
                          </w:rPr>
                        </w:rPrChange>
                      </w:rPr>
                      <w:t xml:space="preserve">.</w:t>
                    </w:r>
                  </w:ins>
                </w:sdtContent>
              </w:sdt>
              <w:ins w:date="2022-04-26T14:05:22Z" w:author="Sérgio Henrique" w:id="268"/>
            </w:sdtContent>
          </w:sdt>
          <w:sdt>
            <w:sdtPr>
              <w:tag w:val="goog_rdk_2034"/>
            </w:sdtPr>
            <w:sdtContent>
              <w:r w:rsidRPr="00000000" w:rsidDel="00000000" w:rsidR="00000000">
                <w:rPr>
                  <w:rtl w:val="0"/>
                  <w:rPrChange w:date="2022-04-27T21:31:15Z" w:author="Vinícius Russi" w:id="1">
                    <w:rPr>
                      <w:sz w:val="22"/>
                      <w:szCs w:val="22"/>
                    </w:rPr>
                  </w:rPrChange>
                </w:rPr>
                <w:t xml:space="preserve"> </w:t>
              </w:r>
            </w:sdtContent>
          </w:sdt>
          <w:sdt>
            <w:sdtPr>
              <w:tag w:val="goog_rdk_2035"/>
            </w:sdtPr>
            <w:sdtContent>
              <w:del w:date="2022-04-26T14:05:24Z" w:author="Sérgio Henrique" w:id="269"/>
              <w:sdt>
                <w:sdtPr>
                  <w:tag w:val="goog_rdk_2036"/>
                </w:sdtPr>
                <w:sdtContent>
                  <w:del w:date="2022-04-26T14:05:24Z" w:author="Sérgio Henrique" w:id="269">
                    <w:r w:rsidRPr="00000000" w:rsidDel="00000000" w:rsidR="00000000">
                      <w:rPr>
                        <w:rtl w:val="0"/>
                        <w:rPrChange w:date="2022-04-27T21:31:15Z" w:author="Vinícius Russi" w:id="1">
                          <w:rPr>
                            <w:sz w:val="22"/>
                            <w:szCs w:val="22"/>
                          </w:rPr>
                        </w:rPrChange>
                      </w:rPr>
                      <w:delText xml:space="preserve">o</w:delText>
                    </w:r>
                  </w:del>
                </w:sdtContent>
              </w:sdt>
              <w:del w:date="2022-04-26T14:05:24Z" w:author="Sérgio Henrique" w:id="269"/>
            </w:sdtContent>
          </w:sdt>
          <w:sdt>
            <w:sdtPr>
              <w:tag w:val="goog_rdk_2037"/>
            </w:sdtPr>
            <w:sdtContent>
              <w:ins w:date="2022-04-26T14:05:24Z" w:author="Sérgio Henrique" w:id="269"/>
              <w:sdt>
                <w:sdtPr>
                  <w:tag w:val="goog_rdk_2038"/>
                </w:sdtPr>
                <w:sdtContent>
                  <w:ins w:date="2022-04-26T14:05:24Z" w:author="Sérgio Henrique" w:id="269">
                    <w:r w:rsidRPr="00000000" w:rsidDel="00000000" w:rsidR="00000000">
                      <w:rPr>
                        <w:rtl w:val="0"/>
                        <w:rPrChange w:date="2022-04-27T21:31:15Z" w:author="Vinícius Russi" w:id="1">
                          <w:rPr>
                            <w:sz w:val="22"/>
                            <w:szCs w:val="22"/>
                          </w:rPr>
                        </w:rPrChange>
                      </w:rPr>
                      <w:t xml:space="preserve">O</w:t>
                    </w:r>
                  </w:ins>
                </w:sdtContent>
              </w:sdt>
              <w:ins w:date="2022-04-26T14:05:24Z" w:author="Sérgio Henrique" w:id="269"/>
            </w:sdtContent>
          </w:sdt>
          <w:sdt>
            <w:sdtPr>
              <w:tag w:val="goog_rdk_2039"/>
            </w:sdtPr>
            <w:sdtContent>
              <w:r w:rsidRPr="00000000" w:rsidDel="00000000" w:rsidR="00000000">
                <w:rPr>
                  <w:rtl w:val="0"/>
                  <w:rPrChange w:date="2022-04-27T21:31:15Z" w:author="Vinícius Russi" w:id="1">
                    <w:rPr>
                      <w:sz w:val="22"/>
                      <w:szCs w:val="22"/>
                    </w:rPr>
                  </w:rPrChange>
                </w:rPr>
                <w:t xml:space="preserve"> cálculo dessa variável gerou os primeiros indicadores</w:t>
              </w:r>
            </w:sdtContent>
          </w:sdt>
          <w:sdt>
            <w:sdtPr>
              <w:tag w:val="goog_rdk_2040"/>
            </w:sdtPr>
            <w:sdtContent>
              <w:ins w:date="2022-04-26T14:05:29Z" w:author="Sérgio Henrique" w:id="270"/>
              <w:sdt>
                <w:sdtPr>
                  <w:tag w:val="goog_rdk_2041"/>
                </w:sdtPr>
                <w:sdtContent>
                  <w:ins w:date="2022-04-26T14:05:29Z" w:author="Sérgio Henrique" w:id="270">
                    <w:r w:rsidRPr="00000000" w:rsidDel="00000000" w:rsidR="00000000">
                      <w:rPr>
                        <w:rtl w:val="0"/>
                        <w:rPrChange w:date="2022-04-27T21:31:15Z" w:author="Vinícius Russi" w:id="1">
                          <w:rPr>
                            <w:sz w:val="22"/>
                            <w:szCs w:val="22"/>
                          </w:rPr>
                        </w:rPrChange>
                      </w:rPr>
                      <w:t xml:space="preserve">,</w:t>
                    </w:r>
                  </w:ins>
                </w:sdtContent>
              </w:sdt>
              <w:ins w:date="2022-04-26T14:05:29Z" w:author="Sérgio Henrique" w:id="270"/>
            </w:sdtContent>
          </w:sdt>
          <w:sdt>
            <w:sdtPr>
              <w:tag w:val="goog_rdk_2042"/>
            </w:sdtPr>
            <w:sdtContent>
              <w:r w:rsidRPr="00000000" w:rsidDel="00000000" w:rsidR="00000000">
                <w:rPr>
                  <w:rtl w:val="0"/>
                  <w:rPrChange w:date="2022-04-27T21:31:15Z" w:author="Vinícius Russi" w:id="1">
                    <w:rPr>
                      <w:sz w:val="22"/>
                      <w:szCs w:val="22"/>
                    </w:rPr>
                  </w:rPrChange>
                </w:rPr>
                <w:t xml:space="preserve"> </w:t>
              </w:r>
            </w:sdtContent>
          </w:sdt>
          <w:sdt>
            <w:sdtPr>
              <w:tag w:val="goog_rdk_2043"/>
            </w:sdtPr>
            <w:sdtContent>
              <w:del w:date="2022-04-26T14:05:32Z" w:author="Sérgio Henrique" w:id="271"/>
              <w:sdt>
                <w:sdtPr>
                  <w:tag w:val="goog_rdk_2044"/>
                </w:sdtPr>
                <w:sdtContent>
                  <w:del w:date="2022-04-26T14:05:32Z" w:author="Sérgio Henrique" w:id="271">
                    <w:r w:rsidRPr="00000000" w:rsidDel="00000000" w:rsidR="00000000">
                      <w:rPr>
                        <w:rtl w:val="0"/>
                        <w:rPrChange w:date="2022-04-27T21:31:15Z" w:author="Vinícius Russi" w:id="1">
                          <w:rPr>
                            <w:sz w:val="22"/>
                            <w:szCs w:val="22"/>
                          </w:rPr>
                        </w:rPrChange>
                      </w:rPr>
                      <w:delText xml:space="preserve">onde fo</w:delText>
                    </w:r>
                  </w:del>
                </w:sdtContent>
              </w:sdt>
              <w:del w:date="2022-04-26T14:05:32Z" w:author="Sérgio Henrique" w:id="271"/>
            </w:sdtContent>
          </w:sdt>
          <w:sdt>
            <w:sdtPr>
              <w:tag w:val="goog_rdk_2045"/>
            </w:sdtPr>
            <w:sdtContent>
              <w:ins w:date="2022-04-26T14:05:32Z" w:author="Sérgio Henrique" w:id="271"/>
              <w:sdt>
                <w:sdtPr>
                  <w:tag w:val="goog_rdk_2046"/>
                </w:sdtPr>
                <w:sdtContent>
                  <w:ins w:date="2022-04-26T14:05:32Z" w:author="Sérgio Henrique" w:id="271">
                    <w:r w:rsidRPr="00000000" w:rsidDel="00000000" w:rsidR="00000000">
                      <w:rPr>
                        <w:rtl w:val="0"/>
                        <w:rPrChange w:date="2022-04-27T21:31:15Z" w:author="Vinícius Russi" w:id="1">
                          <w:rPr>
                            <w:sz w:val="22"/>
                            <w:szCs w:val="22"/>
                          </w:rPr>
                        </w:rPrChange>
                      </w:rPr>
                      <w:t xml:space="preserve">tornando</w:t>
                    </w:r>
                  </w:ins>
                </w:sdtContent>
              </w:sdt>
              <w:ins w:date="2022-04-26T14:05:32Z" w:author="Sérgio Henrique" w:id="271"/>
            </w:sdtContent>
          </w:sdt>
          <w:sdt>
            <w:sdtPr>
              <w:tag w:val="goog_rdk_2047"/>
            </w:sdtPr>
            <w:sdtContent>
              <w:del w:date="2022-04-26T14:05:32Z" w:author="Sérgio Henrique" w:id="271"/>
              <w:sdt>
                <w:sdtPr>
                  <w:tag w:val="goog_rdk_2048"/>
                </w:sdtPr>
                <w:sdtContent>
                  <w:del w:date="2022-04-26T14:05:32Z" w:author="Sérgio Henrique" w:id="271">
                    <w:r w:rsidRPr="00000000" w:rsidDel="00000000" w:rsidR="00000000">
                      <w:rPr>
                        <w:rtl w:val="0"/>
                        <w:rPrChange w:date="2022-04-27T21:31:15Z" w:author="Vinícius Russi" w:id="1">
                          <w:rPr>
                            <w:sz w:val="22"/>
                            <w:szCs w:val="22"/>
                          </w:rPr>
                        </w:rPrChange>
                      </w:rPr>
                      <w:delText xml:space="preserve">i</w:delText>
                    </w:r>
                  </w:del>
                </w:sdtContent>
              </w:sdt>
              <w:del w:date="2022-04-26T14:05:32Z" w:author="Sérgio Henrique" w:id="271"/>
            </w:sdtContent>
          </w:sdt>
          <w:sdt>
            <w:sdtPr>
              <w:tag w:val="goog_rdk_2049"/>
            </w:sdtPr>
            <w:sdtContent>
              <w:r w:rsidRPr="00000000" w:rsidDel="00000000" w:rsidR="00000000">
                <w:rPr>
                  <w:rtl w:val="0"/>
                  <w:rPrChange w:date="2022-04-27T21:31:15Z" w:author="Vinícius Russi" w:id="1">
                    <w:rPr>
                      <w:sz w:val="22"/>
                      <w:szCs w:val="22"/>
                    </w:rPr>
                  </w:rPrChange>
                </w:rPr>
                <w:t xml:space="preserve"> possível evidenciar resultados incoerentes</w:t>
              </w:r>
            </w:sdtContent>
          </w:sdt>
          <w:sdt>
            <w:sdtPr>
              <w:tag w:val="goog_rdk_2050"/>
            </w:sdtPr>
            <w:sdtContent>
              <w:del w:date="2022-04-26T14:06:06Z" w:author="Sérgio Henrique" w:id="272"/>
              <w:sdt>
                <w:sdtPr>
                  <w:tag w:val="goog_rdk_2051"/>
                </w:sdtPr>
                <w:sdtContent>
                  <w:del w:date="2022-04-26T14:06:06Z" w:author="Sérgio Henrique" w:id="272">
                    <w:r w:rsidRPr="00000000" w:rsidDel="00000000" w:rsidR="00000000">
                      <w:rPr>
                        <w:rtl w:val="0"/>
                        <w:rPrChange w:date="2022-04-27T21:31:15Z" w:author="Vinícius Russi" w:id="1">
                          <w:rPr>
                            <w:sz w:val="22"/>
                            <w:szCs w:val="22"/>
                          </w:rPr>
                        </w:rPrChange>
                      </w:rPr>
                      <w:delText xml:space="preserve">,</w:delText>
                    </w:r>
                  </w:del>
                </w:sdtContent>
              </w:sdt>
              <w:del w:date="2022-04-26T14:06:06Z" w:author="Sérgio Henrique" w:id="272"/>
            </w:sdtContent>
          </w:sdt>
          <w:sdt>
            <w:sdtPr>
              <w:tag w:val="goog_rdk_2052"/>
            </w:sdtPr>
            <w:sdtContent>
              <w:ins w:date="2022-04-26T14:06:06Z" w:author="Sérgio Henrique" w:id="272"/>
              <w:sdt>
                <w:sdtPr>
                  <w:tag w:val="goog_rdk_2053"/>
                </w:sdtPr>
                <w:sdtContent>
                  <w:ins w:date="2022-04-26T14:06:06Z" w:author="Sérgio Henrique" w:id="272">
                    <w:r w:rsidRPr="00000000" w:rsidDel="00000000" w:rsidR="00000000">
                      <w:rPr>
                        <w:rtl w:val="0"/>
                        <w:rPrChange w:date="2022-04-27T21:31:15Z" w:author="Vinícius Russi" w:id="1">
                          <w:rPr>
                            <w:sz w:val="22"/>
                            <w:szCs w:val="22"/>
                          </w:rPr>
                        </w:rPrChange>
                      </w:rPr>
                      <w:t xml:space="preserve">;</w:t>
                    </w:r>
                  </w:ins>
                </w:sdtContent>
              </w:sdt>
              <w:ins w:date="2022-04-26T14:06:06Z" w:author="Sérgio Henrique" w:id="272"/>
            </w:sdtContent>
          </w:sdt>
          <w:sdt>
            <w:sdtPr>
              <w:tag w:val="goog_rdk_2054"/>
            </w:sdtPr>
            <w:sdtContent>
              <w:r w:rsidRPr="00000000" w:rsidDel="00000000" w:rsidR="00000000">
                <w:rPr>
                  <w:rtl w:val="0"/>
                  <w:rPrChange w:date="2022-04-27T21:31:15Z" w:author="Vinícius Russi" w:id="1">
                    <w:rPr>
                      <w:sz w:val="22"/>
                      <w:szCs w:val="22"/>
                    </w:rPr>
                  </w:rPrChange>
                </w:rPr>
                <w:t xml:space="preserve"> como exemplo, tempos médios negativos (Figura 4)</w:t>
              </w:r>
            </w:sdtContent>
          </w:sdt>
          <w:sdt>
            <w:sdtPr>
              <w:tag w:val="goog_rdk_2055"/>
            </w:sdtPr>
            <w:sdtContent>
              <w:del w:date="2022-04-26T14:06:33Z" w:author="Sérgio Henrique" w:id="273"/>
              <w:sdt>
                <w:sdtPr>
                  <w:tag w:val="goog_rdk_2056"/>
                </w:sdtPr>
                <w:sdtContent>
                  <w:del w:date="2022-04-26T14:06:33Z" w:author="Sérgio Henrique" w:id="273">
                    <w:r w:rsidRPr="00000000" w:rsidDel="00000000" w:rsidR="00000000">
                      <w:rPr>
                        <w:rtl w:val="0"/>
                        <w:rPrChange w:date="2022-04-27T21:31:15Z" w:author="Vinícius Russi" w:id="1">
                          <w:rPr>
                            <w:sz w:val="22"/>
                            <w:szCs w:val="22"/>
                          </w:rPr>
                        </w:rPrChange>
                      </w:rPr>
                      <w:delText xml:space="preserve">,</w:delText>
                    </w:r>
                  </w:del>
                </w:sdtContent>
              </w:sdt>
              <w:del w:date="2022-04-26T14:06:33Z" w:author="Sérgio Henrique" w:id="273"/>
            </w:sdtContent>
          </w:sdt>
          <w:sdt>
            <w:sdtPr>
              <w:tag w:val="goog_rdk_2057"/>
            </w:sdtPr>
            <w:sdtContent>
              <w:ins w:date="2022-04-26T14:06:33Z" w:author="Sérgio Henrique" w:id="273"/>
              <w:sdt>
                <w:sdtPr>
                  <w:tag w:val="goog_rdk_2058"/>
                </w:sdtPr>
                <w:sdtContent>
                  <w:ins w:date="2022-04-26T14:06:33Z" w:author="Sérgio Henrique" w:id="273">
                    <w:r w:rsidRPr="00000000" w:rsidDel="00000000" w:rsidR="00000000">
                      <w:rPr>
                        <w:rtl w:val="0"/>
                        <w:rPrChange w:date="2022-04-27T21:31:15Z" w:author="Vinícius Russi" w:id="1">
                          <w:rPr>
                            <w:sz w:val="22"/>
                            <w:szCs w:val="22"/>
                          </w:rPr>
                        </w:rPrChange>
                      </w:rPr>
                      <w:t xml:space="preserve">:</w:t>
                    </w:r>
                  </w:ins>
                </w:sdtContent>
              </w:sdt>
              <w:ins w:date="2022-04-26T14:06:33Z" w:author="Sérgio Henrique" w:id="273"/>
            </w:sdtContent>
          </w:sdt>
          <w:sdt>
            <w:sdtPr>
              <w:tag w:val="goog_rdk_2059"/>
            </w:sdtPr>
            <w:sdtContent>
              <w:r w:rsidRPr="00000000" w:rsidDel="00000000" w:rsidR="00000000">
                <w:rPr>
                  <w:rtl w:val="0"/>
                  <w:rPrChange w:date="2022-04-27T21:31:15Z" w:author="Vinícius Russi" w:id="1">
                    <w:rPr>
                      <w:sz w:val="22"/>
                      <w:szCs w:val="22"/>
                    </w:rPr>
                  </w:rPrChange>
                </w:rPr>
                <w:t xml:space="preserve"> esse fato indicou que existia algum problema nos dados de horímetro apontado em cada manutenção.</w:t>
              </w:r>
            </w:sdtContent>
          </w:sdt>
          <w:sdt>
            <w:sdtPr>
              <w:tag w:val="goog_rdk_2060"/>
            </w:sdtPr>
            <w:sdtContent>
              <w:del w:date="2022-04-27T21:59:05Z" w:author="Vinícius Russi" w:id="274">
                <w:r w:rsidRPr="00000000" w:rsidDel="00000000" w:rsidR="00000000">
                  <w:drawing>
                    <wp:anchor simplePos="0" behindDoc="0" distL="114300" hidden="0" allowOverlap="1" relativeHeight="0" layoutInCell="1" distT="114300" locked="0" distB="114300" distR="114300">
                      <wp:simplePos x="0" y="0"/>
                      <wp:positionH relativeFrom="column">
                        <wp:posOffset>1257300</wp:posOffset>
                      </wp:positionH>
                      <wp:positionV relativeFrom="paragraph">
                        <wp:posOffset>1838325</wp:posOffset>
                      </wp:positionV>
                      <wp:extent cx="2962592" cy="2871901"/>
                      <wp:effectExtent b="0" r="0" t="0" l="0"/>
                      <wp:wrapNone/>
                      <wp:docPr name="image7.png" id="1054"/>
                      <a:graphic>
                        <a:graphicData uri="http://schemas.openxmlformats.org/drawingml/2006/picture">
                          <pic:pic>
                            <pic:nvPicPr>
                              <pic:cNvPr name="image7.png" id="0"/>
                              <pic:cNvPicPr preferRelativeResize="0"/>
                            </pic:nvPicPr>
                            <pic:blipFill>
                              <a:blip r:embed="rId19"/>
                              <a:srcRect b="0" r="0" t="0" l="0"/>
                              <a:stretch>
                                <a:fillRect/>
                              </a:stretch>
                            </pic:blipFill>
                            <pic:spPr>
                              <a:xfrm>
                                <a:off x="0" y="0"/>
                                <a:ext cx="2962592" cy="2871901"/>
                              </a:xfrm>
                              <a:prstGeom prst="rect"/>
                              <a:ln/>
                            </pic:spPr>
                          </pic:pic>
                        </a:graphicData>
                      </a:graphic>
                    </wp:anchor>
                  </w:drawing>
                </w:r>
              </w:del>
            </w:sdtContent>
          </w:sdt>
        </w:p>
      </w:sdtContent>
    </w:sdt>
    <w:sdt>
      <w:sdtPr>
        <w:tag w:val="goog_rdk_2065"/>
      </w:sdtPr>
      <w:sdtContent>
        <w:p w:rsidRPr="00000000" w:rsidDel="00000000" w:rsidRDefault="00000000" w:rsidR="00000000" w:rsidP="00000000" w14:paraId="00000170">
          <w:pPr>
            <w:ind w:left="0" w:firstLine="0"/>
            <w:rPr>
              <w:del w:date="2022-04-27T21:57:31Z" w:author="Vinícius Russi" w:id="275"/>
              <w:rPrChange w:date="2022-04-27T21:31:15Z" w:author="Vinícius Russi" w:id="1">
                <w:rPr>
                  <w:sz w:val="22"/>
                  <w:szCs w:val="22"/>
                </w:rPr>
              </w:rPrChange>
            </w:rPr>
          </w:pPr>
          <w:sdt>
            <w:sdtPr>
              <w:tag w:val="goog_rdk_2063"/>
            </w:sdtPr>
            <w:sdtContent>
              <w:del w:date="2022-04-27T21:57:31Z" w:author="Vinícius Russi" w:id="275"/>
              <w:sdt>
                <w:sdtPr>
                  <w:tag w:val="goog_rdk_2064"/>
                </w:sdtPr>
                <w:sdtContent>
                  <w:del w:date="2022-04-27T21:57:31Z" w:author="Vinícius Russi" w:id="275">
                    <w:r w:rsidRPr="00000000" w:rsidDel="00000000" w:rsidR="00000000">
                      <w:rPr>
                        <w:rtl w:val="0"/>
                      </w:rPr>
                    </w:r>
                  </w:del>
                </w:sdtContent>
              </w:sdt>
              <w:del w:date="2022-04-27T21:57:31Z" w:author="Vinícius Russi" w:id="275"/>
            </w:sdtContent>
          </w:sdt>
        </w:p>
      </w:sdtContent>
    </w:sdt>
    <w:sdt>
      <w:sdtPr>
        <w:tag w:val="goog_rdk_2068"/>
      </w:sdtPr>
      <w:sdtContent>
        <w:p w:rsidRPr="00000000" w:rsidDel="00000000" w:rsidRDefault="00000000" w:rsidR="00000000" w:rsidP="00000000" w14:paraId="00000171">
          <w:pPr>
            <w:ind w:firstLine="0"/>
            <w:rPr>
              <w:del w:date="2022-04-27T21:57:31Z" w:author="Vinícius Russi" w:id="275"/>
              <w:rPrChange w:date="2022-04-27T21:31:15Z" w:author="Vinícius Russi" w:id="1">
                <w:rPr>
                  <w:sz w:val="22"/>
                  <w:szCs w:val="22"/>
                </w:rPr>
              </w:rPrChange>
            </w:rPr>
          </w:pPr>
          <w:sdt>
            <w:sdtPr>
              <w:tag w:val="goog_rdk_2066"/>
            </w:sdtPr>
            <w:sdtContent>
              <w:del w:date="2022-04-27T21:57:31Z" w:author="Vinícius Russi" w:id="275"/>
              <w:sdt>
                <w:sdtPr>
                  <w:tag w:val="goog_rdk_2067"/>
                </w:sdtPr>
                <w:sdtContent>
                  <w:del w:date="2022-04-27T21:57:31Z" w:author="Vinícius Russi" w:id="275">
                    <w:r w:rsidRPr="00000000" w:rsidDel="00000000" w:rsidR="00000000">
                      <w:rPr>
                        <w:rtl w:val="0"/>
                      </w:rPr>
                    </w:r>
                  </w:del>
                </w:sdtContent>
              </w:sdt>
              <w:del w:date="2022-04-27T21:57:31Z" w:author="Vinícius Russi" w:id="275"/>
            </w:sdtContent>
          </w:sdt>
        </w:p>
      </w:sdtContent>
    </w:sdt>
    <w:sdt>
      <w:sdtPr>
        <w:tag w:val="goog_rdk_2071"/>
      </w:sdtPr>
      <w:sdtContent>
        <w:p w:rsidRPr="00000000" w:rsidDel="00000000" w:rsidRDefault="00000000" w:rsidR="00000000" w:rsidP="00000000" w14:paraId="00000172">
          <w:pPr>
            <w:ind w:left="0" w:firstLine="0"/>
            <w:rPr>
              <w:del w:date="2022-04-27T21:57:31Z" w:author="Vinícius Russi" w:id="275"/>
              <w:rPrChange w:date="2022-04-27T21:31:15Z" w:author="Vinícius Russi" w:id="1">
                <w:rPr>
                  <w:sz w:val="22"/>
                  <w:szCs w:val="22"/>
                </w:rPr>
              </w:rPrChange>
            </w:rPr>
          </w:pPr>
          <w:sdt>
            <w:sdtPr>
              <w:tag w:val="goog_rdk_2069"/>
            </w:sdtPr>
            <w:sdtContent>
              <w:del w:date="2022-04-27T21:57:31Z" w:author="Vinícius Russi" w:id="275"/>
              <w:sdt>
                <w:sdtPr>
                  <w:tag w:val="goog_rdk_2070"/>
                </w:sdtPr>
                <w:sdtContent>
                  <w:del w:date="2022-04-27T21:57:31Z" w:author="Vinícius Russi" w:id="275">
                    <w:r w:rsidRPr="00000000" w:rsidDel="00000000" w:rsidR="00000000">
                      <w:rPr>
                        <w:rtl w:val="0"/>
                      </w:rPr>
                    </w:r>
                  </w:del>
                </w:sdtContent>
              </w:sdt>
              <w:del w:date="2022-04-27T21:57:31Z" w:author="Vinícius Russi" w:id="275"/>
            </w:sdtContent>
          </w:sdt>
        </w:p>
      </w:sdtContent>
    </w:sdt>
    <w:sdt>
      <w:sdtPr>
        <w:tag w:val="goog_rdk_2074"/>
      </w:sdtPr>
      <w:sdtContent>
        <w:p w:rsidRPr="00000000" w:rsidDel="00000000" w:rsidRDefault="00000000" w:rsidR="00000000" w:rsidP="00000000" w14:paraId="00000173">
          <w:pPr>
            <w:ind w:left="0" w:firstLine="0"/>
            <w:rPr>
              <w:del w:date="2022-04-27T21:57:31Z" w:author="Vinícius Russi" w:id="275"/>
              <w:rPrChange w:date="2022-04-27T21:31:15Z" w:author="Vinícius Russi" w:id="1">
                <w:rPr>
                  <w:sz w:val="22"/>
                  <w:szCs w:val="22"/>
                </w:rPr>
              </w:rPrChange>
            </w:rPr>
          </w:pPr>
          <w:sdt>
            <w:sdtPr>
              <w:tag w:val="goog_rdk_2072"/>
            </w:sdtPr>
            <w:sdtContent>
              <w:del w:date="2022-04-27T21:57:31Z" w:author="Vinícius Russi" w:id="275"/>
              <w:sdt>
                <w:sdtPr>
                  <w:tag w:val="goog_rdk_2073"/>
                </w:sdtPr>
                <w:sdtContent>
                  <w:del w:date="2022-04-27T21:57:31Z" w:author="Vinícius Russi" w:id="275">
                    <w:r w:rsidRPr="00000000" w:rsidDel="00000000" w:rsidR="00000000">
                      <w:rPr>
                        <w:rtl w:val="0"/>
                      </w:rPr>
                    </w:r>
                  </w:del>
                </w:sdtContent>
              </w:sdt>
              <w:del w:date="2022-04-27T21:57:31Z" w:author="Vinícius Russi" w:id="275"/>
            </w:sdtContent>
          </w:sdt>
        </w:p>
      </w:sdtContent>
    </w:sdt>
    <w:sdt>
      <w:sdtPr>
        <w:tag w:val="goog_rdk_2077"/>
      </w:sdtPr>
      <w:sdtContent>
        <w:p w:rsidRPr="00000000" w:rsidDel="00000000" w:rsidRDefault="00000000" w:rsidR="00000000" w:rsidP="00000000" w14:paraId="00000174">
          <w:pPr>
            <w:ind w:left="0" w:firstLine="0"/>
            <w:rPr>
              <w:del w:date="2022-04-27T21:57:31Z" w:author="Vinícius Russi" w:id="275"/>
              <w:rPrChange w:date="2022-04-27T21:31:15Z" w:author="Vinícius Russi" w:id="1">
                <w:rPr>
                  <w:sz w:val="22"/>
                  <w:szCs w:val="22"/>
                </w:rPr>
              </w:rPrChange>
            </w:rPr>
          </w:pPr>
          <w:sdt>
            <w:sdtPr>
              <w:tag w:val="goog_rdk_2075"/>
            </w:sdtPr>
            <w:sdtContent>
              <w:del w:date="2022-04-27T21:57:31Z" w:author="Vinícius Russi" w:id="275"/>
              <w:sdt>
                <w:sdtPr>
                  <w:tag w:val="goog_rdk_2076"/>
                </w:sdtPr>
                <w:sdtContent>
                  <w:del w:date="2022-04-27T21:57:31Z" w:author="Vinícius Russi" w:id="275">
                    <w:r w:rsidRPr="00000000" w:rsidDel="00000000" w:rsidR="00000000">
                      <w:rPr>
                        <w:rtl w:val="0"/>
                      </w:rPr>
                    </w:r>
                  </w:del>
                </w:sdtContent>
              </w:sdt>
              <w:del w:date="2022-04-27T21:57:31Z" w:author="Vinícius Russi" w:id="275"/>
            </w:sdtContent>
          </w:sdt>
        </w:p>
      </w:sdtContent>
    </w:sdt>
    <w:sdt>
      <w:sdtPr>
        <w:tag w:val="goog_rdk_2080"/>
      </w:sdtPr>
      <w:sdtContent>
        <w:p w:rsidRPr="00000000" w:rsidDel="00000000" w:rsidRDefault="00000000" w:rsidR="00000000" w:rsidP="00000000" w14:paraId="00000175">
          <w:pPr>
            <w:ind w:left="0" w:firstLine="0"/>
            <w:rPr>
              <w:del w:date="2022-04-27T21:57:31Z" w:author="Vinícius Russi" w:id="275"/>
              <w:rPrChange w:date="2022-04-27T21:31:15Z" w:author="Vinícius Russi" w:id="1">
                <w:rPr>
                  <w:sz w:val="22"/>
                  <w:szCs w:val="22"/>
                </w:rPr>
              </w:rPrChange>
            </w:rPr>
          </w:pPr>
          <w:sdt>
            <w:sdtPr>
              <w:tag w:val="goog_rdk_2078"/>
            </w:sdtPr>
            <w:sdtContent>
              <w:del w:date="2022-04-27T21:57:31Z" w:author="Vinícius Russi" w:id="275"/>
              <w:sdt>
                <w:sdtPr>
                  <w:tag w:val="goog_rdk_2079"/>
                </w:sdtPr>
                <w:sdtContent>
                  <w:del w:date="2022-04-27T21:57:31Z" w:author="Vinícius Russi" w:id="275">
                    <w:r w:rsidRPr="00000000" w:rsidDel="00000000" w:rsidR="00000000">
                      <w:rPr>
                        <w:rtl w:val="0"/>
                      </w:rPr>
                    </w:r>
                  </w:del>
                </w:sdtContent>
              </w:sdt>
              <w:del w:date="2022-04-27T21:57:31Z" w:author="Vinícius Russi" w:id="275"/>
            </w:sdtContent>
          </w:sdt>
        </w:p>
      </w:sdtContent>
    </w:sdt>
    <w:sdt>
      <w:sdtPr>
        <w:tag w:val="goog_rdk_2083"/>
      </w:sdtPr>
      <w:sdtContent>
        <w:p w:rsidRPr="00000000" w:rsidDel="00000000" w:rsidRDefault="00000000" w:rsidR="00000000" w:rsidP="00000000" w14:paraId="00000176">
          <w:pPr>
            <w:ind w:left="0" w:firstLine="0"/>
            <w:rPr>
              <w:del w:date="2022-04-27T21:57:31Z" w:author="Vinícius Russi" w:id="275"/>
              <w:rPrChange w:date="2022-04-27T21:31:15Z" w:author="Vinícius Russi" w:id="1">
                <w:rPr>
                  <w:sz w:val="22"/>
                  <w:szCs w:val="22"/>
                </w:rPr>
              </w:rPrChange>
            </w:rPr>
          </w:pPr>
          <w:sdt>
            <w:sdtPr>
              <w:tag w:val="goog_rdk_2081"/>
            </w:sdtPr>
            <w:sdtContent>
              <w:del w:date="2022-04-27T21:57:31Z" w:author="Vinícius Russi" w:id="275"/>
              <w:sdt>
                <w:sdtPr>
                  <w:tag w:val="goog_rdk_2082"/>
                </w:sdtPr>
                <w:sdtContent>
                  <w:del w:date="2022-04-27T21:57:31Z" w:author="Vinícius Russi" w:id="275">
                    <w:r w:rsidRPr="00000000" w:rsidDel="00000000" w:rsidR="00000000">
                      <w:rPr>
                        <w:rtl w:val="0"/>
                      </w:rPr>
                    </w:r>
                  </w:del>
                </w:sdtContent>
              </w:sdt>
              <w:del w:date="2022-04-27T21:57:31Z" w:author="Vinícius Russi" w:id="275"/>
            </w:sdtContent>
          </w:sdt>
        </w:p>
      </w:sdtContent>
    </w:sdt>
    <w:sdt>
      <w:sdtPr>
        <w:tag w:val="goog_rdk_2086"/>
      </w:sdtPr>
      <w:sdtContent>
        <w:p w:rsidRPr="00000000" w:rsidDel="00000000" w:rsidRDefault="00000000" w:rsidR="00000000" w:rsidP="00000000" w14:paraId="00000177">
          <w:pPr>
            <w:ind w:left="0" w:firstLine="0"/>
            <w:rPr>
              <w:del w:date="2022-04-27T21:57:31Z" w:author="Vinícius Russi" w:id="275"/>
              <w:rPrChange w:date="2022-04-27T21:31:15Z" w:author="Vinícius Russi" w:id="1">
                <w:rPr>
                  <w:sz w:val="22"/>
                  <w:szCs w:val="22"/>
                </w:rPr>
              </w:rPrChange>
            </w:rPr>
          </w:pPr>
          <w:sdt>
            <w:sdtPr>
              <w:tag w:val="goog_rdk_2084"/>
            </w:sdtPr>
            <w:sdtContent>
              <w:del w:date="2022-04-27T21:57:31Z" w:author="Vinícius Russi" w:id="275"/>
              <w:sdt>
                <w:sdtPr>
                  <w:tag w:val="goog_rdk_2085"/>
                </w:sdtPr>
                <w:sdtContent>
                  <w:del w:date="2022-04-27T21:57:31Z" w:author="Vinícius Russi" w:id="275">
                    <w:r w:rsidRPr="00000000" w:rsidDel="00000000" w:rsidR="00000000">
                      <w:rPr>
                        <w:rtl w:val="0"/>
                      </w:rPr>
                    </w:r>
                  </w:del>
                </w:sdtContent>
              </w:sdt>
              <w:del w:date="2022-04-27T21:57:31Z" w:author="Vinícius Russi" w:id="275"/>
            </w:sdtContent>
          </w:sdt>
        </w:p>
      </w:sdtContent>
    </w:sdt>
    <w:sdt>
      <w:sdtPr>
        <w:tag w:val="goog_rdk_2089"/>
      </w:sdtPr>
      <w:sdtContent>
        <w:p w:rsidRPr="00000000" w:rsidDel="00000000" w:rsidRDefault="00000000" w:rsidR="00000000" w:rsidP="00000000" w14:paraId="00000178">
          <w:pPr>
            <w:ind w:left="0" w:firstLine="0"/>
            <w:rPr>
              <w:del w:date="2022-04-27T21:57:31Z" w:author="Vinícius Russi" w:id="275"/>
              <w:rPrChange w:date="2022-04-27T21:31:15Z" w:author="Vinícius Russi" w:id="1">
                <w:rPr>
                  <w:sz w:val="22"/>
                  <w:szCs w:val="22"/>
                </w:rPr>
              </w:rPrChange>
            </w:rPr>
          </w:pPr>
          <w:sdt>
            <w:sdtPr>
              <w:tag w:val="goog_rdk_2087"/>
            </w:sdtPr>
            <w:sdtContent>
              <w:del w:date="2022-04-27T21:57:31Z" w:author="Vinícius Russi" w:id="275"/>
              <w:sdt>
                <w:sdtPr>
                  <w:tag w:val="goog_rdk_2088"/>
                </w:sdtPr>
                <w:sdtContent>
                  <w:del w:date="2022-04-27T21:57:31Z" w:author="Vinícius Russi" w:id="275">
                    <w:r w:rsidRPr="00000000" w:rsidDel="00000000" w:rsidR="00000000">
                      <w:rPr>
                        <w:rtl w:val="0"/>
                      </w:rPr>
                    </w:r>
                  </w:del>
                </w:sdtContent>
              </w:sdt>
              <w:del w:date="2022-04-27T21:57:31Z" w:author="Vinícius Russi" w:id="275"/>
            </w:sdtContent>
          </w:sdt>
        </w:p>
      </w:sdtContent>
    </w:sdt>
    <w:sdt>
      <w:sdtPr>
        <w:tag w:val="goog_rdk_2092"/>
      </w:sdtPr>
      <w:sdtContent>
        <w:p w:rsidRPr="00000000" w:rsidDel="00000000" w:rsidRDefault="00000000" w:rsidR="00000000" w:rsidP="00000000" w14:paraId="00000179">
          <w:pPr>
            <w:ind w:left="0" w:firstLine="0"/>
            <w:rPr>
              <w:del w:date="2022-04-27T21:57:31Z" w:author="Vinícius Russi" w:id="275"/>
              <w:rPrChange w:date="2022-04-27T21:31:15Z" w:author="Vinícius Russi" w:id="1">
                <w:rPr>
                  <w:sz w:val="22"/>
                  <w:szCs w:val="22"/>
                </w:rPr>
              </w:rPrChange>
            </w:rPr>
          </w:pPr>
          <w:sdt>
            <w:sdtPr>
              <w:tag w:val="goog_rdk_2090"/>
            </w:sdtPr>
            <w:sdtContent>
              <w:del w:date="2022-04-27T21:57:31Z" w:author="Vinícius Russi" w:id="275"/>
              <w:sdt>
                <w:sdtPr>
                  <w:tag w:val="goog_rdk_2091"/>
                </w:sdtPr>
                <w:sdtContent>
                  <w:del w:date="2022-04-27T21:57:31Z" w:author="Vinícius Russi" w:id="275">
                    <w:r w:rsidRPr="00000000" w:rsidDel="00000000" w:rsidR="00000000">
                      <w:rPr>
                        <w:rtl w:val="0"/>
                      </w:rPr>
                    </w:r>
                  </w:del>
                </w:sdtContent>
              </w:sdt>
              <w:del w:date="2022-04-27T21:57:31Z" w:author="Vinícius Russi" w:id="275"/>
            </w:sdtContent>
          </w:sdt>
        </w:p>
      </w:sdtContent>
    </w:sdt>
    <w:sdt>
      <w:sdtPr>
        <w:tag w:val="goog_rdk_2096"/>
      </w:sdtPr>
      <w:sdtContent>
        <w:p w:rsidRPr="00000000" w:rsidDel="00000000" w:rsidRDefault="00000000" w:rsidR="00000000" w:rsidP="00000000" w14:paraId="0000017A">
          <w:pPr>
            <w:ind w:firstLine="0"/>
            <w:jc w:val="center"/>
            <w:rPr>
              <w:rPrChange w:date="2022-04-27T21:31:15Z" w:author="Vinícius Russi" w:id="1">
                <w:rPr>
                  <w:sz w:val="22"/>
                  <w:szCs w:val="22"/>
                </w:rPr>
              </w:rPrChange>
            </w:rPr>
            <w:pPrChange w:date="2022-04-27T21:57:31Z" w:author="Vinícius Russi" w:id="0">
              <w:pPr>
                <w:ind w:left="0" w:firstLine="0"/>
              </w:pPr>
            </w:pPrChange>
          </w:pPr>
          <w:sdt>
            <w:sdtPr>
              <w:tag w:val="goog_rdk_2094"/>
            </w:sdtPr>
            <w:sdtContent>
              <w:ins w:date="2022-04-27T21:57:31Z" w:author="Vinícius Russi" w:id="275">
                <w:r w:rsidRPr="00000000" w:rsidDel="00000000" w:rsidR="00000000">
                  <w:rPr>
                    <w:sz w:val="22"/>
                    <w:szCs w:val="22"/>
                  </w:rPr>
                  <w:drawing>
                    <wp:inline distL="114300" distT="114300" distB="114300" distR="114300">
                      <wp:extent cx="2962592" cy="2871901"/>
                      <wp:effectExtent b="0" r="0" t="0" l="0"/>
                      <wp:docPr name="image7.png" id="1039"/>
                      <a:graphic>
                        <a:graphicData uri="http://schemas.openxmlformats.org/drawingml/2006/picture">
                          <pic:pic>
                            <pic:nvPicPr>
                              <pic:cNvPr name="image7.png" id="0"/>
                              <pic:cNvPicPr preferRelativeResize="0"/>
                            </pic:nvPicPr>
                            <pic:blipFill>
                              <a:blip r:embed="rId19"/>
                              <a:srcRect b="0" r="0" t="0" l="0"/>
                              <a:stretch>
                                <a:fillRect/>
                              </a:stretch>
                            </pic:blipFill>
                            <pic:spPr>
                              <a:xfrm>
                                <a:off x="0" y="0"/>
                                <a:ext cx="2962592" cy="2871901"/>
                              </a:xfrm>
                              <a:prstGeom prst="rect"/>
                              <a:ln/>
                            </pic:spPr>
                          </pic:pic>
                        </a:graphicData>
                      </a:graphic>
                    </wp:inline>
                  </w:drawing>
                </w:r>
              </w:ins>
            </w:sdtContent>
          </w:sdt>
          <w:sdt>
            <w:sdtPr>
              <w:tag w:val="goog_rdk_2095"/>
            </w:sdtPr>
            <w:sdtContent>
              <w:r w:rsidRPr="00000000" w:rsidDel="00000000" w:rsidR="00000000">
                <w:rPr>
                  <w:rtl w:val="0"/>
                </w:rPr>
              </w:r>
            </w:sdtContent>
          </w:sdt>
        </w:p>
      </w:sdtContent>
    </w:sdt>
    <w:sdt>
      <w:sdtPr>
        <w:tag w:val="goog_rdk_2098"/>
      </w:sdtPr>
      <w:sdtContent>
        <w:p w:rsidRPr="00000000" w:rsidDel="00000000" w:rsidRDefault="00000000" w:rsidR="00000000" w:rsidP="00000000" w14:paraId="0000017B">
          <w:pPr>
            <w:ind w:left="0" w:firstLine="0"/>
            <w:rPr>
              <w:rPrChange w:date="2022-04-27T21:31:15Z" w:author="Vinícius Russi" w:id="1">
                <w:rPr>
                  <w:sz w:val="22"/>
                  <w:szCs w:val="22"/>
                </w:rPr>
              </w:rPrChange>
            </w:rPr>
          </w:pPr>
          <w:sdt>
            <w:sdtPr>
              <w:tag w:val="goog_rdk_2097"/>
            </w:sdtPr>
            <w:sdtContent>
              <w:r w:rsidRPr="00000000" w:rsidDel="00000000" w:rsidR="00000000">
                <w:rPr>
                  <w:rtl w:val="0"/>
                </w:rPr>
              </w:r>
            </w:sdtContent>
          </w:sdt>
        </w:p>
      </w:sdtContent>
    </w:sdt>
    <w:sdt>
      <w:sdtPr>
        <w:tag w:val="goog_rdk_2105"/>
      </w:sdtPr>
      <w:sdtContent>
        <w:p w:rsidRPr="00000000" w:rsidDel="00000000" w:rsidRDefault="00000000" w:rsidR="00000000" w:rsidP="00000000" w14:paraId="0000017C">
          <w:pPr>
            <w:ind w:firstLine="0"/>
            <w:jc w:val="center"/>
            <w:rPr>
              <w:ins w:date="2022-04-27T21:56:44Z" w:author="Vinícius Russi" w:id="277"/>
              <w:sz w:val="20"/>
              <w:szCs w:val="20"/>
              <w:rPrChange w:date="2022-04-27T21:31:15Z" w:author="Vinícius Russi" w:id="1">
                <w:rPr>
                  <w:sz w:val="18"/>
                  <w:szCs w:val="18"/>
                </w:rPr>
              </w:rPrChange>
            </w:rPr>
          </w:pPr>
          <w:sdt>
            <w:sdtPr>
              <w:tag w:val="goog_rdk_2099"/>
            </w:sdtPr>
            <w:sdtContent>
              <w:r w:rsidRPr="00000000" w:rsidDel="00000000" w:rsidR="00000000">
                <w:rPr>
                  <w:b w:val="1"/>
                  <w:sz w:val="20"/>
                  <w:szCs w:val="20"/>
                  <w:rtl w:val="0"/>
                  <w:rPrChange w:date="2022-04-27T21:31:15Z" w:author="Vinícius Russi" w:id="1">
                    <w:rPr>
                      <w:b w:val="1"/>
                      <w:sz w:val="18"/>
                      <w:szCs w:val="18"/>
                    </w:rPr>
                  </w:rPrChange>
                </w:rPr>
                <w:t xml:space="preserve">Figura 4 -</w:t>
              </w:r>
            </w:sdtContent>
          </w:sdt>
          <w:sdt>
            <w:sdtPr>
              <w:tag w:val="goog_rdk_2100"/>
            </w:sdtPr>
            <w:sdtContent>
              <w:r w:rsidRPr="00000000" w:rsidDel="00000000" w:rsidR="00000000">
                <w:rPr>
                  <w:sz w:val="20"/>
                  <w:szCs w:val="20"/>
                  <w:rtl w:val="0"/>
                  <w:rPrChange w:date="2022-04-27T21:31:15Z" w:author="Vinícius Russi" w:id="1">
                    <w:rPr>
                      <w:sz w:val="18"/>
                      <w:szCs w:val="18"/>
                    </w:rPr>
                  </w:rPrChange>
                </w:rPr>
                <w:t xml:space="preserve"> Gráfico de linha ordenado por máquina para o tempo médio entre manutenções</w:t>
              </w:r>
            </w:sdtContent>
          </w:sdt>
          <w:sdt>
            <w:sdtPr>
              <w:tag w:val="goog_rdk_2101"/>
            </w:sdtPr>
            <w:sdtContent>
              <w:del w:date="2022-04-27T21:56:44Z" w:author="Vinícius Russi" w:id="277"/>
              <w:sdt>
                <w:sdtPr>
                  <w:tag w:val="goog_rdk_2102"/>
                </w:sdtPr>
                <w:sdtContent>
                  <w:del w:date="2022-04-27T21:56:44Z" w:author="Vinícius Russi" w:id="277">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6:44Z" w:author="Vinícius Russi" w:id="277"/>
            </w:sdtContent>
          </w:sdt>
          <w:sdt>
            <w:sdtPr>
              <w:tag w:val="goog_rdk_2103"/>
            </w:sdtPr>
            <w:sdtContent>
              <w:ins w:date="2022-04-27T21:56:44Z" w:author="Vinícius Russi" w:id="277"/>
              <w:sdt>
                <w:sdtPr>
                  <w:tag w:val="goog_rdk_2104"/>
                </w:sdtPr>
                <w:sdtContent>
                  <w:ins w:date="2022-04-27T21:56:44Z" w:author="Vinícius Russi" w:id="277">
                    <w:r w:rsidRPr="00000000" w:rsidDel="00000000" w:rsidR="00000000">
                      <w:rPr>
                        <w:rtl w:val="0"/>
                      </w:rPr>
                    </w:r>
                  </w:ins>
                </w:sdtContent>
              </w:sdt>
              <w:ins w:date="2022-04-27T21:56:44Z" w:author="Vinícius Russi" w:id="277"/>
            </w:sdtContent>
          </w:sdt>
        </w:p>
      </w:sdtContent>
    </w:sdt>
    <w:sdt>
      <w:sdtPr>
        <w:tag w:val="goog_rdk_2107"/>
      </w:sdtPr>
      <w:sdtContent>
        <w:p w:rsidRPr="00000000" w:rsidDel="00000000" w:rsidRDefault="00000000" w:rsidR="00000000" w:rsidP="00000000" w14:paraId="0000017D">
          <w:pPr>
            <w:ind w:firstLine="0"/>
            <w:jc w:val="center"/>
            <w:rPr>
              <w:rPrChange w:date="2022-04-27T21:31:15Z" w:author="Vinícius Russi" w:id="1">
                <w:rPr>
                  <w:sz w:val="18"/>
                  <w:szCs w:val="18"/>
                </w:rPr>
              </w:rPrChange>
            </w:rPr>
          </w:pPr>
          <w:sdt>
            <w:sdtPr>
              <w:tag w:val="goog_rdk_2106"/>
            </w:sdtPr>
            <w:sdtContent>
              <w:r w:rsidRPr="00000000" w:rsidDel="00000000" w:rsidR="00000000">
                <w:rPr>
                  <w:rtl w:val="0"/>
                </w:rPr>
              </w:r>
            </w:sdtContent>
          </w:sdt>
        </w:p>
      </w:sdtContent>
    </w:sdt>
    <w:sdt>
      <w:sdtPr>
        <w:tag w:val="goog_rdk_2110"/>
      </w:sdtPr>
      <w:sdtContent>
        <w:p w:rsidRPr="00000000" w:rsidDel="00000000" w:rsidRDefault="00000000" w:rsidR="00000000" w:rsidP="00000000" w14:paraId="0000017E">
          <w:pPr>
            <w:ind w:firstLine="0"/>
            <w:rPr>
              <w:rPrChange w:date="2022-04-27T21:31:15Z" w:author="Vinícius Russi" w:id="1">
                <w:rPr>
                  <w:sz w:val="22"/>
                  <w:szCs w:val="22"/>
                </w:rPr>
              </w:rPrChange>
            </w:rPr>
          </w:pPr>
          <w:sdt>
            <w:sdtPr>
              <w:tag w:val="goog_rdk_2108"/>
            </w:sdtPr>
            <w:sdtContent>
              <w:r w:rsidRPr="00000000" w:rsidDel="00000000" w:rsidR="00000000">
                <w:rPr>
                  <w:rtl w:val="0"/>
                  <w:rPrChange w:date="2022-04-27T21:31:15Z" w:author="Vinícius Russi" w:id="1">
                    <w:rPr>
                      <w:sz w:val="18"/>
                      <w:szCs w:val="18"/>
                    </w:rPr>
                  </w:rPrChange>
                </w:rPr>
                <w:tab/>
              </w:r>
            </w:sdtContent>
          </w:sdt>
          <w:sdt>
            <w:sdtPr>
              <w:tag w:val="goog_rdk_2109"/>
            </w:sdtPr>
            <w:sdtContent>
              <w:r w:rsidRPr="00000000" w:rsidDel="00000000" w:rsidR="00000000">
                <w:rPr>
                  <w:rtl w:val="0"/>
                  <w:rPrChange w:date="2022-04-27T21:31:15Z" w:author="Vinícius Russi" w:id="1">
                    <w:rPr>
                      <w:sz w:val="22"/>
                      <w:szCs w:val="22"/>
                    </w:rPr>
                  </w:rPrChange>
                </w:rPr>
                <w:t xml:space="preserve">Sendo assim, não poderíamos utilizar tais números da maneira que foram disponibilizados na modelagem futura, sendo requerida uma análise mais a fundo e possíveis correções. Para tal, plotamos a dispersão do tempo médio entre manutenções por máquina (Figura 5).</w:t>
              </w:r>
            </w:sdtContent>
          </w:sdt>
        </w:p>
      </w:sdtContent>
    </w:sdt>
    <w:sdt>
      <w:sdtPr>
        <w:tag w:val="goog_rdk_2112"/>
      </w:sdtPr>
      <w:sdtContent>
        <w:p w:rsidRPr="00000000" w:rsidDel="00000000" w:rsidRDefault="00000000" w:rsidR="00000000" w:rsidP="00000000" w14:paraId="0000017F">
          <w:pPr>
            <w:ind w:firstLine="0"/>
            <w:jc w:val="center"/>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5845018" cy="2952433"/>
                <wp:effectExtent b="0" r="0" t="0" l="0"/>
                <wp:docPr name="image12.png" id="1048"/>
                <a:graphic>
                  <a:graphicData uri="http://schemas.openxmlformats.org/drawingml/2006/picture">
                    <pic:pic>
                      <pic:nvPicPr>
                        <pic:cNvPr name="image12.png" id="0"/>
                        <pic:cNvPicPr preferRelativeResize="0"/>
                      </pic:nvPicPr>
                      <pic:blipFill>
                        <a:blip r:embed="rId20"/>
                        <a:srcRect b="0" r="0" t="0" l="0"/>
                        <a:stretch>
                          <a:fillRect/>
                        </a:stretch>
                      </pic:blipFill>
                      <pic:spPr>
                        <a:xfrm>
                          <a:off x="0" y="0"/>
                          <a:ext cx="5845018" cy="2952433"/>
                        </a:xfrm>
                        <a:prstGeom prst="rect"/>
                        <a:ln/>
                      </pic:spPr>
                    </pic:pic>
                  </a:graphicData>
                </a:graphic>
              </wp:inline>
            </w:drawing>
          </w:r>
          <w:sdt>
            <w:sdtPr>
              <w:tag w:val="goog_rdk_2111"/>
            </w:sdtPr>
            <w:sdtContent>
              <w:r w:rsidRPr="00000000" w:rsidDel="00000000" w:rsidR="00000000">
                <w:rPr>
                  <w:rtl w:val="0"/>
                </w:rPr>
              </w:r>
            </w:sdtContent>
          </w:sdt>
        </w:p>
      </w:sdtContent>
    </w:sdt>
    <w:sdt>
      <w:sdtPr>
        <w:tag w:val="goog_rdk_2118"/>
      </w:sdtPr>
      <w:sdtContent>
        <w:p w:rsidRPr="00000000" w:rsidDel="00000000" w:rsidRDefault="00000000" w:rsidR="00000000" w:rsidP="00000000" w14:paraId="00000180">
          <w:pPr>
            <w:ind w:firstLine="0"/>
            <w:jc w:val="center"/>
            <w:rPr>
              <w:sz w:val="20"/>
              <w:szCs w:val="20"/>
              <w:rPrChange w:date="2022-04-27T21:31:15Z" w:author="Vinícius Russi" w:id="1">
                <w:rPr>
                  <w:sz w:val="18"/>
                  <w:szCs w:val="18"/>
                </w:rPr>
              </w:rPrChange>
            </w:rPr>
          </w:pPr>
          <w:sdt>
            <w:sdtPr>
              <w:tag w:val="goog_rdk_2113"/>
            </w:sdtPr>
            <w:sdtContent>
              <w:r w:rsidRPr="00000000" w:rsidDel="00000000" w:rsidR="00000000">
                <w:rPr>
                  <w:b w:val="1"/>
                  <w:sz w:val="20"/>
                  <w:szCs w:val="20"/>
                  <w:rtl w:val="0"/>
                  <w:rPrChange w:date="2022-04-27T21:31:15Z" w:author="Vinícius Russi" w:id="1">
                    <w:rPr>
                      <w:b w:val="1"/>
                      <w:sz w:val="18"/>
                      <w:szCs w:val="18"/>
                    </w:rPr>
                  </w:rPrChange>
                </w:rPr>
                <w:t xml:space="preserve">Figura 5 -</w:t>
              </w:r>
            </w:sdtContent>
          </w:sdt>
          <w:sdt>
            <w:sdtPr>
              <w:tag w:val="goog_rdk_2114"/>
            </w:sdtPr>
            <w:sdtContent>
              <w:r w:rsidRPr="00000000" w:rsidDel="00000000" w:rsidR="00000000">
                <w:rPr>
                  <w:sz w:val="20"/>
                  <w:szCs w:val="20"/>
                  <w:rtl w:val="0"/>
                  <w:rPrChange w:date="2022-04-27T21:31:15Z" w:author="Vinícius Russi" w:id="1">
                    <w:rPr>
                      <w:sz w:val="18"/>
                      <w:szCs w:val="18"/>
                    </w:rPr>
                  </w:rPrChange>
                </w:rPr>
                <w:t xml:space="preserve"> Gráfico de dispersão por máquina para o tempo médio entre manutenções</w:t>
              </w:r>
            </w:sdtContent>
          </w:sdt>
          <w:sdt>
            <w:sdtPr>
              <w:tag w:val="goog_rdk_2115"/>
            </w:sdtPr>
            <w:sdtContent>
              <w:del w:date="2022-04-27T21:56:37Z" w:author="Vinícius Russi" w:id="278"/>
              <w:sdt>
                <w:sdtPr>
                  <w:tag w:val="goog_rdk_2116"/>
                </w:sdtPr>
                <w:sdtContent>
                  <w:del w:date="2022-04-27T21:56:37Z" w:author="Vinícius Russi" w:id="278">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6:37Z" w:author="Vinícius Russi" w:id="278"/>
            </w:sdtContent>
          </w:sdt>
          <w:sdt>
            <w:sdtPr>
              <w:tag w:val="goog_rdk_2117"/>
            </w:sdtPr>
            <w:sdtContent>
              <w:r w:rsidRPr="00000000" w:rsidDel="00000000" w:rsidR="00000000">
                <w:rPr>
                  <w:rtl w:val="0"/>
                </w:rPr>
              </w:r>
            </w:sdtContent>
          </w:sdt>
        </w:p>
      </w:sdtContent>
    </w:sdt>
    <w:sdt>
      <w:sdtPr>
        <w:tag w:val="goog_rdk_2120"/>
      </w:sdtPr>
      <w:sdtContent>
        <w:p w:rsidRPr="00000000" w:rsidDel="00000000" w:rsidRDefault="00000000" w:rsidR="00000000" w:rsidP="00000000" w14:paraId="00000181">
          <w:pPr>
            <w:ind w:firstLine="0"/>
            <w:jc w:val="left"/>
            <w:rPr>
              <w:rPrChange w:date="2022-04-27T21:31:15Z" w:author="Vinícius Russi" w:id="1">
                <w:rPr>
                  <w:sz w:val="18"/>
                  <w:szCs w:val="18"/>
                </w:rPr>
              </w:rPrChange>
            </w:rPr>
          </w:pPr>
          <w:sdt>
            <w:sdtPr>
              <w:tag w:val="goog_rdk_2119"/>
            </w:sdtPr>
            <w:sdtContent>
              <w:r w:rsidRPr="00000000" w:rsidDel="00000000" w:rsidR="00000000">
                <w:rPr>
                  <w:rtl w:val="0"/>
                </w:rPr>
              </w:r>
            </w:sdtContent>
          </w:sdt>
        </w:p>
      </w:sdtContent>
    </w:sdt>
    <w:sdt>
      <w:sdtPr>
        <w:tag w:val="goog_rdk_2138"/>
      </w:sdtPr>
      <w:sdtContent>
        <w:p w:rsidRPr="00000000" w:rsidDel="00000000" w:rsidRDefault="00000000" w:rsidR="00000000" w:rsidP="00000000" w14:paraId="00000182">
          <w:pPr>
            <w:rPr>
              <w:rPrChange w:date="2022-04-27T21:31:15Z" w:author="Vinícius Russi" w:id="1">
                <w:rPr>
                  <w:sz w:val="22"/>
                  <w:szCs w:val="22"/>
                </w:rPr>
              </w:rPrChange>
            </w:rPr>
          </w:pPr>
          <w:sdt>
            <w:sdtPr>
              <w:tag w:val="goog_rdk_2121"/>
            </w:sdtPr>
            <w:sdtContent>
              <w:r w:rsidRPr="00000000" w:rsidDel="00000000" w:rsidR="00000000">
                <w:rPr>
                  <w:rtl w:val="0"/>
                  <w:rPrChange w:date="2022-04-27T21:31:15Z" w:author="Vinícius Russi" w:id="1">
                    <w:rPr>
                      <w:sz w:val="22"/>
                      <w:szCs w:val="22"/>
                    </w:rPr>
                  </w:rPrChange>
                </w:rPr>
                <w:t xml:space="preserve">Pela Figura 5 fica evidente que existem muitos </w:t>
              </w:r>
            </w:sdtContent>
          </w:sdt>
          <w:sdt>
            <w:sdtPr>
              <w:tag w:val="goog_rdk_2122"/>
            </w:sdtPr>
            <w:sdtContent>
              <w:r w:rsidRPr="00000000" w:rsidDel="00000000" w:rsidR="00000000">
                <w:rPr>
                  <w:rtl w:val="0"/>
                  <w:rPrChange w:date="2022-04-27T21:31:15Z" w:author="Vinícius Russi" w:id="1">
                    <w:rPr>
                      <w:sz w:val="22"/>
                      <w:szCs w:val="22"/>
                    </w:rPr>
                  </w:rPrChange>
                </w:rPr>
                <w:t xml:space="preserve">outliers</w:t>
              </w:r>
            </w:sdtContent>
          </w:sdt>
          <w:sdt>
            <w:sdtPr>
              <w:tag w:val="goog_rdk_2123"/>
            </w:sdtPr>
            <w:sdtContent>
              <w:r w:rsidRPr="00000000" w:rsidDel="00000000" w:rsidR="00000000">
                <w:rPr>
                  <w:rtl w:val="0"/>
                  <w:rPrChange w:date="2022-04-27T21:31:15Z" w:author="Vinícius Russi" w:id="1">
                    <w:rPr>
                      <w:sz w:val="22"/>
                      <w:szCs w:val="22"/>
                    </w:rPr>
                  </w:rPrChange>
                </w:rPr>
                <w:t xml:space="preserve"> nos dados. Provavelmente esse</w:t>
              </w:r>
            </w:sdtContent>
          </w:sdt>
          <w:sdt>
            <w:sdtPr>
              <w:tag w:val="goog_rdk_2124"/>
            </w:sdtPr>
            <w:sdtContent>
              <w:ins w:date="2022-04-26T14:15:02Z" w:author="Sérgio Henrique" w:id="279"/>
              <w:sdt>
                <w:sdtPr>
                  <w:tag w:val="goog_rdk_2125"/>
                </w:sdtPr>
                <w:sdtContent>
                  <w:ins w:date="2022-04-26T14:15:02Z" w:author="Sérgio Henrique" w:id="279">
                    <w:r w:rsidRPr="00000000" w:rsidDel="00000000" w:rsidR="00000000">
                      <w:rPr>
                        <w:rtl w:val="0"/>
                        <w:rPrChange w:date="2022-04-27T21:31:15Z" w:author="Vinícius Russi" w:id="1">
                          <w:rPr>
                            <w:sz w:val="22"/>
                            <w:szCs w:val="22"/>
                          </w:rPr>
                        </w:rPrChange>
                      </w:rPr>
                      <w:t xml:space="preserve">s</w:t>
                    </w:r>
                  </w:ins>
                </w:sdtContent>
              </w:sdt>
              <w:ins w:date="2022-04-26T14:15:02Z" w:author="Sérgio Henrique" w:id="279"/>
            </w:sdtContent>
          </w:sdt>
          <w:sdt>
            <w:sdtPr>
              <w:tag w:val="goog_rdk_2126"/>
            </w:sdtPr>
            <w:sdtContent>
              <w:r w:rsidRPr="00000000" w:rsidDel="00000000" w:rsidR="00000000">
                <w:rPr>
                  <w:rtl w:val="0"/>
                  <w:rPrChange w:date="2022-04-27T21:31:15Z" w:author="Vinícius Russi" w:id="1">
                    <w:rPr>
                      <w:sz w:val="22"/>
                      <w:szCs w:val="22"/>
                    </w:rPr>
                  </w:rPrChange>
                </w:rPr>
                <w:t xml:space="preserve"> problema</w:t>
              </w:r>
            </w:sdtContent>
          </w:sdt>
          <w:sdt>
            <w:sdtPr>
              <w:tag w:val="goog_rdk_2127"/>
            </w:sdtPr>
            <w:sdtContent>
              <w:ins w:date="2022-04-26T14:15:05Z" w:author="Sérgio Henrique" w:id="280"/>
              <w:sdt>
                <w:sdtPr>
                  <w:tag w:val="goog_rdk_2128"/>
                </w:sdtPr>
                <w:sdtContent>
                  <w:ins w:date="2022-04-26T14:15:05Z" w:author="Sérgio Henrique" w:id="280">
                    <w:r w:rsidRPr="00000000" w:rsidDel="00000000" w:rsidR="00000000">
                      <w:rPr>
                        <w:rtl w:val="0"/>
                        <w:rPrChange w:date="2022-04-27T21:31:15Z" w:author="Vinícius Russi" w:id="1">
                          <w:rPr>
                            <w:sz w:val="22"/>
                            <w:szCs w:val="22"/>
                          </w:rPr>
                        </w:rPrChange>
                      </w:rPr>
                      <w:t xml:space="preserve">s</w:t>
                    </w:r>
                  </w:ins>
                </w:sdtContent>
              </w:sdt>
              <w:ins w:date="2022-04-26T14:15:05Z" w:author="Sérgio Henrique" w:id="280"/>
            </w:sdtContent>
          </w:sdt>
          <w:sdt>
            <w:sdtPr>
              <w:tag w:val="goog_rdk_2129"/>
            </w:sdtPr>
            <w:sdtContent>
              <w:r w:rsidRPr="00000000" w:rsidDel="00000000" w:rsidR="00000000">
                <w:rPr>
                  <w:rtl w:val="0"/>
                  <w:rPrChange w:date="2022-04-27T21:31:15Z" w:author="Vinícius Russi" w:id="1">
                    <w:rPr>
                      <w:sz w:val="22"/>
                      <w:szCs w:val="22"/>
                    </w:rPr>
                  </w:rPrChange>
                </w:rPr>
                <w:t xml:space="preserve"> </w:t>
              </w:r>
            </w:sdtContent>
          </w:sdt>
          <w:sdt>
            <w:sdtPr>
              <w:tag w:val="goog_rdk_2130"/>
            </w:sdtPr>
            <w:sdtContent>
              <w:del w:date="2022-04-26T14:14:44Z" w:author="Sérgio Henrique" w:id="281"/>
              <w:sdt>
                <w:sdtPr>
                  <w:tag w:val="goog_rdk_2131"/>
                </w:sdtPr>
                <w:sdtContent>
                  <w:del w:date="2022-04-26T14:14:44Z" w:author="Sérgio Henrique" w:id="281">
                    <w:r w:rsidRPr="00000000" w:rsidDel="00000000" w:rsidR="00000000">
                      <w:rPr>
                        <w:rtl w:val="0"/>
                        <w:rPrChange w:date="2022-04-27T21:31:15Z" w:author="Vinícius Russi" w:id="1">
                          <w:rPr>
                            <w:sz w:val="22"/>
                            <w:szCs w:val="22"/>
                          </w:rPr>
                        </w:rPrChange>
                      </w:rPr>
                      <w:delText xml:space="preserve">tenha acontecido por</w:delText>
                    </w:r>
                  </w:del>
                </w:sdtContent>
              </w:sdt>
              <w:del w:date="2022-04-26T14:14:44Z" w:author="Sérgio Henrique" w:id="281"/>
            </w:sdtContent>
          </w:sdt>
          <w:sdt>
            <w:sdtPr>
              <w:tag w:val="goog_rdk_2132"/>
            </w:sdtPr>
            <w:sdtContent>
              <w:ins w:date="2022-04-26T14:14:44Z" w:author="Sérgio Henrique" w:id="281"/>
              <w:sdt>
                <w:sdtPr>
                  <w:tag w:val="goog_rdk_2133"/>
                </w:sdtPr>
                <w:sdtContent>
                  <w:ins w:date="2022-04-26T14:14:44Z" w:author="Sérgio Henrique" w:id="281">
                    <w:r w:rsidRPr="00000000" w:rsidDel="00000000" w:rsidR="00000000">
                      <w:rPr>
                        <w:rtl w:val="0"/>
                        <w:rPrChange w:date="2022-04-27T21:31:15Z" w:author="Vinícius Russi" w:id="1">
                          <w:rPr>
                            <w:sz w:val="22"/>
                            <w:szCs w:val="22"/>
                          </w:rPr>
                        </w:rPrChange>
                      </w:rPr>
                      <w:t xml:space="preserve">se devem a</w:t>
                    </w:r>
                  </w:ins>
                </w:sdtContent>
              </w:sdt>
              <w:ins w:date="2022-04-26T14:14:44Z" w:author="Sérgio Henrique" w:id="281"/>
            </w:sdtContent>
          </w:sdt>
          <w:sdt>
            <w:sdtPr>
              <w:tag w:val="goog_rdk_2134"/>
            </w:sdtPr>
            <w:sdtContent>
              <w:r w:rsidRPr="00000000" w:rsidDel="00000000" w:rsidR="00000000">
                <w:rPr>
                  <w:rtl w:val="0"/>
                  <w:rPrChange w:date="2022-04-27T21:31:15Z" w:author="Vinícius Russi" w:id="1">
                    <w:rPr>
                      <w:sz w:val="22"/>
                      <w:szCs w:val="22"/>
                    </w:rPr>
                  </w:rPrChange>
                </w:rPr>
                <w:t xml:space="preserve"> falhas na digitação, erros de sincronização, erro entre o apontamento em papel e o aplicativo, falha da marcação do horímetro na máquina, etc. De qualquer maneira, para que essa variável pudesse ser utilizada posteriormente, foi necessário fazer a correção desses valores no conjunto de dados. Essa correção foi realizada em associação com os responsáveis pela manutenção da empresa, sendo que foram realizados 262 ajustes nas informações de horímetro</w:t>
              </w:r>
            </w:sdtContent>
          </w:sdt>
          <w:sdt>
            <w:sdtPr>
              <w:tag w:val="goog_rdk_2135"/>
            </w:sdtPr>
            <w:sdtContent>
              <w:ins w:date="2022-04-26T14:15:40Z" w:author="Sérgio Henrique" w:id="282"/>
              <w:sdt>
                <w:sdtPr>
                  <w:tag w:val="goog_rdk_2136"/>
                </w:sdtPr>
                <w:sdtContent>
                  <w:ins w:date="2022-04-26T14:15:40Z" w:author="Sérgio Henrique" w:id="282">
                    <w:r w:rsidRPr="00000000" w:rsidDel="00000000" w:rsidR="00000000">
                      <w:rPr>
                        <w:rtl w:val="0"/>
                        <w:rPrChange w:date="2022-04-27T21:31:15Z" w:author="Vinícius Russi" w:id="1">
                          <w:rPr>
                            <w:sz w:val="22"/>
                            <w:szCs w:val="22"/>
                          </w:rPr>
                        </w:rPrChange>
                      </w:rPr>
                      <w:t xml:space="preserve">,</w:t>
                    </w:r>
                  </w:ins>
                </w:sdtContent>
              </w:sdt>
              <w:ins w:date="2022-04-26T14:15:40Z" w:author="Sérgio Henrique" w:id="282"/>
            </w:sdtContent>
          </w:sdt>
          <w:sdt>
            <w:sdtPr>
              <w:tag w:val="goog_rdk_2137"/>
            </w:sdtPr>
            <w:sdtContent>
              <w:r w:rsidRPr="00000000" w:rsidDel="00000000" w:rsidR="00000000">
                <w:rPr>
                  <w:rtl w:val="0"/>
                  <w:rPrChange w:date="2022-04-27T21:31:15Z" w:author="Vinícius Russi" w:id="1">
                    <w:rPr>
                      <w:sz w:val="22"/>
                      <w:szCs w:val="22"/>
                    </w:rPr>
                  </w:rPrChange>
                </w:rPr>
                <w:t xml:space="preserve"> e um novo gráfico de dispersão foi criado (Figura 6). Com as correções, os resultados agora refletem a realidade enfrentada em campo. </w:t>
              </w:r>
            </w:sdtContent>
          </w:sdt>
        </w:p>
      </w:sdtContent>
    </w:sdt>
    <w:sdt>
      <w:sdtPr>
        <w:tag w:val="goog_rdk_2165"/>
      </w:sdtPr>
      <w:sdtContent>
        <w:p w:rsidRPr="00000000" w:rsidDel="00000000" w:rsidRDefault="00000000" w:rsidR="00000000" w:rsidP="00000000" w14:paraId="00000183">
          <w:pPr>
            <w:rPr>
              <w:rPrChange w:date="2022-04-27T21:31:15Z" w:author="Vinícius Russi" w:id="1">
                <w:rPr>
                  <w:sz w:val="22"/>
                  <w:szCs w:val="22"/>
                </w:rPr>
              </w:rPrChange>
            </w:rPr>
          </w:pPr>
          <w:sdt>
            <w:sdtPr>
              <w:tag w:val="goog_rdk_2139"/>
            </w:sdtPr>
            <w:sdtContent>
              <w:r w:rsidRPr="00000000" w:rsidDel="00000000" w:rsidR="00000000">
                <w:rPr>
                  <w:rtl w:val="0"/>
                  <w:rPrChange w:date="2022-04-27T21:31:15Z" w:author="Vinícius Russi" w:id="1">
                    <w:rPr>
                      <w:sz w:val="22"/>
                      <w:szCs w:val="22"/>
                    </w:rPr>
                  </w:rPrChange>
                </w:rPr>
                <w:t xml:space="preserve">De acordo com os dados, é possível verificar que o tempo médio entre manutenções gerais é de 19 horas. Quando analisamos o tempo médio entre manutenções por grupo de operação, podemos ver que o maior tempo foi evidenciado na operação de </w:t>
              </w:r>
            </w:sdtContent>
          </w:sdt>
          <w:sdt>
            <w:sdtPr>
              <w:tag w:val="goog_rdk_2140"/>
            </w:sdtPr>
            <w:sdtContent>
              <w:del w:date="2022-04-26T14:16:02Z" w:author="Sérgio Henrique" w:id="283"/>
              <w:sdt>
                <w:sdtPr>
                  <w:tag w:val="goog_rdk_2141"/>
                </w:sdtPr>
                <w:sdtContent>
                  <w:del w:date="2022-04-26T14:16:02Z" w:author="Sérgio Henrique" w:id="283">
                    <w:r w:rsidRPr="00000000" w:rsidDel="00000000" w:rsidR="00000000">
                      <w:rPr>
                        <w:rtl w:val="0"/>
                        <w:rPrChange w:date="2022-04-27T21:31:15Z" w:author="Vinícius Russi" w:id="1">
                          <w:rPr>
                            <w:sz w:val="22"/>
                            <w:szCs w:val="22"/>
                          </w:rPr>
                        </w:rPrChange>
                      </w:rPr>
                      <w:delText xml:space="preserve">C</w:delText>
                    </w:r>
                  </w:del>
                </w:sdtContent>
              </w:sdt>
              <w:del w:date="2022-04-26T14:16:02Z" w:author="Sérgio Henrique" w:id="283"/>
            </w:sdtContent>
          </w:sdt>
          <w:sdt>
            <w:sdtPr>
              <w:tag w:val="goog_rdk_2142"/>
            </w:sdtPr>
            <w:sdtContent>
              <w:ins w:date="2022-04-26T14:16:02Z" w:author="Sérgio Henrique" w:id="283"/>
              <w:sdt>
                <w:sdtPr>
                  <w:tag w:val="goog_rdk_2143"/>
                </w:sdtPr>
                <w:sdtContent>
                  <w:ins w:date="2022-04-26T14:16:02Z" w:author="Sérgio Henrique" w:id="283">
                    <w:r w:rsidRPr="00000000" w:rsidDel="00000000" w:rsidR="00000000">
                      <w:rPr>
                        <w:rtl w:val="0"/>
                        <w:rPrChange w:date="2022-04-27T21:31:15Z" w:author="Vinícius Russi" w:id="1">
                          <w:rPr>
                            <w:sz w:val="22"/>
                            <w:szCs w:val="22"/>
                          </w:rPr>
                        </w:rPrChange>
                      </w:rPr>
                      <w:t xml:space="preserve">c</w:t>
                    </w:r>
                  </w:ins>
                </w:sdtContent>
              </w:sdt>
              <w:ins w:date="2022-04-26T14:16:02Z" w:author="Sérgio Henrique" w:id="283"/>
            </w:sdtContent>
          </w:sdt>
          <w:sdt>
            <w:sdtPr>
              <w:tag w:val="goog_rdk_2144"/>
            </w:sdtPr>
            <w:sdtContent>
              <w:r w:rsidRPr="00000000" w:rsidDel="00000000" w:rsidR="00000000">
                <w:rPr>
                  <w:rtl w:val="0"/>
                  <w:rPrChange w:date="2022-04-27T21:31:15Z" w:author="Vinícius Russi" w:id="1">
                    <w:rPr>
                      <w:sz w:val="22"/>
                      <w:szCs w:val="22"/>
                    </w:rPr>
                  </w:rPrChange>
                </w:rPr>
                <w:t xml:space="preserve">arga (26 horas), seguido por </w:t>
              </w:r>
            </w:sdtContent>
          </w:sdt>
          <w:sdt>
            <w:sdtPr>
              <w:tag w:val="goog_rdk_2145"/>
            </w:sdtPr>
            <w:sdtContent>
              <w:del w:date="2022-04-26T14:16:04Z" w:author="Sérgio Henrique" w:id="284"/>
              <w:sdt>
                <w:sdtPr>
                  <w:tag w:val="goog_rdk_2146"/>
                </w:sdtPr>
                <w:sdtContent>
                  <w:del w:date="2022-04-26T14:16:04Z" w:author="Sérgio Henrique" w:id="284">
                    <w:r w:rsidRPr="00000000" w:rsidDel="00000000" w:rsidR="00000000">
                      <w:rPr>
                        <w:rtl w:val="0"/>
                        <w:rPrChange w:date="2022-04-27T21:31:15Z" w:author="Vinícius Russi" w:id="1">
                          <w:rPr>
                            <w:sz w:val="22"/>
                            <w:szCs w:val="22"/>
                          </w:rPr>
                        </w:rPrChange>
                      </w:rPr>
                      <w:delText xml:space="preserve">B</w:delText>
                    </w:r>
                  </w:del>
                </w:sdtContent>
              </w:sdt>
              <w:del w:date="2022-04-26T14:16:04Z" w:author="Sérgio Henrique" w:id="284"/>
            </w:sdtContent>
          </w:sdt>
          <w:sdt>
            <w:sdtPr>
              <w:tag w:val="goog_rdk_2147"/>
            </w:sdtPr>
            <w:sdtContent>
              <w:ins w:date="2022-04-26T14:16:04Z" w:author="Sérgio Henrique" w:id="284"/>
              <w:sdt>
                <w:sdtPr>
                  <w:tag w:val="goog_rdk_2148"/>
                </w:sdtPr>
                <w:sdtContent>
                  <w:ins w:date="2022-04-26T14:16:04Z" w:author="Sérgio Henrique" w:id="284">
                    <w:r w:rsidRPr="00000000" w:rsidDel="00000000" w:rsidR="00000000">
                      <w:rPr>
                        <w:rtl w:val="0"/>
                        <w:rPrChange w:date="2022-04-27T21:31:15Z" w:author="Vinícius Russi" w:id="1">
                          <w:rPr>
                            <w:sz w:val="22"/>
                            <w:szCs w:val="22"/>
                          </w:rPr>
                        </w:rPrChange>
                      </w:rPr>
                      <w:t xml:space="preserve">b</w:t>
                    </w:r>
                  </w:ins>
                </w:sdtContent>
              </w:sdt>
              <w:ins w:date="2022-04-26T14:16:04Z" w:author="Sérgio Henrique" w:id="284"/>
            </w:sdtContent>
          </w:sdt>
          <w:sdt>
            <w:sdtPr>
              <w:tag w:val="goog_rdk_2149"/>
            </w:sdtPr>
            <w:sdtContent>
              <w:r w:rsidRPr="00000000" w:rsidDel="00000000" w:rsidR="00000000">
                <w:rPr>
                  <w:rtl w:val="0"/>
                  <w:rPrChange w:date="2022-04-27T21:31:15Z" w:author="Vinícius Russi" w:id="1">
                    <w:rPr>
                      <w:sz w:val="22"/>
                      <w:szCs w:val="22"/>
                    </w:rPr>
                  </w:rPrChange>
                </w:rPr>
                <w:t xml:space="preserve">aldeio (21 horas), </w:t>
              </w:r>
            </w:sdtContent>
          </w:sdt>
          <w:sdt>
            <w:sdtPr>
              <w:tag w:val="goog_rdk_2150"/>
            </w:sdtPr>
            <w:sdtContent>
              <w:del w:date="2022-04-26T14:16:08Z" w:author="Sérgio Henrique" w:id="285"/>
              <w:sdt>
                <w:sdtPr>
                  <w:tag w:val="goog_rdk_2151"/>
                </w:sdtPr>
                <w:sdtContent>
                  <w:del w:date="2022-04-26T14:16:08Z" w:author="Sérgio Henrique" w:id="285">
                    <w:r w:rsidRPr="00000000" w:rsidDel="00000000" w:rsidR="00000000">
                      <w:rPr>
                        <w:rtl w:val="0"/>
                        <w:rPrChange w:date="2022-04-27T21:31:15Z" w:author="Vinícius Russi" w:id="1">
                          <w:rPr>
                            <w:sz w:val="22"/>
                            <w:szCs w:val="22"/>
                          </w:rPr>
                        </w:rPrChange>
                      </w:rPr>
                      <w:delText xml:space="preserve">A</w:delText>
                    </w:r>
                  </w:del>
                </w:sdtContent>
              </w:sdt>
              <w:del w:date="2022-04-26T14:16:08Z" w:author="Sérgio Henrique" w:id="285"/>
            </w:sdtContent>
          </w:sdt>
          <w:sdt>
            <w:sdtPr>
              <w:tag w:val="goog_rdk_2152"/>
            </w:sdtPr>
            <w:sdtContent>
              <w:ins w:date="2022-04-26T14:16:08Z" w:author="Sérgio Henrique" w:id="285"/>
              <w:sdt>
                <w:sdtPr>
                  <w:tag w:val="goog_rdk_2153"/>
                </w:sdtPr>
                <w:sdtContent>
                  <w:ins w:date="2022-04-26T14:16:08Z" w:author="Sérgio Henrique" w:id="285">
                    <w:r w:rsidRPr="00000000" w:rsidDel="00000000" w:rsidR="00000000">
                      <w:rPr>
                        <w:rtl w:val="0"/>
                        <w:rPrChange w:date="2022-04-27T21:31:15Z" w:author="Vinícius Russi" w:id="1">
                          <w:rPr>
                            <w:sz w:val="22"/>
                            <w:szCs w:val="22"/>
                          </w:rPr>
                        </w:rPrChange>
                      </w:rPr>
                      <w:t xml:space="preserve">a</w:t>
                    </w:r>
                  </w:ins>
                </w:sdtContent>
              </w:sdt>
              <w:ins w:date="2022-04-26T14:16:08Z" w:author="Sérgio Henrique" w:id="285"/>
            </w:sdtContent>
          </w:sdt>
          <w:sdt>
            <w:sdtPr>
              <w:tag w:val="goog_rdk_2154"/>
            </w:sdtPr>
            <w:sdtContent>
              <w:r w:rsidRPr="00000000" w:rsidDel="00000000" w:rsidR="00000000">
                <w:rPr>
                  <w:rtl w:val="0"/>
                  <w:rPrChange w:date="2022-04-27T21:31:15Z" w:author="Vinícius Russi" w:id="1">
                    <w:rPr>
                      <w:sz w:val="22"/>
                      <w:szCs w:val="22"/>
                    </w:rPr>
                  </w:rPrChange>
                </w:rPr>
                <w:t xml:space="preserve">rraste (16 horas)</w:t>
              </w:r>
            </w:sdtContent>
          </w:sdt>
          <w:sdt>
            <w:sdtPr>
              <w:tag w:val="goog_rdk_2155"/>
            </w:sdtPr>
            <w:sdtContent>
              <w:del w:date="2022-04-26T14:16:12Z" w:author="Sérgio Henrique" w:id="286"/>
              <w:sdt>
                <w:sdtPr>
                  <w:tag w:val="goog_rdk_2156"/>
                </w:sdtPr>
                <w:sdtContent>
                  <w:del w:date="2022-04-26T14:16:12Z" w:author="Sérgio Henrique" w:id="286">
                    <w:r w:rsidRPr="00000000" w:rsidDel="00000000" w:rsidR="00000000">
                      <w:rPr>
                        <w:rtl w:val="0"/>
                        <w:rPrChange w:date="2022-04-27T21:31:15Z" w:author="Vinícius Russi" w:id="1">
                          <w:rPr>
                            <w:sz w:val="22"/>
                            <w:szCs w:val="22"/>
                          </w:rPr>
                        </w:rPrChange>
                      </w:rPr>
                      <w:delText xml:space="preserve">,</w:delText>
                    </w:r>
                  </w:del>
                </w:sdtContent>
              </w:sdt>
              <w:del w:date="2022-04-26T14:16:12Z" w:author="Sérgio Henrique" w:id="286"/>
            </w:sdtContent>
          </w:sdt>
          <w:sdt>
            <w:sdtPr>
              <w:tag w:val="goog_rdk_2157"/>
            </w:sdtPr>
            <w:sdtContent>
              <w:ins w:date="2022-04-26T14:16:12Z" w:author="Sérgio Henrique" w:id="286"/>
              <w:sdt>
                <w:sdtPr>
                  <w:tag w:val="goog_rdk_2158"/>
                </w:sdtPr>
                <w:sdtContent>
                  <w:ins w:date="2022-04-26T14:16:12Z" w:author="Sérgio Henrique" w:id="286">
                    <w:r w:rsidRPr="00000000" w:rsidDel="00000000" w:rsidR="00000000">
                      <w:rPr>
                        <w:rtl w:val="0"/>
                        <w:rPrChange w:date="2022-04-27T21:31:15Z" w:author="Vinícius Russi" w:id="1">
                          <w:rPr>
                            <w:sz w:val="22"/>
                            <w:szCs w:val="22"/>
                          </w:rPr>
                        </w:rPrChange>
                      </w:rPr>
                      <w:t xml:space="preserve"> e</w:t>
                    </w:r>
                  </w:ins>
                </w:sdtContent>
              </w:sdt>
              <w:ins w:date="2022-04-26T14:16:12Z" w:author="Sérgio Henrique" w:id="286"/>
            </w:sdtContent>
          </w:sdt>
          <w:sdt>
            <w:sdtPr>
              <w:tag w:val="goog_rdk_2159"/>
            </w:sdtPr>
            <w:sdtContent>
              <w:r w:rsidRPr="00000000" w:rsidDel="00000000" w:rsidR="00000000">
                <w:rPr>
                  <w:rtl w:val="0"/>
                  <w:rPrChange w:date="2022-04-27T21:31:15Z" w:author="Vinícius Russi" w:id="1">
                    <w:rPr>
                      <w:sz w:val="22"/>
                      <w:szCs w:val="22"/>
                    </w:rPr>
                  </w:rPrChange>
                </w:rPr>
                <w:t xml:space="preserve"> </w:t>
              </w:r>
            </w:sdtContent>
          </w:sdt>
          <w:sdt>
            <w:sdtPr>
              <w:tag w:val="goog_rdk_2160"/>
            </w:sdtPr>
            <w:sdtContent>
              <w:del w:date="2022-04-26T14:16:14Z" w:author="Sérgio Henrique" w:id="287"/>
              <w:sdt>
                <w:sdtPr>
                  <w:tag w:val="goog_rdk_2161"/>
                </w:sdtPr>
                <w:sdtContent>
                  <w:del w:date="2022-04-26T14:16:14Z" w:author="Sérgio Henrique" w:id="287">
                    <w:r w:rsidRPr="00000000" w:rsidDel="00000000" w:rsidR="00000000">
                      <w:rPr>
                        <w:rtl w:val="0"/>
                        <w:rPrChange w:date="2022-04-27T21:31:15Z" w:author="Vinícius Russi" w:id="1">
                          <w:rPr>
                            <w:sz w:val="22"/>
                            <w:szCs w:val="22"/>
                          </w:rPr>
                        </w:rPrChange>
                      </w:rPr>
                      <w:delText xml:space="preserve">C</w:delText>
                    </w:r>
                  </w:del>
                </w:sdtContent>
              </w:sdt>
              <w:del w:date="2022-04-26T14:16:14Z" w:author="Sérgio Henrique" w:id="287"/>
            </w:sdtContent>
          </w:sdt>
          <w:sdt>
            <w:sdtPr>
              <w:tag w:val="goog_rdk_2162"/>
            </w:sdtPr>
            <w:sdtContent>
              <w:ins w:date="2022-04-26T14:16:14Z" w:author="Sérgio Henrique" w:id="287"/>
              <w:sdt>
                <w:sdtPr>
                  <w:tag w:val="goog_rdk_2163"/>
                </w:sdtPr>
                <w:sdtContent>
                  <w:ins w:date="2022-04-26T14:16:14Z" w:author="Sérgio Henrique" w:id="287">
                    <w:r w:rsidRPr="00000000" w:rsidDel="00000000" w:rsidR="00000000">
                      <w:rPr>
                        <w:rtl w:val="0"/>
                        <w:rPrChange w:date="2022-04-27T21:31:15Z" w:author="Vinícius Russi" w:id="1">
                          <w:rPr>
                            <w:sz w:val="22"/>
                            <w:szCs w:val="22"/>
                          </w:rPr>
                        </w:rPrChange>
                      </w:rPr>
                      <w:t xml:space="preserve">c</w:t>
                    </w:r>
                  </w:ins>
                </w:sdtContent>
              </w:sdt>
              <w:ins w:date="2022-04-26T14:16:14Z" w:author="Sérgio Henrique" w:id="287"/>
            </w:sdtContent>
          </w:sdt>
          <w:sdt>
            <w:sdtPr>
              <w:tag w:val="goog_rdk_2164"/>
            </w:sdtPr>
            <w:sdtContent>
              <w:r w:rsidRPr="00000000" w:rsidDel="00000000" w:rsidR="00000000">
                <w:rPr>
                  <w:rtl w:val="0"/>
                  <w:rPrChange w:date="2022-04-27T21:31:15Z" w:author="Vinícius Russi" w:id="1">
                    <w:rPr>
                      <w:sz w:val="22"/>
                      <w:szCs w:val="22"/>
                    </w:rPr>
                  </w:rPrChange>
                </w:rPr>
                <w:t xml:space="preserve">orte (13 horas), respectivamente.</w:t>
              </w:r>
            </w:sdtContent>
          </w:sdt>
        </w:p>
      </w:sdtContent>
    </w:sdt>
    <w:sdt>
      <w:sdtPr>
        <w:tag w:val="goog_rdk_2167"/>
      </w:sdtPr>
      <w:sdtContent>
        <w:p w:rsidRPr="00000000" w:rsidDel="00000000" w:rsidRDefault="00000000" w:rsidR="00000000" w:rsidP="00000000" w14:paraId="00000184">
          <w:pPr>
            <w:rPr>
              <w:rPrChange w:date="2022-04-27T21:31:15Z" w:author="Vinícius Russi" w:id="1">
                <w:rPr>
                  <w:sz w:val="22"/>
                  <w:szCs w:val="22"/>
                </w:rPr>
              </w:rPrChange>
            </w:rPr>
          </w:pPr>
          <w:sdt>
            <w:sdtPr>
              <w:tag w:val="goog_rdk_2166"/>
            </w:sdtPr>
            <w:sdtContent>
              <w:r w:rsidRPr="00000000" w:rsidDel="00000000" w:rsidR="00000000">
                <w:rPr>
                  <w:rtl w:val="0"/>
                </w:rPr>
              </w:r>
            </w:sdtContent>
          </w:sdt>
        </w:p>
      </w:sdtContent>
    </w:sdt>
    <w:sdt>
      <w:sdtPr>
        <w:tag w:val="goog_rdk_2169"/>
      </w:sdtPr>
      <w:sdtContent>
        <w:p w:rsidRPr="00000000" w:rsidDel="00000000" w:rsidRDefault="00000000" w:rsidR="00000000" w:rsidP="00000000" w14:paraId="00000185">
          <w:pPr>
            <w:ind w:left="0" w:firstLine="0"/>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5579435" cy="2781300"/>
                <wp:effectExtent b="0" r="0" t="0" l="0"/>
                <wp:docPr name="image15.png" id="1046"/>
                <a:graphic>
                  <a:graphicData uri="http://schemas.openxmlformats.org/drawingml/2006/picture">
                    <pic:pic>
                      <pic:nvPicPr>
                        <pic:cNvPr name="image15.png" id="0"/>
                        <pic:cNvPicPr preferRelativeResize="0"/>
                      </pic:nvPicPr>
                      <pic:blipFill>
                        <a:blip r:embed="rId21"/>
                        <a:srcRect b="0" r="0" t="0" l="0"/>
                        <a:stretch>
                          <a:fillRect/>
                        </a:stretch>
                      </pic:blipFill>
                      <pic:spPr>
                        <a:xfrm>
                          <a:off x="0" y="0"/>
                          <a:ext cx="5579435" cy="2781300"/>
                        </a:xfrm>
                        <a:prstGeom prst="rect"/>
                        <a:ln/>
                      </pic:spPr>
                    </pic:pic>
                  </a:graphicData>
                </a:graphic>
              </wp:inline>
            </w:drawing>
          </w:r>
          <w:sdt>
            <w:sdtPr>
              <w:tag w:val="goog_rdk_2168"/>
            </w:sdtPr>
            <w:sdtContent>
              <w:r w:rsidRPr="00000000" w:rsidDel="00000000" w:rsidR="00000000">
                <w:rPr>
                  <w:rtl w:val="0"/>
                </w:rPr>
              </w:r>
            </w:sdtContent>
          </w:sdt>
        </w:p>
      </w:sdtContent>
    </w:sdt>
    <w:sdt>
      <w:sdtPr>
        <w:tag w:val="goog_rdk_2175"/>
      </w:sdtPr>
      <w:sdtContent>
        <w:p w:rsidRPr="00000000" w:rsidDel="00000000" w:rsidRDefault="00000000" w:rsidR="00000000" w:rsidP="00000000" w14:paraId="00000186">
          <w:pPr>
            <w:ind w:firstLine="0"/>
            <w:jc w:val="center"/>
            <w:rPr>
              <w:sz w:val="20"/>
              <w:szCs w:val="20"/>
              <w:rPrChange w:date="2022-04-27T21:31:15Z" w:author="Vinícius Russi" w:id="1">
                <w:rPr>
                  <w:sz w:val="18"/>
                  <w:szCs w:val="18"/>
                </w:rPr>
              </w:rPrChange>
            </w:rPr>
          </w:pPr>
          <w:sdt>
            <w:sdtPr>
              <w:tag w:val="goog_rdk_2170"/>
            </w:sdtPr>
            <w:sdtContent>
              <w:r w:rsidRPr="00000000" w:rsidDel="00000000" w:rsidR="00000000">
                <w:rPr>
                  <w:b w:val="1"/>
                  <w:sz w:val="20"/>
                  <w:szCs w:val="20"/>
                  <w:rtl w:val="0"/>
                  <w:rPrChange w:date="2022-04-27T21:31:15Z" w:author="Vinícius Russi" w:id="1">
                    <w:rPr>
                      <w:b w:val="1"/>
                      <w:sz w:val="18"/>
                      <w:szCs w:val="18"/>
                    </w:rPr>
                  </w:rPrChange>
                </w:rPr>
                <w:t xml:space="preserve">Figura 6 -</w:t>
              </w:r>
            </w:sdtContent>
          </w:sdt>
          <w:sdt>
            <w:sdtPr>
              <w:tag w:val="goog_rdk_2171"/>
            </w:sdtPr>
            <w:sdtContent>
              <w:r w:rsidRPr="00000000" w:rsidDel="00000000" w:rsidR="00000000">
                <w:rPr>
                  <w:sz w:val="20"/>
                  <w:szCs w:val="20"/>
                  <w:rtl w:val="0"/>
                  <w:rPrChange w:date="2022-04-27T21:31:15Z" w:author="Vinícius Russi" w:id="1">
                    <w:rPr>
                      <w:sz w:val="18"/>
                      <w:szCs w:val="18"/>
                    </w:rPr>
                  </w:rPrChange>
                </w:rPr>
                <w:t xml:space="preserve"> Gráfico de dispersão ajustado por máquina para o tempo médio entre manutenções</w:t>
              </w:r>
            </w:sdtContent>
          </w:sdt>
          <w:sdt>
            <w:sdtPr>
              <w:tag w:val="goog_rdk_2172"/>
            </w:sdtPr>
            <w:sdtContent>
              <w:del w:date="2022-04-27T21:56:22Z" w:author="Vinícius Russi" w:id="288"/>
              <w:sdt>
                <w:sdtPr>
                  <w:tag w:val="goog_rdk_2173"/>
                </w:sdtPr>
                <w:sdtContent>
                  <w:del w:date="2022-04-27T21:56:22Z" w:author="Vinícius Russi" w:id="288">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6:22Z" w:author="Vinícius Russi" w:id="288"/>
            </w:sdtContent>
          </w:sdt>
          <w:sdt>
            <w:sdtPr>
              <w:tag w:val="goog_rdk_2174"/>
            </w:sdtPr>
            <w:sdtContent>
              <w:r w:rsidRPr="00000000" w:rsidDel="00000000" w:rsidR="00000000">
                <w:rPr>
                  <w:rtl w:val="0"/>
                </w:rPr>
              </w:r>
            </w:sdtContent>
          </w:sdt>
        </w:p>
      </w:sdtContent>
    </w:sdt>
    <w:sdt>
      <w:sdtPr>
        <w:tag w:val="goog_rdk_2177"/>
      </w:sdtPr>
      <w:sdtContent>
        <w:p w:rsidRPr="00000000" w:rsidDel="00000000" w:rsidRDefault="00000000" w:rsidR="00000000" w:rsidP="00000000" w14:paraId="00000187">
          <w:pPr>
            <w:pStyle w:val="Heading3"/>
            <w:ind w:firstLine="0"/>
            <w:rPr>
              <w:rPrChange w:date="2022-04-27T21:31:15Z" w:author="Vinícius Russi" w:id="1">
                <w:rPr>
                  <w:sz w:val="22"/>
                  <w:szCs w:val="22"/>
                </w:rPr>
              </w:rPrChange>
            </w:rPr>
          </w:pPr>
          <w:bookmarkStart w:id="28" w:name="_heading=h.7too4d9bmlyi" w:colFirst="0" w:colLast="0"/>
          <w:bookmarkEnd w:id="28"/>
          <w:sdt>
            <w:sdtPr>
              <w:tag w:val="goog_rdk_2176"/>
            </w:sdtPr>
            <w:sdtContent>
              <w:r w:rsidRPr="00000000" w:rsidDel="00000000" w:rsidR="00000000">
                <w:rPr>
                  <w:rtl w:val="0"/>
                </w:rPr>
              </w:r>
            </w:sdtContent>
          </w:sdt>
        </w:p>
      </w:sdtContent>
    </w:sdt>
    <w:sdt>
      <w:sdtPr>
        <w:tag w:val="goog_rdk_2192"/>
      </w:sdtPr>
      <w:sdtContent>
        <w:p w:rsidRPr="00000000" w:rsidDel="00000000" w:rsidRDefault="00000000" w:rsidR="00000000" w:rsidP="00000000" w14:paraId="00000188">
          <w:pPr>
            <w:pStyle w:val="Heading4"/>
            <w:rPr>
              <w:rPrChange w:date="2022-04-27T21:31:15Z" w:author="Vinícius Russi" w:id="1">
                <w:rPr>
                  <w:sz w:val="22"/>
                  <w:szCs w:val="22"/>
                </w:rPr>
              </w:rPrChange>
            </w:rPr>
          </w:pPr>
          <w:bookmarkStart w:id="29" w:name="_heading=h.e5jbm9hgs4e9" w:colFirst="0" w:colLast="0"/>
          <w:bookmarkEnd w:id="29"/>
          <w:sdt>
            <w:sdtPr>
              <w:tag w:val="goog_rdk_2178"/>
            </w:sdtPr>
            <w:sdtContent>
              <w:r w:rsidRPr="00000000" w:rsidDel="00000000" w:rsidR="00000000">
                <w:rPr>
                  <w:rtl w:val="0"/>
                  <w:rPrChange w:date="2022-04-27T21:31:15Z" w:author="Vinícius Russi" w:id="1">
                    <w:rPr>
                      <w:sz w:val="22"/>
                      <w:szCs w:val="22"/>
                    </w:rPr>
                  </w:rPrChange>
                </w:rPr>
                <w:t xml:space="preserve">4.1.4 </w:t>
              </w:r>
            </w:sdtContent>
          </w:sdt>
          <w:sdt>
            <w:sdtPr>
              <w:tag w:val="goog_rdk_2179"/>
            </w:sdtPr>
            <w:sdtContent>
              <w:del w:date="2022-04-26T14:16:25Z" w:author="Sérgio Henrique" w:id="289"/>
              <w:sdt>
                <w:sdtPr>
                  <w:tag w:val="goog_rdk_2180"/>
                </w:sdtPr>
                <w:sdtContent>
                  <w:del w:date="2022-04-26T14:16:25Z" w:author="Sérgio Henrique" w:id="289">
                    <w:r w:rsidRPr="00000000" w:rsidDel="00000000" w:rsidR="00000000">
                      <w:rPr>
                        <w:rtl w:val="0"/>
                        <w:rPrChange w:date="2022-04-27T21:31:15Z" w:author="Vinícius Russi" w:id="1">
                          <w:rPr>
                            <w:sz w:val="22"/>
                            <w:szCs w:val="22"/>
                          </w:rPr>
                        </w:rPrChange>
                      </w:rPr>
                      <w:delText xml:space="preserve">ENTRE</w:delText>
                    </w:r>
                  </w:del>
                </w:sdtContent>
              </w:sdt>
              <w:del w:date="2022-04-26T14:16:25Z" w:author="Sérgio Henrique" w:id="289"/>
            </w:sdtContent>
          </w:sdt>
          <w:sdt>
            <w:sdtPr>
              <w:tag w:val="goog_rdk_2181"/>
            </w:sdtPr>
            <w:sdtContent>
              <w:ins w:date="2022-04-26T14:16:25Z" w:author="Sérgio Henrique" w:id="289"/>
              <w:sdt>
                <w:sdtPr>
                  <w:tag w:val="goog_rdk_2182"/>
                </w:sdtPr>
                <w:sdtContent>
                  <w:ins w:date="2022-04-26T14:16:25Z" w:author="Sérgio Henrique" w:id="289">
                    <w:r w:rsidRPr="00000000" w:rsidDel="00000000" w:rsidR="00000000">
                      <w:rPr>
                        <w:rtl w:val="0"/>
                        <w:rPrChange w:date="2022-04-27T21:31:15Z" w:author="Vinícius Russi" w:id="1">
                          <w:rPr>
                            <w:sz w:val="22"/>
                            <w:szCs w:val="22"/>
                          </w:rPr>
                        </w:rPrChange>
                      </w:rPr>
                      <w:t xml:space="preserve">DAS</w:t>
                    </w:r>
                  </w:ins>
                </w:sdtContent>
              </w:sdt>
              <w:ins w:date="2022-04-26T14:16:25Z" w:author="Sérgio Henrique" w:id="289"/>
            </w:sdtContent>
          </w:sdt>
          <w:sdt>
            <w:sdtPr>
              <w:tag w:val="goog_rdk_2183"/>
            </w:sdtPr>
            <w:sdtContent>
              <w:r w:rsidRPr="00000000" w:rsidDel="00000000" w:rsidR="00000000">
                <w:rPr>
                  <w:rtl w:val="0"/>
                  <w:rPrChange w:date="2022-04-27T21:31:15Z" w:author="Vinícius Russi" w:id="1">
                    <w:rPr>
                      <w:sz w:val="22"/>
                      <w:szCs w:val="22"/>
                    </w:rPr>
                  </w:rPrChange>
                </w:rPr>
                <w:t xml:space="preserve"> </w:t>
              </w:r>
            </w:sdtContent>
          </w:sdt>
          <w:sdt>
            <w:sdtPr>
              <w:tag w:val="goog_rdk_2184"/>
            </w:sdtPr>
            <w:sdtContent>
              <w:del w:date="2022-04-26T14:16:32Z" w:author="Sérgio Henrique" w:id="290"/>
              <w:sdt>
                <w:sdtPr>
                  <w:tag w:val="goog_rdk_2185"/>
                </w:sdtPr>
                <w:sdtContent>
                  <w:del w:date="2022-04-26T14:16:32Z" w:author="Sérgio Henrique" w:id="290">
                    <w:r w:rsidRPr="00000000" w:rsidDel="00000000" w:rsidR="00000000">
                      <w:rPr>
                        <w:rtl w:val="0"/>
                        <w:rPrChange w:date="2022-04-27T21:31:15Z" w:author="Vinícius Russi" w:id="1">
                          <w:rPr>
                            <w:sz w:val="22"/>
                            <w:szCs w:val="22"/>
                          </w:rPr>
                        </w:rPrChange>
                      </w:rPr>
                      <w:delText xml:space="preserve">AS </w:delText>
                    </w:r>
                  </w:del>
                </w:sdtContent>
              </w:sdt>
              <w:del w:date="2022-04-26T14:16:32Z" w:author="Sérgio Henrique" w:id="290"/>
            </w:sdtContent>
          </w:sdt>
          <w:sdt>
            <w:sdtPr>
              <w:tag w:val="goog_rdk_2186"/>
            </w:sdtPr>
            <w:sdtContent>
              <w:r w:rsidRPr="00000000" w:rsidDel="00000000" w:rsidR="00000000">
                <w:rPr>
                  <w:rtl w:val="0"/>
                  <w:rPrChange w:date="2022-04-27T21:31:15Z" w:author="Vinícius Russi" w:id="1">
                    <w:rPr>
                      <w:sz w:val="22"/>
                      <w:szCs w:val="22"/>
                    </w:rPr>
                  </w:rPrChange>
                </w:rPr>
                <w:t xml:space="preserve">MANUTENÇÕES REALIZADAS, QUANTAS SÃO CORRETIVAS</w:t>
              </w:r>
            </w:sdtContent>
          </w:sdt>
          <w:sdt>
            <w:sdtPr>
              <w:tag w:val="goog_rdk_2187"/>
            </w:sdtPr>
            <w:sdtContent>
              <w:del w:date="2022-04-26T14:16:36Z" w:author="Sérgio Henrique" w:id="291"/>
              <w:sdt>
                <w:sdtPr>
                  <w:tag w:val="goog_rdk_2188"/>
                </w:sdtPr>
                <w:sdtContent>
                  <w:del w:date="2022-04-26T14:16:36Z" w:author="Sérgio Henrique" w:id="291">
                    <w:r w:rsidRPr="00000000" w:rsidDel="00000000" w:rsidR="00000000">
                      <w:rPr>
                        <w:rtl w:val="0"/>
                        <w:rPrChange w:date="2022-04-27T21:31:15Z" w:author="Vinícius Russi" w:id="1">
                          <w:rPr>
                            <w:sz w:val="22"/>
                            <w:szCs w:val="22"/>
                          </w:rPr>
                        </w:rPrChange>
                      </w:rPr>
                      <w:delText xml:space="preserve">?</w:delText>
                    </w:r>
                  </w:del>
                </w:sdtContent>
              </w:sdt>
              <w:del w:date="2022-04-26T14:16:36Z" w:author="Sérgio Henrique" w:id="291"/>
            </w:sdtContent>
          </w:sdt>
          <w:sdt>
            <w:sdtPr>
              <w:tag w:val="goog_rdk_2189"/>
            </w:sdtPr>
            <w:sdtContent>
              <w:ins w:date="2022-04-26T14:16:36Z" w:author="Sérgio Henrique" w:id="291"/>
              <w:sdt>
                <w:sdtPr>
                  <w:tag w:val="goog_rdk_2190"/>
                </w:sdtPr>
                <w:sdtContent>
                  <w:ins w:date="2022-04-26T14:16:36Z" w:author="Sérgio Henrique" w:id="291">
                    <w:r w:rsidRPr="00000000" w:rsidDel="00000000" w:rsidR="00000000">
                      <w:rPr>
                        <w:rtl w:val="0"/>
                        <w:rPrChange w:date="2022-04-27T21:31:15Z" w:author="Vinícius Russi" w:id="1">
                          <w:rPr>
                            <w:sz w:val="22"/>
                            <w:szCs w:val="22"/>
                          </w:rPr>
                        </w:rPrChange>
                      </w:rPr>
                      <w:t xml:space="preserve"> E QUANTAS</w:t>
                    </w:r>
                  </w:ins>
                </w:sdtContent>
              </w:sdt>
              <w:ins w:date="2022-04-26T14:16:36Z" w:author="Sérgio Henrique" w:id="291"/>
            </w:sdtContent>
          </w:sdt>
          <w:sdt>
            <w:sdtPr>
              <w:tag w:val="goog_rdk_2191"/>
            </w:sdtPr>
            <w:sdtContent>
              <w:r w:rsidRPr="00000000" w:rsidDel="00000000" w:rsidR="00000000">
                <w:rPr>
                  <w:rtl w:val="0"/>
                  <w:rPrChange w:date="2022-04-27T21:31:15Z" w:author="Vinícius Russi" w:id="1">
                    <w:rPr>
                      <w:sz w:val="22"/>
                      <w:szCs w:val="22"/>
                    </w:rPr>
                  </w:rPrChange>
                </w:rPr>
                <w:t xml:space="preserve"> PREVENTIVAS?</w:t>
              </w:r>
            </w:sdtContent>
          </w:sdt>
        </w:p>
      </w:sdtContent>
    </w:sdt>
    <w:sdt>
      <w:sdtPr>
        <w:tag w:val="goog_rdk_2207"/>
      </w:sdtPr>
      <w:sdtContent>
        <w:p w:rsidRPr="00000000" w:rsidDel="00000000" w:rsidRDefault="00000000" w:rsidR="00000000" w:rsidP="00000000" w14:paraId="00000189">
          <w:pPr>
            <w:rPr>
              <w:rPrChange w:date="2022-04-27T21:31:15Z" w:author="Vinícius Russi" w:id="1">
                <w:rPr>
                  <w:sz w:val="22"/>
                  <w:szCs w:val="22"/>
                </w:rPr>
              </w:rPrChange>
            </w:rPr>
          </w:pPr>
          <w:sdt>
            <w:sdtPr>
              <w:tag w:val="goog_rdk_2193"/>
            </w:sdtPr>
            <w:sdtContent>
              <w:r w:rsidRPr="00000000" w:rsidDel="00000000" w:rsidR="00000000">
                <w:rPr>
                  <w:rtl w:val="0"/>
                  <w:rPrChange w:date="2022-04-27T21:31:15Z" w:author="Vinícius Russi" w:id="1">
                    <w:rPr>
                      <w:sz w:val="22"/>
                      <w:szCs w:val="22"/>
                    </w:rPr>
                  </w:rPrChange>
                </w:rPr>
                <w:t xml:space="preserve">Do total de manutenções realizadas no conjunto de dados, 68,4% </w:t>
              </w:r>
            </w:sdtContent>
          </w:sdt>
          <w:sdt>
            <w:sdtPr>
              <w:tag w:val="goog_rdk_2194"/>
            </w:sdtPr>
            <w:sdtContent>
              <w:del w:date="2022-04-26T14:16:58Z" w:author="Sérgio Henrique" w:id="292"/>
              <w:sdt>
                <w:sdtPr>
                  <w:tag w:val="goog_rdk_2195"/>
                </w:sdtPr>
                <w:sdtContent>
                  <w:del w:date="2022-04-26T14:16:58Z" w:author="Sérgio Henrique" w:id="292">
                    <w:r w:rsidRPr="00000000" w:rsidDel="00000000" w:rsidR="00000000">
                      <w:rPr>
                        <w:rtl w:val="0"/>
                        <w:rPrChange w:date="2022-04-27T21:31:15Z" w:author="Vinícius Russi" w:id="1">
                          <w:rPr>
                            <w:sz w:val="22"/>
                            <w:szCs w:val="22"/>
                          </w:rPr>
                        </w:rPrChange>
                      </w:rPr>
                      <w:delText xml:space="preserve">do total </w:delText>
                    </w:r>
                  </w:del>
                </w:sdtContent>
              </w:sdt>
              <w:del w:date="2022-04-26T14:16:58Z" w:author="Sérgio Henrique" w:id="292"/>
            </w:sdtContent>
          </w:sdt>
          <w:sdt>
            <w:sdtPr>
              <w:tag w:val="goog_rdk_2196"/>
            </w:sdtPr>
            <w:sdtContent>
              <w:r w:rsidRPr="00000000" w:rsidDel="00000000" w:rsidR="00000000">
                <w:rPr>
                  <w:rtl w:val="0"/>
                  <w:rPrChange w:date="2022-04-27T21:31:15Z" w:author="Vinícius Russi" w:id="1">
                    <w:rPr>
                      <w:sz w:val="22"/>
                      <w:szCs w:val="22"/>
                    </w:rPr>
                  </w:rPrChange>
                </w:rPr>
                <w:t xml:space="preserve">são manutenções corretivas, 29,6% são manutenções preventivas e 2%</w:t>
              </w:r>
            </w:sdtContent>
          </w:sdt>
          <w:sdt>
            <w:sdtPr>
              <w:tag w:val="goog_rdk_2197"/>
            </w:sdtPr>
            <w:sdtContent>
              <w:del w:date="2022-04-26T14:17:25Z" w:author="Sérgio Henrique" w:id="293"/>
              <w:sdt>
                <w:sdtPr>
                  <w:tag w:val="goog_rdk_2198"/>
                </w:sdtPr>
                <w:sdtContent>
                  <w:del w:date="2022-04-26T14:17:25Z" w:author="Sérgio Henrique" w:id="293">
                    <w:r w:rsidRPr="00000000" w:rsidDel="00000000" w:rsidR="00000000">
                      <w:rPr>
                        <w:rtl w:val="0"/>
                        <w:rPrChange w:date="2022-04-27T21:31:15Z" w:author="Vinícius Russi" w:id="1">
                          <w:rPr>
                            <w:sz w:val="22"/>
                            <w:szCs w:val="22"/>
                          </w:rPr>
                        </w:rPrChange>
                      </w:rPr>
                      <w:delText xml:space="preserve"> delas</w:delText>
                    </w:r>
                  </w:del>
                </w:sdtContent>
              </w:sdt>
              <w:del w:date="2022-04-26T14:17:25Z" w:author="Sérgio Henrique" w:id="293"/>
            </w:sdtContent>
          </w:sdt>
          <w:sdt>
            <w:sdtPr>
              <w:tag w:val="goog_rdk_2199"/>
            </w:sdtPr>
            <w:sdtContent>
              <w:ins w:date="2022-04-26T14:17:25Z" w:author="Sérgio Henrique" w:id="293"/>
              <w:sdt>
                <w:sdtPr>
                  <w:tag w:val="goog_rdk_2200"/>
                </w:sdtPr>
                <w:sdtContent>
                  <w:ins w:date="2022-04-26T14:17:25Z" w:author="Sérgio Henrique" w:id="293">
                    <w:r w:rsidRPr="00000000" w:rsidDel="00000000" w:rsidR="00000000">
                      <w:rPr>
                        <w:rtl w:val="0"/>
                        <w:rPrChange w:date="2022-04-27T21:31:15Z" w:author="Vinícius Russi" w:id="1">
                          <w:rPr>
                            <w:sz w:val="22"/>
                            <w:szCs w:val="22"/>
                          </w:rPr>
                        </w:rPrChange>
                      </w:rPr>
                      <w:t xml:space="preserve">,</w:t>
                    </w:r>
                  </w:ins>
                </w:sdtContent>
              </w:sdt>
              <w:ins w:date="2022-04-26T14:17:25Z" w:author="Sérgio Henrique" w:id="293"/>
            </w:sdtContent>
          </w:sdt>
          <w:sdt>
            <w:sdtPr>
              <w:tag w:val="goog_rdk_2201"/>
            </w:sdtPr>
            <w:sdtContent>
              <w:r w:rsidRPr="00000000" w:rsidDel="00000000" w:rsidR="00000000">
                <w:rPr>
                  <w:rtl w:val="0"/>
                  <w:rPrChange w:date="2022-04-27T21:31:15Z" w:author="Vinícius Russi" w:id="1">
                    <w:rPr>
                      <w:sz w:val="22"/>
                      <w:szCs w:val="22"/>
                    </w:rPr>
                  </w:rPrChange>
                </w:rPr>
                <w:t xml:space="preserve"> manutenções periódicas. Quando visualizad</w:t>
              </w:r>
            </w:sdtContent>
          </w:sdt>
          <w:sdt>
            <w:sdtPr>
              <w:tag w:val="goog_rdk_2202"/>
            </w:sdtPr>
            <w:sdtContent>
              <w:del w:date="2022-04-26T14:17:44Z" w:author="Sérgio Henrique" w:id="294"/>
              <w:sdt>
                <w:sdtPr>
                  <w:tag w:val="goog_rdk_2203"/>
                </w:sdtPr>
                <w:sdtContent>
                  <w:del w:date="2022-04-26T14:17:44Z" w:author="Sérgio Henrique" w:id="294">
                    <w:r w:rsidRPr="00000000" w:rsidDel="00000000" w:rsidR="00000000">
                      <w:rPr>
                        <w:rtl w:val="0"/>
                        <w:rPrChange w:date="2022-04-27T21:31:15Z" w:author="Vinícius Russi" w:id="1">
                          <w:rPr>
                            <w:sz w:val="22"/>
                            <w:szCs w:val="22"/>
                          </w:rPr>
                        </w:rPrChange>
                      </w:rPr>
                      <w:delText xml:space="preserve">o</w:delText>
                    </w:r>
                  </w:del>
                </w:sdtContent>
              </w:sdt>
              <w:del w:date="2022-04-26T14:17:44Z" w:author="Sérgio Henrique" w:id="294"/>
            </w:sdtContent>
          </w:sdt>
          <w:sdt>
            <w:sdtPr>
              <w:tag w:val="goog_rdk_2204"/>
            </w:sdtPr>
            <w:sdtContent>
              <w:ins w:date="2022-04-26T14:17:44Z" w:author="Sérgio Henrique" w:id="294"/>
              <w:sdt>
                <w:sdtPr>
                  <w:tag w:val="goog_rdk_2205"/>
                </w:sdtPr>
                <w:sdtContent>
                  <w:ins w:date="2022-04-26T14:17:44Z" w:author="Sérgio Henrique" w:id="294">
                    <w:r w:rsidRPr="00000000" w:rsidDel="00000000" w:rsidR="00000000">
                      <w:rPr>
                        <w:rtl w:val="0"/>
                        <w:rPrChange w:date="2022-04-27T21:31:15Z" w:author="Vinícius Russi" w:id="1">
                          <w:rPr>
                            <w:sz w:val="22"/>
                            <w:szCs w:val="22"/>
                          </w:rPr>
                        </w:rPrChange>
                      </w:rPr>
                      <w:t xml:space="preserve">as</w:t>
                    </w:r>
                  </w:ins>
                </w:sdtContent>
              </w:sdt>
              <w:ins w:date="2022-04-26T14:17:44Z" w:author="Sérgio Henrique" w:id="294"/>
            </w:sdtContent>
          </w:sdt>
          <w:sdt>
            <w:sdtPr>
              <w:tag w:val="goog_rdk_2206"/>
            </w:sdtPr>
            <w:sdtContent>
              <w:r w:rsidRPr="00000000" w:rsidDel="00000000" w:rsidR="00000000">
                <w:rPr>
                  <w:rtl w:val="0"/>
                  <w:rPrChange w:date="2022-04-27T21:31:15Z" w:author="Vinícius Russi" w:id="1">
                    <w:rPr>
                      <w:sz w:val="22"/>
                      <w:szCs w:val="22"/>
                    </w:rPr>
                  </w:rPrChange>
                </w:rPr>
                <w:t xml:space="preserve"> em uma escala mensal de tempo, podemos ver uma grande heterogeneidade no número de manutenções corretivas e preventivas, e estabilidade no número de periódicas (Figura 7).</w:t>
              </w:r>
            </w:sdtContent>
          </w:sdt>
        </w:p>
      </w:sdtContent>
    </w:sdt>
    <w:sdt>
      <w:sdtPr>
        <w:tag w:val="goog_rdk_2209"/>
      </w:sdtPr>
      <w:sdtContent>
        <w:p w:rsidRPr="00000000" w:rsidDel="00000000" w:rsidRDefault="00000000" w:rsidR="00000000" w:rsidP="00000000" w14:paraId="0000018A">
          <w:pPr>
            <w:ind w:left="0" w:firstLine="0"/>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5579435" cy="2044700"/>
                <wp:effectExtent b="0" r="0" t="0" l="0"/>
                <wp:docPr name="image5.png" id="1035"/>
                <a:graphic>
                  <a:graphicData uri="http://schemas.openxmlformats.org/drawingml/2006/picture">
                    <pic:pic>
                      <pic:nvPicPr>
                        <pic:cNvPr name="image5.png" id="0"/>
                        <pic:cNvPicPr preferRelativeResize="0"/>
                      </pic:nvPicPr>
                      <pic:blipFill>
                        <a:blip r:embed="rId22"/>
                        <a:srcRect b="0" r="0" t="0" l="0"/>
                        <a:stretch>
                          <a:fillRect/>
                        </a:stretch>
                      </pic:blipFill>
                      <pic:spPr>
                        <a:xfrm>
                          <a:off x="0" y="0"/>
                          <a:ext cx="5579435" cy="2044700"/>
                        </a:xfrm>
                        <a:prstGeom prst="rect"/>
                        <a:ln/>
                      </pic:spPr>
                    </pic:pic>
                  </a:graphicData>
                </a:graphic>
              </wp:inline>
            </w:drawing>
          </w:r>
          <w:sdt>
            <w:sdtPr>
              <w:tag w:val="goog_rdk_2208"/>
            </w:sdtPr>
            <w:sdtContent>
              <w:r w:rsidRPr="00000000" w:rsidDel="00000000" w:rsidR="00000000">
                <w:rPr>
                  <w:rtl w:val="0"/>
                </w:rPr>
              </w:r>
            </w:sdtContent>
          </w:sdt>
        </w:p>
      </w:sdtContent>
    </w:sdt>
    <w:sdt>
      <w:sdtPr>
        <w:tag w:val="goog_rdk_2215"/>
      </w:sdtPr>
      <w:sdtContent>
        <w:p w:rsidRPr="00000000" w:rsidDel="00000000" w:rsidRDefault="00000000" w:rsidR="00000000" w:rsidP="00000000" w14:paraId="0000018B">
          <w:pPr>
            <w:ind w:firstLine="0"/>
            <w:jc w:val="center"/>
            <w:rPr>
              <w:sz w:val="20"/>
              <w:szCs w:val="20"/>
              <w:rPrChange w:date="2022-04-27T21:31:15Z" w:author="Vinícius Russi" w:id="1">
                <w:rPr>
                  <w:sz w:val="22"/>
                  <w:szCs w:val="22"/>
                </w:rPr>
              </w:rPrChange>
            </w:rPr>
          </w:pPr>
          <w:sdt>
            <w:sdtPr>
              <w:tag w:val="goog_rdk_2210"/>
            </w:sdtPr>
            <w:sdtContent>
              <w:r w:rsidRPr="00000000" w:rsidDel="00000000" w:rsidR="00000000">
                <w:rPr>
                  <w:b w:val="1"/>
                  <w:sz w:val="20"/>
                  <w:szCs w:val="20"/>
                  <w:rtl w:val="0"/>
                  <w:rPrChange w:date="2022-04-27T21:31:15Z" w:author="Vinícius Russi" w:id="1">
                    <w:rPr>
                      <w:b w:val="1"/>
                      <w:sz w:val="18"/>
                      <w:szCs w:val="18"/>
                    </w:rPr>
                  </w:rPrChange>
                </w:rPr>
                <w:t xml:space="preserve">Figura 7 -</w:t>
              </w:r>
            </w:sdtContent>
          </w:sdt>
          <w:sdt>
            <w:sdtPr>
              <w:tag w:val="goog_rdk_2211"/>
            </w:sdtPr>
            <w:sdtContent>
              <w:r w:rsidRPr="00000000" w:rsidDel="00000000" w:rsidR="00000000">
                <w:rPr>
                  <w:sz w:val="20"/>
                  <w:szCs w:val="20"/>
                  <w:rtl w:val="0"/>
                  <w:rPrChange w:date="2022-04-27T21:31:15Z" w:author="Vinícius Russi" w:id="1">
                    <w:rPr>
                      <w:sz w:val="18"/>
                      <w:szCs w:val="18"/>
                    </w:rPr>
                  </w:rPrChange>
                </w:rPr>
                <w:t xml:space="preserve"> Gráfico de linha ordenado por mês para o número de manutenções realizadas por tipo</w:t>
              </w:r>
            </w:sdtContent>
          </w:sdt>
          <w:sdt>
            <w:sdtPr>
              <w:tag w:val="goog_rdk_2212"/>
            </w:sdtPr>
            <w:sdtContent>
              <w:del w:date="2022-04-27T21:56:18Z" w:author="Vinícius Russi" w:id="295"/>
              <w:sdt>
                <w:sdtPr>
                  <w:tag w:val="goog_rdk_2213"/>
                </w:sdtPr>
                <w:sdtContent>
                  <w:del w:date="2022-04-27T21:56:18Z" w:author="Vinícius Russi" w:id="295">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6:18Z" w:author="Vinícius Russi" w:id="295"/>
            </w:sdtContent>
          </w:sdt>
          <w:sdt>
            <w:sdtPr>
              <w:tag w:val="goog_rdk_2214"/>
            </w:sdtPr>
            <w:sdtContent>
              <w:r w:rsidRPr="00000000" w:rsidDel="00000000" w:rsidR="00000000">
                <w:rPr>
                  <w:rtl w:val="0"/>
                </w:rPr>
              </w:r>
            </w:sdtContent>
          </w:sdt>
        </w:p>
      </w:sdtContent>
    </w:sdt>
    <w:sdt>
      <w:sdtPr>
        <w:tag w:val="goog_rdk_2217"/>
      </w:sdtPr>
      <w:sdtContent>
        <w:p w:rsidRPr="00000000" w:rsidDel="00000000" w:rsidRDefault="00000000" w:rsidR="00000000" w:rsidP="00000000" w14:paraId="0000018C">
          <w:pPr>
            <w:ind w:firstLine="0"/>
            <w:jc w:val="left"/>
            <w:rPr>
              <w:rPrChange w:date="2022-04-27T21:31:15Z" w:author="Vinícius Russi" w:id="1">
                <w:rPr>
                  <w:sz w:val="18"/>
                  <w:szCs w:val="18"/>
                </w:rPr>
              </w:rPrChange>
            </w:rPr>
          </w:pPr>
          <w:sdt>
            <w:sdtPr>
              <w:tag w:val="goog_rdk_2216"/>
            </w:sdtPr>
            <w:sdtContent>
              <w:r w:rsidRPr="00000000" w:rsidDel="00000000" w:rsidR="00000000">
                <w:rPr>
                  <w:rtl w:val="0"/>
                </w:rPr>
              </w:r>
            </w:sdtContent>
          </w:sdt>
        </w:p>
      </w:sdtContent>
    </w:sdt>
    <w:sdt>
      <w:sdtPr>
        <w:tag w:val="goog_rdk_2238"/>
      </w:sdtPr>
      <w:sdtContent>
        <w:p w:rsidRPr="00000000" w:rsidDel="00000000" w:rsidRDefault="00000000" w:rsidR="00000000" w:rsidP="00000000" w14:paraId="0000018D">
          <w:pPr>
            <w:rPr>
              <w:rPrChange w:date="2022-04-27T21:31:15Z" w:author="Vinícius Russi" w:id="1">
                <w:rPr>
                  <w:sz w:val="22"/>
                  <w:szCs w:val="22"/>
                </w:rPr>
              </w:rPrChange>
            </w:rPr>
          </w:pPr>
          <w:sdt>
            <w:sdtPr>
              <w:tag w:val="goog_rdk_2218"/>
            </w:sdtPr>
            <w:sdtContent>
              <w:r w:rsidRPr="00000000" w:rsidDel="00000000" w:rsidR="00000000">
                <w:rPr>
                  <w:rtl w:val="0"/>
                  <w:rPrChange w:date="2022-04-27T21:31:15Z" w:author="Vinícius Russi" w:id="1">
                    <w:rPr>
                      <w:sz w:val="22"/>
                      <w:szCs w:val="22"/>
                    </w:rPr>
                  </w:rPrChange>
                </w:rPr>
                <w:t xml:space="preserve">Abril, maio e junho de 2020 tiveram o menor número em cada tipo de manutenção, </w:t>
              </w:r>
            </w:sdtContent>
          </w:sdt>
          <w:sdt>
            <w:sdtPr>
              <w:tag w:val="goog_rdk_2219"/>
            </w:sdtPr>
            <w:sdtContent>
              <w:del w:date="2022-04-26T14:18:10Z" w:author="Sérgio Henrique" w:id="296"/>
              <w:sdt>
                <w:sdtPr>
                  <w:tag w:val="goog_rdk_2220"/>
                </w:sdtPr>
                <w:sdtContent>
                  <w:del w:date="2022-04-26T14:18:10Z" w:author="Sérgio Henrique" w:id="296">
                    <w:r w:rsidRPr="00000000" w:rsidDel="00000000" w:rsidR="00000000">
                      <w:rPr>
                        <w:rtl w:val="0"/>
                        <w:rPrChange w:date="2022-04-27T21:31:15Z" w:author="Vinícius Russi" w:id="1">
                          <w:rPr>
                            <w:sz w:val="22"/>
                            <w:szCs w:val="22"/>
                          </w:rPr>
                        </w:rPrChange>
                      </w:rPr>
                      <w:delText xml:space="preserve">muito </w:delText>
                    </w:r>
                  </w:del>
                </w:sdtContent>
              </w:sdt>
              <w:del w:date="2022-04-26T14:18:10Z" w:author="Sérgio Henrique" w:id="296"/>
            </w:sdtContent>
          </w:sdt>
          <w:sdt>
            <w:sdtPr>
              <w:tag w:val="goog_rdk_2221"/>
            </w:sdtPr>
            <w:sdtContent>
              <w:r w:rsidRPr="00000000" w:rsidDel="00000000" w:rsidR="00000000">
                <w:rPr>
                  <w:rtl w:val="0"/>
                  <w:rPrChange w:date="2022-04-27T21:31:15Z" w:author="Vinícius Russi" w:id="1">
                    <w:rPr>
                      <w:sz w:val="22"/>
                      <w:szCs w:val="22"/>
                    </w:rPr>
                  </w:rPrChange>
                </w:rPr>
                <w:t xml:space="preserve">provavelmente devido a pandemia de COVID</w:t>
              </w:r>
            </w:sdtContent>
          </w:sdt>
          <w:sdt>
            <w:sdtPr>
              <w:tag w:val="goog_rdk_2222"/>
            </w:sdtPr>
            <w:sdtContent>
              <w:ins w:date="2022-04-26T14:18:16Z" w:author="Sérgio Henrique" w:id="297"/>
              <w:sdt>
                <w:sdtPr>
                  <w:tag w:val="goog_rdk_2223"/>
                </w:sdtPr>
                <w:sdtContent>
                  <w:ins w:date="2022-04-26T14:18:16Z" w:author="Sérgio Henrique" w:id="297">
                    <w:r w:rsidRPr="00000000" w:rsidDel="00000000" w:rsidR="00000000">
                      <w:rPr>
                        <w:rtl w:val="0"/>
                        <w:rPrChange w:date="2022-04-27T21:31:15Z" w:author="Vinícius Russi" w:id="1">
                          <w:rPr>
                            <w:sz w:val="22"/>
                            <w:szCs w:val="22"/>
                          </w:rPr>
                        </w:rPrChange>
                      </w:rPr>
                      <w:t xml:space="preserve">,</w:t>
                    </w:r>
                  </w:ins>
                </w:sdtContent>
              </w:sdt>
              <w:ins w:date="2022-04-26T14:18:16Z" w:author="Sérgio Henrique" w:id="297"/>
            </w:sdtContent>
          </w:sdt>
          <w:sdt>
            <w:sdtPr>
              <w:tag w:val="goog_rdk_2224"/>
            </w:sdtPr>
            <w:sdtContent>
              <w:r w:rsidRPr="00000000" w:rsidDel="00000000" w:rsidR="00000000">
                <w:rPr>
                  <w:rtl w:val="0"/>
                  <w:rPrChange w:date="2022-04-27T21:31:15Z" w:author="Vinícius Russi" w:id="1">
                    <w:rPr>
                      <w:sz w:val="22"/>
                      <w:szCs w:val="22"/>
                    </w:rPr>
                  </w:rPrChange>
                </w:rPr>
                <w:t xml:space="preserve"> </w:t>
              </w:r>
            </w:sdtContent>
          </w:sdt>
          <w:sdt>
            <w:sdtPr>
              <w:tag w:val="goog_rdk_2225"/>
            </w:sdtPr>
            <w:sdtContent>
              <w:del w:date="2022-04-26T14:18:18Z" w:author="Sérgio Henrique" w:id="298"/>
              <w:sdt>
                <w:sdtPr>
                  <w:tag w:val="goog_rdk_2226"/>
                </w:sdtPr>
                <w:sdtContent>
                  <w:del w:date="2022-04-26T14:18:18Z" w:author="Sérgio Henrique" w:id="298">
                    <w:r w:rsidRPr="00000000" w:rsidDel="00000000" w:rsidR="00000000">
                      <w:rPr>
                        <w:rtl w:val="0"/>
                        <w:rPrChange w:date="2022-04-27T21:31:15Z" w:author="Vinícius Russi" w:id="1">
                          <w:rPr>
                            <w:sz w:val="22"/>
                            <w:szCs w:val="22"/>
                          </w:rPr>
                        </w:rPrChange>
                      </w:rPr>
                      <w:delText xml:space="preserve">onde</w:delText>
                    </w:r>
                  </w:del>
                </w:sdtContent>
              </w:sdt>
              <w:del w:date="2022-04-26T14:18:18Z" w:author="Sérgio Henrique" w:id="298"/>
            </w:sdtContent>
          </w:sdt>
          <w:sdt>
            <w:sdtPr>
              <w:tag w:val="goog_rdk_2227"/>
            </w:sdtPr>
            <w:sdtContent>
              <w:ins w:date="2022-04-26T14:18:18Z" w:author="Sérgio Henrique" w:id="298"/>
              <w:sdt>
                <w:sdtPr>
                  <w:tag w:val="goog_rdk_2228"/>
                </w:sdtPr>
                <w:sdtContent>
                  <w:ins w:date="2022-04-26T14:18:18Z" w:author="Sérgio Henrique" w:id="298">
                    <w:r w:rsidRPr="00000000" w:rsidDel="00000000" w:rsidR="00000000">
                      <w:rPr>
                        <w:rtl w:val="0"/>
                        <w:rPrChange w:date="2022-04-27T21:31:15Z" w:author="Vinícius Russi" w:id="1">
                          <w:rPr>
                            <w:sz w:val="22"/>
                            <w:szCs w:val="22"/>
                          </w:rPr>
                        </w:rPrChange>
                      </w:rPr>
                      <w:t xml:space="preserve">quando</w:t>
                    </w:r>
                  </w:ins>
                </w:sdtContent>
              </w:sdt>
              <w:ins w:date="2022-04-26T14:18:18Z" w:author="Sérgio Henrique" w:id="298"/>
            </w:sdtContent>
          </w:sdt>
          <w:sdt>
            <w:sdtPr>
              <w:tag w:val="goog_rdk_2229"/>
            </w:sdtPr>
            <w:sdtContent>
              <w:r w:rsidRPr="00000000" w:rsidDel="00000000" w:rsidR="00000000">
                <w:rPr>
                  <w:rtl w:val="0"/>
                  <w:rPrChange w:date="2022-04-27T21:31:15Z" w:author="Vinícius Russi" w:id="1">
                    <w:rPr>
                      <w:sz w:val="22"/>
                      <w:szCs w:val="22"/>
                    </w:rPr>
                  </w:rPrChange>
                </w:rPr>
                <w:t xml:space="preserve"> muitas operações foram paralisadas. É possível evidenciar também que janeiro, fevereiro e março de 2020, foram os meses com o maior número de manutenções preventivas realizadas</w:t>
              </w:r>
            </w:sdtContent>
          </w:sdt>
          <w:sdt>
            <w:sdtPr>
              <w:tag w:val="goog_rdk_2230"/>
            </w:sdtPr>
            <w:sdtContent>
              <w:del w:date="2022-04-26T14:18:52Z" w:author="Sérgio Henrique" w:id="299"/>
              <w:sdt>
                <w:sdtPr>
                  <w:tag w:val="goog_rdk_2231"/>
                </w:sdtPr>
                <w:sdtContent>
                  <w:del w:date="2022-04-26T14:18:52Z" w:author="Sérgio Henrique" w:id="299">
                    <w:r w:rsidRPr="00000000" w:rsidDel="00000000" w:rsidR="00000000">
                      <w:rPr>
                        <w:rtl w:val="0"/>
                        <w:rPrChange w:date="2022-04-27T21:31:15Z" w:author="Vinícius Russi" w:id="1">
                          <w:rPr>
                            <w:sz w:val="22"/>
                            <w:szCs w:val="22"/>
                          </w:rPr>
                        </w:rPrChange>
                      </w:rPr>
                      <w:delText xml:space="preserve">,</w:delText>
                    </w:r>
                  </w:del>
                </w:sdtContent>
              </w:sdt>
              <w:del w:date="2022-04-26T14:18:52Z" w:author="Sérgio Henrique" w:id="299"/>
            </w:sdtContent>
          </w:sdt>
          <w:sdt>
            <w:sdtPr>
              <w:tag w:val="goog_rdk_2232"/>
            </w:sdtPr>
            <w:sdtContent>
              <w:ins w:date="2022-04-26T14:18:52Z" w:author="Sérgio Henrique" w:id="299"/>
              <w:sdt>
                <w:sdtPr>
                  <w:tag w:val="goog_rdk_2233"/>
                </w:sdtPr>
                <w:sdtContent>
                  <w:ins w:date="2022-04-26T14:18:52Z" w:author="Sérgio Henrique" w:id="299">
                    <w:r w:rsidRPr="00000000" w:rsidDel="00000000" w:rsidR="00000000">
                      <w:rPr>
                        <w:rtl w:val="0"/>
                        <w:rPrChange w:date="2022-04-27T21:31:15Z" w:author="Vinícius Russi" w:id="1">
                          <w:rPr>
                            <w:sz w:val="22"/>
                            <w:szCs w:val="22"/>
                          </w:rPr>
                        </w:rPrChange>
                      </w:rPr>
                      <w:t xml:space="preserve">;</w:t>
                    </w:r>
                  </w:ins>
                </w:sdtContent>
              </w:sdt>
              <w:ins w:date="2022-04-26T14:18:52Z" w:author="Sérgio Henrique" w:id="299"/>
            </w:sdtContent>
          </w:sdt>
          <w:sdt>
            <w:sdtPr>
              <w:tag w:val="goog_rdk_2234"/>
            </w:sdtPr>
            <w:sdtContent>
              <w:r w:rsidRPr="00000000" w:rsidDel="00000000" w:rsidR="00000000">
                <w:rPr>
                  <w:rtl w:val="0"/>
                  <w:rPrChange w:date="2022-04-27T21:31:15Z" w:author="Vinícius Russi" w:id="1">
                    <w:rPr>
                      <w:sz w:val="22"/>
                      <w:szCs w:val="22"/>
                    </w:rPr>
                  </w:rPrChange>
                </w:rPr>
                <w:t xml:space="preserve"> após o período de fechamentos por conta da pandemia, tais números nunca retomaram </w:t>
              </w:r>
            </w:sdtContent>
          </w:sdt>
          <w:sdt>
            <w:sdtPr>
              <w:tag w:val="goog_rdk_2235"/>
            </w:sdtPr>
            <w:sdtContent>
              <w:ins w:date="2022-04-26T14:18:59Z" w:author="Sérgio Henrique" w:id="300"/>
              <w:sdt>
                <w:sdtPr>
                  <w:tag w:val="goog_rdk_2236"/>
                </w:sdtPr>
                <w:sdtContent>
                  <w:ins w:date="2022-04-26T14:18:59Z" w:author="Sérgio Henrique" w:id="300">
                    <w:r w:rsidRPr="00000000" w:rsidDel="00000000" w:rsidR="00000000">
                      <w:rPr>
                        <w:rtl w:val="0"/>
                        <w:rPrChange w:date="2022-04-27T21:31:15Z" w:author="Vinícius Russi" w:id="1">
                          <w:rPr>
                            <w:sz w:val="22"/>
                            <w:szCs w:val="22"/>
                          </w:rPr>
                        </w:rPrChange>
                      </w:rPr>
                      <w:t xml:space="preserve">a</w:t>
                    </w:r>
                  </w:ins>
                </w:sdtContent>
              </w:sdt>
              <w:ins w:date="2022-04-26T14:18:59Z" w:author="Sérgio Henrique" w:id="300"/>
            </w:sdtContent>
          </w:sdt>
          <w:sdt>
            <w:sdtPr>
              <w:tag w:val="goog_rdk_2237"/>
            </w:sdtPr>
            <w:sdtContent>
              <w:r w:rsidRPr="00000000" w:rsidDel="00000000" w:rsidR="00000000">
                <w:rPr>
                  <w:rtl w:val="0"/>
                  <w:rPrChange w:date="2022-04-27T21:31:15Z" w:author="Vinícius Russi" w:id="1">
                    <w:rPr>
                      <w:sz w:val="22"/>
                      <w:szCs w:val="22"/>
                    </w:rPr>
                  </w:rPrChange>
                </w:rPr>
                <w:t xml:space="preserve">o mesmo patamar.</w:t>
              </w:r>
            </w:sdtContent>
          </w:sdt>
        </w:p>
      </w:sdtContent>
    </w:sdt>
    <w:sdt>
      <w:sdtPr>
        <w:tag w:val="goog_rdk_2240"/>
      </w:sdtPr>
      <w:sdtContent>
        <w:p w:rsidRPr="00000000" w:rsidDel="00000000" w:rsidRDefault="00000000" w:rsidR="00000000" w:rsidP="00000000" w14:paraId="0000018E">
          <w:pPr>
            <w:pStyle w:val="Heading3"/>
            <w:ind w:firstLine="0"/>
            <w:rPr>
              <w:rPrChange w:date="2022-04-27T21:31:15Z" w:author="Vinícius Russi" w:id="1">
                <w:rPr>
                  <w:sz w:val="22"/>
                  <w:szCs w:val="22"/>
                </w:rPr>
              </w:rPrChange>
            </w:rPr>
          </w:pPr>
          <w:bookmarkStart w:id="30" w:name="_heading=h.vnyzacvnqaae" w:colFirst="0" w:colLast="0"/>
          <w:bookmarkEnd w:id="30"/>
          <w:sdt>
            <w:sdtPr>
              <w:tag w:val="goog_rdk_2239"/>
            </w:sdtPr>
            <w:sdtContent>
              <w:r w:rsidRPr="00000000" w:rsidDel="00000000" w:rsidR="00000000">
                <w:rPr>
                  <w:rtl w:val="0"/>
                </w:rPr>
              </w:r>
            </w:sdtContent>
          </w:sdt>
        </w:p>
      </w:sdtContent>
    </w:sdt>
    <w:sdt>
      <w:sdtPr>
        <w:tag w:val="goog_rdk_2242"/>
      </w:sdtPr>
      <w:sdtContent>
        <w:p w:rsidRPr="00000000" w:rsidDel="00000000" w:rsidRDefault="00000000" w:rsidR="00000000" w:rsidP="00000000" w14:paraId="0000018F">
          <w:pPr>
            <w:pStyle w:val="Heading4"/>
            <w:rPr>
              <w:rPrChange w:date="2022-04-27T21:31:15Z" w:author="Vinícius Russi" w:id="1">
                <w:rPr>
                  <w:sz w:val="22"/>
                  <w:szCs w:val="22"/>
                </w:rPr>
              </w:rPrChange>
            </w:rPr>
          </w:pPr>
          <w:bookmarkStart w:id="31" w:name="_heading=h.676sor2vxwr" w:colFirst="0" w:colLast="0"/>
          <w:bookmarkEnd w:id="31"/>
          <w:sdt>
            <w:sdtPr>
              <w:tag w:val="goog_rdk_2241"/>
            </w:sdtPr>
            <w:sdtContent>
              <w:r w:rsidRPr="00000000" w:rsidDel="00000000" w:rsidR="00000000">
                <w:rPr>
                  <w:rtl w:val="0"/>
                  <w:rPrChange w:date="2022-04-27T21:31:15Z" w:author="Vinícius Russi" w:id="1">
                    <w:rPr>
                      <w:sz w:val="22"/>
                      <w:szCs w:val="22"/>
                    </w:rPr>
                  </w:rPrChange>
                </w:rPr>
                <w:t xml:space="preserve">4.1.5 QUAIS SÃO AS PRINCIPAIS PEÇAS USADAS NAS MANUTENÇÕES?</w:t>
              </w:r>
            </w:sdtContent>
          </w:sdt>
        </w:p>
      </w:sdtContent>
    </w:sdt>
    <w:sdt>
      <w:sdtPr>
        <w:tag w:val="goog_rdk_2267"/>
      </w:sdtPr>
      <w:sdtContent>
        <w:p w:rsidRPr="00000000" w:rsidDel="00000000" w:rsidRDefault="00000000" w:rsidR="00000000" w:rsidP="00000000" w14:paraId="00000190">
          <w:pPr>
            <w:rPr>
              <w:rPrChange w:date="2022-04-27T21:31:15Z" w:author="Vinícius Russi" w:id="1">
                <w:rPr>
                  <w:sz w:val="22"/>
                  <w:szCs w:val="22"/>
                </w:rPr>
              </w:rPrChange>
            </w:rPr>
          </w:pPr>
          <w:sdt>
            <w:sdtPr>
              <w:tag w:val="goog_rdk_2243"/>
            </w:sdtPr>
            <w:sdtContent>
              <w:r w:rsidRPr="00000000" w:rsidDel="00000000" w:rsidR="00000000">
                <w:rPr>
                  <w:rtl w:val="0"/>
                  <w:rPrChange w:date="2022-04-27T21:31:15Z" w:author="Vinícius Russi" w:id="1">
                    <w:rPr>
                      <w:sz w:val="22"/>
                      <w:szCs w:val="22"/>
                    </w:rPr>
                  </w:rPrChange>
                </w:rPr>
                <w:t xml:space="preserve">Terminal Hidráulico e Mangueira Hidráulica são as peças com maior frequência de utilização no conjunto de dados</w:t>
              </w:r>
            </w:sdtContent>
          </w:sdt>
          <w:sdt>
            <w:sdtPr>
              <w:tag w:val="goog_rdk_2244"/>
            </w:sdtPr>
            <w:sdtContent>
              <w:del w:date="2022-04-26T14:19:18Z" w:author="Sérgio Henrique" w:id="301"/>
              <w:sdt>
                <w:sdtPr>
                  <w:tag w:val="goog_rdk_2245"/>
                </w:sdtPr>
                <w:sdtContent>
                  <w:del w:date="2022-04-26T14:19:18Z" w:author="Sérgio Henrique" w:id="301">
                    <w:r w:rsidRPr="00000000" w:rsidDel="00000000" w:rsidR="00000000">
                      <w:rPr>
                        <w:rtl w:val="0"/>
                        <w:rPrChange w:date="2022-04-27T21:31:15Z" w:author="Vinícius Russi" w:id="1">
                          <w:rPr>
                            <w:sz w:val="22"/>
                            <w:szCs w:val="22"/>
                          </w:rPr>
                        </w:rPrChange>
                      </w:rPr>
                      <w:delText xml:space="preserve">,</w:delText>
                    </w:r>
                  </w:del>
                </w:sdtContent>
              </w:sdt>
              <w:del w:date="2022-04-26T14:19:18Z" w:author="Sérgio Henrique" w:id="301"/>
            </w:sdtContent>
          </w:sdt>
          <w:sdt>
            <w:sdtPr>
              <w:tag w:val="goog_rdk_2246"/>
            </w:sdtPr>
            <w:sdtContent>
              <w:ins w:date="2022-04-26T14:19:18Z" w:author="Sérgio Henrique" w:id="301"/>
              <w:sdt>
                <w:sdtPr>
                  <w:tag w:val="goog_rdk_2247"/>
                </w:sdtPr>
                <w:sdtContent>
                  <w:ins w:date="2022-04-26T14:19:18Z" w:author="Sérgio Henrique" w:id="301">
                    <w:r w:rsidRPr="00000000" w:rsidDel="00000000" w:rsidR="00000000">
                      <w:rPr>
                        <w:rtl w:val="0"/>
                        <w:rPrChange w:date="2022-04-27T21:31:15Z" w:author="Vinícius Russi" w:id="1">
                          <w:rPr>
                            <w:sz w:val="22"/>
                            <w:szCs w:val="22"/>
                          </w:rPr>
                        </w:rPrChange>
                      </w:rPr>
                      <w:t xml:space="preserve">:</w:t>
                    </w:r>
                  </w:ins>
                </w:sdtContent>
              </w:sdt>
              <w:ins w:date="2022-04-26T14:19:18Z" w:author="Sérgio Henrique" w:id="301"/>
            </w:sdtContent>
          </w:sdt>
          <w:sdt>
            <w:sdtPr>
              <w:tag w:val="goog_rdk_2248"/>
            </w:sdtPr>
            <w:sdtContent>
              <w:r w:rsidRPr="00000000" w:rsidDel="00000000" w:rsidR="00000000">
                <w:rPr>
                  <w:rtl w:val="0"/>
                  <w:rPrChange w:date="2022-04-27T21:31:15Z" w:author="Vinícius Russi" w:id="1">
                    <w:rPr>
                      <w:sz w:val="22"/>
                      <w:szCs w:val="22"/>
                    </w:rPr>
                  </w:rPrChange>
                </w:rPr>
                <w:t xml:space="preserve"> aproximadamente 40% do total das manutenções, quando combinad</w:t>
              </w:r>
            </w:sdtContent>
          </w:sdt>
          <w:sdt>
            <w:sdtPr>
              <w:tag w:val="goog_rdk_2249"/>
            </w:sdtPr>
            <w:sdtContent>
              <w:del w:date="2022-04-26T14:19:27Z" w:author="Sérgio Henrique" w:id="302"/>
              <w:sdt>
                <w:sdtPr>
                  <w:tag w:val="goog_rdk_2250"/>
                </w:sdtPr>
                <w:sdtContent>
                  <w:del w:date="2022-04-26T14:19:27Z" w:author="Sérgio Henrique" w:id="302">
                    <w:r w:rsidRPr="00000000" w:rsidDel="00000000" w:rsidR="00000000">
                      <w:rPr>
                        <w:rtl w:val="0"/>
                        <w:rPrChange w:date="2022-04-27T21:31:15Z" w:author="Vinícius Russi" w:id="1">
                          <w:rPr>
                            <w:sz w:val="22"/>
                            <w:szCs w:val="22"/>
                          </w:rPr>
                        </w:rPrChange>
                      </w:rPr>
                      <w:delText xml:space="preserve">o</w:delText>
                    </w:r>
                  </w:del>
                </w:sdtContent>
              </w:sdt>
              <w:del w:date="2022-04-26T14:19:27Z" w:author="Sérgio Henrique" w:id="302"/>
            </w:sdtContent>
          </w:sdt>
          <w:sdt>
            <w:sdtPr>
              <w:tag w:val="goog_rdk_2251"/>
            </w:sdtPr>
            <w:sdtContent>
              <w:ins w:date="2022-04-26T14:19:27Z" w:author="Sérgio Henrique" w:id="302"/>
              <w:sdt>
                <w:sdtPr>
                  <w:tag w:val="goog_rdk_2252"/>
                </w:sdtPr>
                <w:sdtContent>
                  <w:ins w:date="2022-04-26T14:19:27Z" w:author="Sérgio Henrique" w:id="302">
                    <w:r w:rsidRPr="00000000" w:rsidDel="00000000" w:rsidR="00000000">
                      <w:rPr>
                        <w:rtl w:val="0"/>
                        <w:rPrChange w:date="2022-04-27T21:31:15Z" w:author="Vinícius Russi" w:id="1">
                          <w:rPr>
                            <w:sz w:val="22"/>
                            <w:szCs w:val="22"/>
                          </w:rPr>
                        </w:rPrChange>
                      </w:rPr>
                      <w:t xml:space="preserve">a</w:t>
                    </w:r>
                  </w:ins>
                </w:sdtContent>
              </w:sdt>
              <w:ins w:date="2022-04-26T14:19:27Z" w:author="Sérgio Henrique" w:id="302"/>
            </w:sdtContent>
          </w:sdt>
          <w:sdt>
            <w:sdtPr>
              <w:tag w:val="goog_rdk_2253"/>
            </w:sdtPr>
            <w:sdtContent>
              <w:r w:rsidRPr="00000000" w:rsidDel="00000000" w:rsidR="00000000">
                <w:rPr>
                  <w:rtl w:val="0"/>
                  <w:rPrChange w:date="2022-04-27T21:31:15Z" w:author="Vinícius Russi" w:id="1">
                    <w:rPr>
                      <w:sz w:val="22"/>
                      <w:szCs w:val="22"/>
                    </w:rPr>
                  </w:rPrChange>
                </w:rPr>
                <w:t xml:space="preserve">s (Figura 8). Como foi possível evidenciar que temos diversas outras peças utilizadas nas manutenções, decidiu-se que consideraríamos</w:t>
              </w:r>
            </w:sdtContent>
          </w:sdt>
          <w:sdt>
            <w:sdtPr>
              <w:tag w:val="goog_rdk_2254"/>
            </w:sdtPr>
            <w:sdtContent>
              <w:ins w:date="2022-04-26T14:19:35Z" w:author="Sérgio Henrique" w:id="303"/>
              <w:sdt>
                <w:sdtPr>
                  <w:tag w:val="goog_rdk_2255"/>
                </w:sdtPr>
                <w:sdtContent>
                  <w:ins w:date="2022-04-26T14:19:35Z" w:author="Sérgio Henrique" w:id="303">
                    <w:r w:rsidRPr="00000000" w:rsidDel="00000000" w:rsidR="00000000">
                      <w:rPr>
                        <w:rtl w:val="0"/>
                        <w:rPrChange w:date="2022-04-27T21:31:15Z" w:author="Vinícius Russi" w:id="1">
                          <w:rPr>
                            <w:sz w:val="22"/>
                            <w:szCs w:val="22"/>
                          </w:rPr>
                        </w:rPrChange>
                      </w:rPr>
                      <w:t xml:space="preserve">,</w:t>
                    </w:r>
                  </w:ins>
                </w:sdtContent>
              </w:sdt>
              <w:ins w:date="2022-04-26T14:19:35Z" w:author="Sérgio Henrique" w:id="303"/>
            </w:sdtContent>
          </w:sdt>
          <w:sdt>
            <w:sdtPr>
              <w:tag w:val="goog_rdk_2256"/>
            </w:sdtPr>
            <w:sdtContent>
              <w:r w:rsidRPr="00000000" w:rsidDel="00000000" w:rsidR="00000000">
                <w:rPr>
                  <w:rtl w:val="0"/>
                  <w:rPrChange w:date="2022-04-27T21:31:15Z" w:author="Vinícius Russi" w:id="1">
                    <w:rPr>
                      <w:sz w:val="22"/>
                      <w:szCs w:val="22"/>
                    </w:rPr>
                  </w:rPrChange>
                </w:rPr>
                <w:t xml:space="preserve"> para o futuro modelo de predição, apenas as manutenções desses dois tipos de peça, assim reduzimos a dispersão nos dados e foi possível focar no tipo de manutenção mais frequente, ou seja, </w:t>
              </w:r>
            </w:sdtContent>
          </w:sdt>
          <w:sdt>
            <w:sdtPr>
              <w:tag w:val="goog_rdk_2257"/>
            </w:sdtPr>
            <w:sdtContent>
              <w:del w:date="2022-04-26T14:20:10Z" w:author="Sérgio Henrique" w:id="304"/>
              <w:sdt>
                <w:sdtPr>
                  <w:tag w:val="goog_rdk_2258"/>
                </w:sdtPr>
                <w:sdtContent>
                  <w:del w:date="2022-04-26T14:20:10Z" w:author="Sérgio Henrique" w:id="304">
                    <w:r w:rsidRPr="00000000" w:rsidDel="00000000" w:rsidR="00000000">
                      <w:rPr>
                        <w:rtl w:val="0"/>
                        <w:rPrChange w:date="2022-04-27T21:31:15Z" w:author="Vinícius Russi" w:id="1">
                          <w:rPr>
                            <w:sz w:val="22"/>
                            <w:szCs w:val="22"/>
                          </w:rPr>
                        </w:rPrChange>
                      </w:rPr>
                      <w:delText xml:space="preserve">a</w:delText>
                    </w:r>
                  </w:del>
                </w:sdtContent>
              </w:sdt>
              <w:del w:date="2022-04-26T14:20:10Z" w:author="Sérgio Henrique" w:id="304"/>
            </w:sdtContent>
          </w:sdt>
          <w:sdt>
            <w:sdtPr>
              <w:tag w:val="goog_rdk_2259"/>
            </w:sdtPr>
            <w:sdtContent>
              <w:ins w:date="2022-04-26T14:20:10Z" w:author="Sérgio Henrique" w:id="304"/>
              <w:sdt>
                <w:sdtPr>
                  <w:tag w:val="goog_rdk_2260"/>
                </w:sdtPr>
                <w:sdtContent>
                  <w:ins w:date="2022-04-26T14:20:10Z" w:author="Sérgio Henrique" w:id="304">
                    <w:r w:rsidRPr="00000000" w:rsidDel="00000000" w:rsidR="00000000">
                      <w:rPr>
                        <w:rtl w:val="0"/>
                        <w:rPrChange w:date="2022-04-27T21:31:15Z" w:author="Vinícius Russi" w:id="1">
                          <w:rPr>
                            <w:sz w:val="22"/>
                            <w:szCs w:val="22"/>
                          </w:rPr>
                        </w:rPrChange>
                      </w:rPr>
                      <w:t xml:space="preserve">o</w:t>
                    </w:r>
                  </w:ins>
                </w:sdtContent>
              </w:sdt>
              <w:ins w:date="2022-04-26T14:20:10Z" w:author="Sérgio Henrique" w:id="304"/>
            </w:sdtContent>
          </w:sdt>
          <w:sdt>
            <w:sdtPr>
              <w:tag w:val="goog_rdk_2261"/>
            </w:sdtPr>
            <w:sdtContent>
              <w:r w:rsidRPr="00000000" w:rsidDel="00000000" w:rsidR="00000000">
                <w:rPr>
                  <w:rtl w:val="0"/>
                  <w:rPrChange w:date="2022-04-27T21:31:15Z" w:author="Vinícius Russi" w:id="1">
                    <w:rPr>
                      <w:sz w:val="22"/>
                      <w:szCs w:val="22"/>
                    </w:rPr>
                  </w:rPrChange>
                </w:rPr>
                <w:t xml:space="preserve"> maior </w:t>
              </w:r>
            </w:sdtContent>
          </w:sdt>
          <w:sdt>
            <w:sdtPr>
              <w:tag w:val="goog_rdk_2262"/>
            </w:sdtPr>
            <w:sdtContent>
              <w:del w:date="2022-04-26T14:20:31Z" w:author="Sérgio Henrique" w:id="305"/>
              <w:sdt>
                <w:sdtPr>
                  <w:tag w:val="goog_rdk_2263"/>
                </w:sdtPr>
                <w:sdtContent>
                  <w:del w:date="2022-04-26T14:20:31Z" w:author="Sérgio Henrique" w:id="305">
                    <w:r w:rsidRPr="00000000" w:rsidDel="00000000" w:rsidR="00000000">
                      <w:rPr>
                        <w:rtl w:val="0"/>
                        <w:rPrChange w:date="2022-04-27T21:31:15Z" w:author="Vinícius Russi" w:id="1">
                          <w:rPr>
                            <w:sz w:val="22"/>
                            <w:szCs w:val="22"/>
                          </w:rPr>
                        </w:rPrChange>
                      </w:rPr>
                      <w:delText xml:space="preserve">dor</w:delText>
                    </w:r>
                  </w:del>
                </w:sdtContent>
              </w:sdt>
              <w:del w:date="2022-04-26T14:20:31Z" w:author="Sérgio Henrique" w:id="305"/>
            </w:sdtContent>
          </w:sdt>
          <w:sdt>
            <w:sdtPr>
              <w:tag w:val="goog_rdk_2264"/>
            </w:sdtPr>
            <w:sdtContent>
              <w:ins w:date="2022-04-26T14:20:31Z" w:author="Sérgio Henrique" w:id="305"/>
              <w:sdt>
                <w:sdtPr>
                  <w:tag w:val="goog_rdk_2265"/>
                </w:sdtPr>
                <w:sdtContent>
                  <w:ins w:date="2022-04-26T14:20:31Z" w:author="Sérgio Henrique" w:id="305">
                    <w:r w:rsidRPr="00000000" w:rsidDel="00000000" w:rsidR="00000000">
                      <w:rPr>
                        <w:rtl w:val="0"/>
                        <w:rPrChange w:date="2022-04-27T21:31:15Z" w:author="Vinícius Russi" w:id="1">
                          <w:rPr>
                            <w:sz w:val="22"/>
                            <w:szCs w:val="22"/>
                          </w:rPr>
                        </w:rPrChange>
                      </w:rPr>
                      <w:t xml:space="preserve"> problema</w:t>
                    </w:r>
                  </w:ins>
                </w:sdtContent>
              </w:sdt>
              <w:ins w:date="2022-04-26T14:20:31Z" w:author="Sérgio Henrique" w:id="305"/>
            </w:sdtContent>
          </w:sdt>
          <w:sdt>
            <w:sdtPr>
              <w:tag w:val="goog_rdk_2266"/>
            </w:sdtPr>
            <w:sdtContent>
              <w:r w:rsidRPr="00000000" w:rsidDel="00000000" w:rsidR="00000000">
                <w:rPr>
                  <w:rtl w:val="0"/>
                  <w:rPrChange w:date="2022-04-27T21:31:15Z" w:author="Vinícius Russi" w:id="1">
                    <w:rPr>
                      <w:sz w:val="22"/>
                      <w:szCs w:val="22"/>
                    </w:rPr>
                  </w:rPrChange>
                </w:rPr>
                <w:t xml:space="preserve"> da companhia.</w:t>
              </w:r>
            </w:sdtContent>
          </w:sdt>
        </w:p>
      </w:sdtContent>
    </w:sdt>
    <w:sdt>
      <w:sdtPr>
        <w:tag w:val="goog_rdk_2273"/>
      </w:sdtPr>
      <w:sdtContent>
        <w:p w:rsidRPr="00000000" w:rsidDel="00000000" w:rsidRDefault="00000000" w:rsidR="00000000" w:rsidP="00000000" w14:paraId="00000191">
          <w:pPr>
            <w:ind w:left="0" w:firstLine="0"/>
            <w:jc w:val="center"/>
            <w:rPr>
              <w:sz w:val="20"/>
              <w:szCs w:val="20"/>
              <w:rPrChange w:date="2022-04-27T21:31:15Z" w:author="Vinícius Russi" w:id="1">
                <w:rPr>
                  <w:sz w:val="18"/>
                  <w:szCs w:val="18"/>
                </w:rPr>
              </w:rPrChange>
            </w:rPr>
          </w:pPr>
          <w:r w:rsidRPr="00000000" w:rsidDel="00000000" w:rsidR="00000000">
            <w:rPr>
              <w:sz w:val="22"/>
              <w:szCs w:val="22"/>
            </w:rPr>
            <w:drawing>
              <wp:inline distL="114300" distT="114300" distB="114300" distR="114300">
                <wp:extent cx="5579435" cy="3479800"/>
                <wp:effectExtent b="0" r="0" t="0" l="0"/>
                <wp:docPr name="image14.png" id="1049"/>
                <a:graphic>
                  <a:graphicData uri="http://schemas.openxmlformats.org/drawingml/2006/picture">
                    <pic:pic>
                      <pic:nvPicPr>
                        <pic:cNvPr name="image14.png" id="0"/>
                        <pic:cNvPicPr preferRelativeResize="0"/>
                      </pic:nvPicPr>
                      <pic:blipFill>
                        <a:blip r:embed="rId23"/>
                        <a:srcRect b="0" r="0" t="0" l="0"/>
                        <a:stretch>
                          <a:fillRect/>
                        </a:stretch>
                      </pic:blipFill>
                      <pic:spPr>
                        <a:xfrm>
                          <a:off x="0" y="0"/>
                          <a:ext cx="5579435" cy="3479800"/>
                        </a:xfrm>
                        <a:prstGeom prst="rect"/>
                        <a:ln/>
                      </pic:spPr>
                    </pic:pic>
                  </a:graphicData>
                </a:graphic>
              </wp:inline>
            </w:drawing>
          </w:r>
          <w:sdt>
            <w:sdtPr>
              <w:tag w:val="goog_rdk_2268"/>
            </w:sdtPr>
            <w:sdtContent>
              <w:r w:rsidRPr="00000000" w:rsidDel="00000000" w:rsidR="00000000">
                <w:rPr>
                  <w:b w:val="1"/>
                  <w:sz w:val="20"/>
                  <w:szCs w:val="20"/>
                  <w:rtl w:val="0"/>
                  <w:rPrChange w:date="2022-04-27T21:31:15Z" w:author="Vinícius Russi" w:id="1">
                    <w:rPr>
                      <w:b w:val="1"/>
                      <w:sz w:val="18"/>
                      <w:szCs w:val="18"/>
                    </w:rPr>
                  </w:rPrChange>
                </w:rPr>
                <w:t xml:space="preserve">Figura 8 -</w:t>
              </w:r>
            </w:sdtContent>
          </w:sdt>
          <w:sdt>
            <w:sdtPr>
              <w:tag w:val="goog_rdk_2269"/>
            </w:sdtPr>
            <w:sdtContent>
              <w:r w:rsidRPr="00000000" w:rsidDel="00000000" w:rsidR="00000000">
                <w:rPr>
                  <w:sz w:val="20"/>
                  <w:szCs w:val="20"/>
                  <w:rtl w:val="0"/>
                  <w:rPrChange w:date="2022-04-27T21:31:15Z" w:author="Vinícius Russi" w:id="1">
                    <w:rPr>
                      <w:sz w:val="18"/>
                      <w:szCs w:val="18"/>
                    </w:rPr>
                  </w:rPrChange>
                </w:rPr>
                <w:t xml:space="preserve"> Gráfico de barra ordenado por peça para o percentual do total de manutenções realizadas</w:t>
              </w:r>
            </w:sdtContent>
          </w:sdt>
          <w:sdt>
            <w:sdtPr>
              <w:tag w:val="goog_rdk_2270"/>
            </w:sdtPr>
            <w:sdtContent>
              <w:del w:date="2022-04-27T21:56:12Z" w:author="Vinícius Russi" w:id="306"/>
              <w:sdt>
                <w:sdtPr>
                  <w:tag w:val="goog_rdk_2271"/>
                </w:sdtPr>
                <w:sdtContent>
                  <w:del w:date="2022-04-27T21:56:12Z" w:author="Vinícius Russi" w:id="306">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6:12Z" w:author="Vinícius Russi" w:id="306"/>
            </w:sdtContent>
          </w:sdt>
          <w:sdt>
            <w:sdtPr>
              <w:tag w:val="goog_rdk_2272"/>
            </w:sdtPr>
            <w:sdtContent>
              <w:r w:rsidRPr="00000000" w:rsidDel="00000000" w:rsidR="00000000">
                <w:rPr>
                  <w:rtl w:val="0"/>
                </w:rPr>
              </w:r>
            </w:sdtContent>
          </w:sdt>
        </w:p>
      </w:sdtContent>
    </w:sdt>
    <w:sdt>
      <w:sdtPr>
        <w:tag w:val="goog_rdk_2275"/>
      </w:sdtPr>
      <w:sdtContent>
        <w:p w:rsidRPr="00000000" w:rsidDel="00000000" w:rsidRDefault="00000000" w:rsidR="00000000" w:rsidP="00000000" w14:paraId="00000192">
          <w:pPr>
            <w:pStyle w:val="Heading3"/>
            <w:ind w:firstLine="0"/>
            <w:rPr>
              <w:rPrChange w:date="2022-04-27T21:31:15Z" w:author="Vinícius Russi" w:id="1">
                <w:rPr>
                  <w:sz w:val="22"/>
                  <w:szCs w:val="22"/>
                </w:rPr>
              </w:rPrChange>
            </w:rPr>
          </w:pPr>
          <w:bookmarkStart w:id="32" w:name="_heading=h.5i4bnecl6g3y" w:colFirst="0" w:colLast="0"/>
          <w:bookmarkEnd w:id="32"/>
          <w:sdt>
            <w:sdtPr>
              <w:tag w:val="goog_rdk_2274"/>
            </w:sdtPr>
            <w:sdtContent>
              <w:r w:rsidRPr="00000000" w:rsidDel="00000000" w:rsidR="00000000">
                <w:rPr>
                  <w:rtl w:val="0"/>
                </w:rPr>
              </w:r>
            </w:sdtContent>
          </w:sdt>
        </w:p>
      </w:sdtContent>
    </w:sdt>
    <w:sdt>
      <w:sdtPr>
        <w:tag w:val="goog_rdk_2277"/>
      </w:sdtPr>
      <w:sdtContent>
        <w:p w:rsidRPr="00000000" w:rsidDel="00000000" w:rsidRDefault="00000000" w:rsidR="00000000" w:rsidP="00000000" w14:paraId="00000193">
          <w:pPr>
            <w:pStyle w:val="Heading4"/>
            <w:rPr>
              <w:rPrChange w:date="2022-04-27T21:31:15Z" w:author="Vinícius Russi" w:id="1">
                <w:rPr>
                  <w:sz w:val="22"/>
                  <w:szCs w:val="22"/>
                </w:rPr>
              </w:rPrChange>
            </w:rPr>
          </w:pPr>
          <w:bookmarkStart w:id="33" w:name="_heading=h.jt8utye46vqx" w:colFirst="0" w:colLast="0"/>
          <w:bookmarkEnd w:id="33"/>
          <w:sdt>
            <w:sdtPr>
              <w:tag w:val="goog_rdk_2276"/>
            </w:sdtPr>
            <w:sdtContent>
              <w:r w:rsidRPr="00000000" w:rsidDel="00000000" w:rsidR="00000000">
                <w:rPr>
                  <w:rtl w:val="0"/>
                  <w:rPrChange w:date="2022-04-27T21:31:15Z" w:author="Vinícius Russi" w:id="1">
                    <w:rPr>
                      <w:sz w:val="22"/>
                      <w:szCs w:val="22"/>
                    </w:rPr>
                  </w:rPrChange>
                </w:rPr>
                <w:t xml:space="preserve">4.1.6 QUAL A ESTAÇÃO OPERACIONAL COM MAIS MANUTENÇÕES REGISTRADAS?</w:t>
              </w:r>
            </w:sdtContent>
          </w:sdt>
        </w:p>
      </w:sdtContent>
    </w:sdt>
    <w:sdt>
      <w:sdtPr>
        <w:tag w:val="goog_rdk_2303"/>
      </w:sdtPr>
      <w:sdtContent>
        <w:p w:rsidRPr="00000000" w:rsidDel="00000000" w:rsidRDefault="00000000" w:rsidR="00000000" w:rsidP="00000000" w14:paraId="00000194">
          <w:pPr>
            <w:rPr>
              <w:rPrChange w:date="2022-04-27T21:31:15Z" w:author="Vinícius Russi" w:id="1">
                <w:rPr>
                  <w:sz w:val="22"/>
                  <w:szCs w:val="22"/>
                </w:rPr>
              </w:rPrChange>
            </w:rPr>
          </w:pPr>
          <w:sdt>
            <w:sdtPr>
              <w:tag w:val="goog_rdk_2278"/>
            </w:sdtPr>
            <w:sdtContent>
              <w:r w:rsidRPr="00000000" w:rsidDel="00000000" w:rsidR="00000000">
                <w:rPr>
                  <w:rtl w:val="0"/>
                  <w:rPrChange w:date="2022-04-27T21:31:15Z" w:author="Vinícius Russi" w:id="1">
                    <w:rPr>
                      <w:sz w:val="22"/>
                      <w:szCs w:val="22"/>
                    </w:rPr>
                  </w:rPrChange>
                </w:rPr>
                <w:t xml:space="preserve">A estação operacional é definida pela companhia como estação seca, que corresponde aos meses de abril, maio, junho, julho, agosto e setembro, </w:t>
              </w:r>
            </w:sdtContent>
          </w:sdt>
          <w:sdt>
            <w:sdtPr>
              <w:tag w:val="goog_rdk_2279"/>
            </w:sdtPr>
            <w:sdtContent>
              <w:del w:date="2022-04-26T14:22:05Z" w:author="Sérgio Henrique" w:id="307"/>
              <w:sdt>
                <w:sdtPr>
                  <w:tag w:val="goog_rdk_2280"/>
                </w:sdtPr>
                <w:sdtContent>
                  <w:del w:date="2022-04-26T14:22:05Z" w:author="Sérgio Henrique" w:id="307">
                    <w:r w:rsidRPr="00000000" w:rsidDel="00000000" w:rsidR="00000000">
                      <w:rPr>
                        <w:rtl w:val="0"/>
                        <w:rPrChange w:date="2022-04-27T21:31:15Z" w:author="Vinícius Russi" w:id="1">
                          <w:rPr>
                            <w:sz w:val="22"/>
                            <w:szCs w:val="22"/>
                          </w:rPr>
                        </w:rPrChange>
                      </w:rPr>
                      <w:delText xml:space="preserve">onde</w:delText>
                    </w:r>
                  </w:del>
                </w:sdtContent>
              </w:sdt>
              <w:del w:date="2022-04-26T14:22:05Z" w:author="Sérgio Henrique" w:id="307"/>
            </w:sdtContent>
          </w:sdt>
          <w:sdt>
            <w:sdtPr>
              <w:tag w:val="goog_rdk_2281"/>
            </w:sdtPr>
            <w:sdtContent>
              <w:ins w:date="2022-04-26T14:22:05Z" w:author="Sérgio Henrique" w:id="307"/>
              <w:sdt>
                <w:sdtPr>
                  <w:tag w:val="goog_rdk_2282"/>
                </w:sdtPr>
                <w:sdtContent>
                  <w:ins w:date="2022-04-26T14:22:05Z" w:author="Sérgio Henrique" w:id="307">
                    <w:r w:rsidRPr="00000000" w:rsidDel="00000000" w:rsidR="00000000">
                      <w:rPr>
                        <w:rtl w:val="0"/>
                        <w:rPrChange w:date="2022-04-27T21:31:15Z" w:author="Vinícius Russi" w:id="1">
                          <w:rPr>
                            <w:sz w:val="22"/>
                            <w:szCs w:val="22"/>
                          </w:rPr>
                        </w:rPrChange>
                      </w:rPr>
                      <w:t xml:space="preserve">período em que</w:t>
                    </w:r>
                  </w:ins>
                </w:sdtContent>
              </w:sdt>
              <w:ins w:date="2022-04-26T14:22:05Z" w:author="Sérgio Henrique" w:id="307"/>
            </w:sdtContent>
          </w:sdt>
          <w:sdt>
            <w:sdtPr>
              <w:tag w:val="goog_rdk_2283"/>
            </w:sdtPr>
            <w:sdtContent>
              <w:r w:rsidRPr="00000000" w:rsidDel="00000000" w:rsidR="00000000">
                <w:rPr>
                  <w:rtl w:val="0"/>
                  <w:rPrChange w:date="2022-04-27T21:31:15Z" w:author="Vinícius Russi" w:id="1">
                    <w:rPr>
                      <w:sz w:val="22"/>
                      <w:szCs w:val="22"/>
                    </w:rPr>
                  </w:rPrChange>
                </w:rPr>
                <w:t xml:space="preserve"> temos os meses mais secos do ano no estado do Mato Grosso. A estação chuvosa é definida pelos meses de outubro, novembro, dezembro, janeiro, fevereiro e março. Foi possível evidenciar que 65% do total de manutenções ocorreram na estação chuvosa (Figura 9)</w:t>
              </w:r>
            </w:sdtContent>
          </w:sdt>
          <w:sdt>
            <w:sdtPr>
              <w:tag w:val="goog_rdk_2284"/>
            </w:sdtPr>
            <w:sdtContent>
              <w:ins w:date="2022-04-26T14:22:36Z" w:author="Sérgio Henrique" w:id="308"/>
              <w:sdt>
                <w:sdtPr>
                  <w:tag w:val="goog_rdk_2285"/>
                </w:sdtPr>
                <w:sdtContent>
                  <w:ins w:date="2022-04-26T14:22:36Z" w:author="Sérgio Henrique" w:id="308">
                    <w:r w:rsidRPr="00000000" w:rsidDel="00000000" w:rsidR="00000000">
                      <w:rPr>
                        <w:rtl w:val="0"/>
                        <w:rPrChange w:date="2022-04-27T21:31:15Z" w:author="Vinícius Russi" w:id="1">
                          <w:rPr>
                            <w:sz w:val="22"/>
                            <w:szCs w:val="22"/>
                          </w:rPr>
                        </w:rPrChange>
                      </w:rPr>
                      <w:t xml:space="preserve">.</w:t>
                    </w:r>
                  </w:ins>
                </w:sdtContent>
              </w:sdt>
              <w:ins w:date="2022-04-26T14:22:36Z" w:author="Sérgio Henrique" w:id="308"/>
            </w:sdtContent>
          </w:sdt>
          <w:sdt>
            <w:sdtPr>
              <w:tag w:val="goog_rdk_2286"/>
            </w:sdtPr>
            <w:sdtContent>
              <w:del w:date="2022-04-26T14:22:36Z" w:author="Sérgio Henrique" w:id="308"/>
              <w:sdt>
                <w:sdtPr>
                  <w:tag w:val="goog_rdk_2287"/>
                </w:sdtPr>
                <w:sdtContent>
                  <w:del w:date="2022-04-26T14:22:36Z" w:author="Sérgio Henrique" w:id="308">
                    <w:r w:rsidRPr="00000000" w:rsidDel="00000000" w:rsidR="00000000">
                      <w:rPr>
                        <w:rtl w:val="0"/>
                        <w:rPrChange w:date="2022-04-27T21:31:15Z" w:author="Vinícius Russi" w:id="1">
                          <w:rPr>
                            <w:sz w:val="22"/>
                            <w:szCs w:val="22"/>
                          </w:rPr>
                        </w:rPrChange>
                      </w:rPr>
                      <w:delText xml:space="preserve">,</w:delText>
                    </w:r>
                  </w:del>
                </w:sdtContent>
              </w:sdt>
              <w:del w:date="2022-04-26T14:22:36Z" w:author="Sérgio Henrique" w:id="308"/>
            </w:sdtContent>
          </w:sdt>
          <w:sdt>
            <w:sdtPr>
              <w:tag w:val="goog_rdk_2288"/>
            </w:sdtPr>
            <w:sdtContent>
              <w:r w:rsidRPr="00000000" w:rsidDel="00000000" w:rsidR="00000000">
                <w:rPr>
                  <w:rtl w:val="0"/>
                  <w:rPrChange w:date="2022-04-27T21:31:15Z" w:author="Vinícius Russi" w:id="1">
                    <w:rPr>
                      <w:sz w:val="22"/>
                      <w:szCs w:val="22"/>
                    </w:rPr>
                  </w:rPrChange>
                </w:rPr>
                <w:t xml:space="preserve"> </w:t>
              </w:r>
            </w:sdtContent>
          </w:sdt>
          <w:sdt>
            <w:sdtPr>
              <w:tag w:val="goog_rdk_2289"/>
            </w:sdtPr>
            <w:sdtContent>
              <w:del w:date="2022-04-26T14:22:38Z" w:author="Sérgio Henrique" w:id="309"/>
              <w:sdt>
                <w:sdtPr>
                  <w:tag w:val="goog_rdk_2290"/>
                </w:sdtPr>
                <w:sdtContent>
                  <w:del w:date="2022-04-26T14:22:38Z" w:author="Sérgio Henrique" w:id="309">
                    <w:r w:rsidRPr="00000000" w:rsidDel="00000000" w:rsidR="00000000">
                      <w:rPr>
                        <w:rtl w:val="0"/>
                        <w:rPrChange w:date="2022-04-27T21:31:15Z" w:author="Vinícius Russi" w:id="1">
                          <w:rPr>
                            <w:sz w:val="22"/>
                            <w:szCs w:val="22"/>
                          </w:rPr>
                        </w:rPrChange>
                      </w:rPr>
                      <w:delText xml:space="preserve">e</w:delText>
                    </w:r>
                  </w:del>
                </w:sdtContent>
              </w:sdt>
              <w:del w:date="2022-04-26T14:22:38Z" w:author="Sérgio Henrique" w:id="309"/>
            </w:sdtContent>
          </w:sdt>
          <w:sdt>
            <w:sdtPr>
              <w:tag w:val="goog_rdk_2291"/>
            </w:sdtPr>
            <w:sdtContent>
              <w:ins w:date="2022-04-26T14:22:38Z" w:author="Sérgio Henrique" w:id="309"/>
              <w:sdt>
                <w:sdtPr>
                  <w:tag w:val="goog_rdk_2292"/>
                </w:sdtPr>
                <w:sdtContent>
                  <w:ins w:date="2022-04-26T14:22:38Z" w:author="Sérgio Henrique" w:id="309">
                    <w:r w:rsidRPr="00000000" w:rsidDel="00000000" w:rsidR="00000000">
                      <w:rPr>
                        <w:rtl w:val="0"/>
                        <w:rPrChange w:date="2022-04-27T21:31:15Z" w:author="Vinícius Russi" w:id="1">
                          <w:rPr>
                            <w:sz w:val="22"/>
                            <w:szCs w:val="22"/>
                          </w:rPr>
                        </w:rPrChange>
                      </w:rPr>
                      <w:t xml:space="preserve">E</w:t>
                    </w:r>
                  </w:ins>
                </w:sdtContent>
              </w:sdt>
              <w:ins w:date="2022-04-26T14:22:38Z" w:author="Sérgio Henrique" w:id="309"/>
            </w:sdtContent>
          </w:sdt>
          <w:sdt>
            <w:sdtPr>
              <w:tag w:val="goog_rdk_2293"/>
            </w:sdtPr>
            <w:sdtContent>
              <w:r w:rsidRPr="00000000" w:rsidDel="00000000" w:rsidR="00000000">
                <w:rPr>
                  <w:rtl w:val="0"/>
                  <w:rPrChange w:date="2022-04-27T21:31:15Z" w:author="Vinícius Russi" w:id="1">
                    <w:rPr>
                      <w:sz w:val="22"/>
                      <w:szCs w:val="22"/>
                    </w:rPr>
                  </w:rPrChange>
                </w:rPr>
                <w:t xml:space="preserve">sse resultado faz sentido, uma vez que</w:t>
              </w:r>
            </w:sdtContent>
          </w:sdt>
          <w:sdt>
            <w:sdtPr>
              <w:tag w:val="goog_rdk_2294"/>
            </w:sdtPr>
            <w:sdtContent>
              <w:ins w:date="2022-04-26T14:22:50Z" w:author="Sérgio Henrique" w:id="310"/>
              <w:sdt>
                <w:sdtPr>
                  <w:tag w:val="goog_rdk_2295"/>
                </w:sdtPr>
                <w:sdtContent>
                  <w:ins w:date="2022-04-26T14:22:50Z" w:author="Sérgio Henrique" w:id="310">
                    <w:r w:rsidRPr="00000000" w:rsidDel="00000000" w:rsidR="00000000">
                      <w:rPr>
                        <w:rtl w:val="0"/>
                        <w:rPrChange w:date="2022-04-27T21:31:15Z" w:author="Vinícius Russi" w:id="1">
                          <w:rPr>
                            <w:sz w:val="22"/>
                            <w:szCs w:val="22"/>
                          </w:rPr>
                        </w:rPrChange>
                      </w:rPr>
                      <w:t xml:space="preserve">,</w:t>
                    </w:r>
                  </w:ins>
                </w:sdtContent>
              </w:sdt>
              <w:ins w:date="2022-04-26T14:22:50Z" w:author="Sérgio Henrique" w:id="310"/>
            </w:sdtContent>
          </w:sdt>
          <w:sdt>
            <w:sdtPr>
              <w:tag w:val="goog_rdk_2296"/>
            </w:sdtPr>
            <w:sdtContent>
              <w:r w:rsidRPr="00000000" w:rsidDel="00000000" w:rsidR="00000000">
                <w:rPr>
                  <w:rtl w:val="0"/>
                  <w:rPrChange w:date="2022-04-27T21:31:15Z" w:author="Vinícius Russi" w:id="1">
                    <w:rPr>
                      <w:sz w:val="22"/>
                      <w:szCs w:val="22"/>
                    </w:rPr>
                  </w:rPrChange>
                </w:rPr>
                <w:t xml:space="preserve"> com o período chuvoso</w:t>
              </w:r>
            </w:sdtContent>
          </w:sdt>
          <w:sdt>
            <w:sdtPr>
              <w:tag w:val="goog_rdk_2297"/>
            </w:sdtPr>
            <w:sdtContent>
              <w:ins w:date="2022-04-26T14:22:53Z" w:author="Sérgio Henrique" w:id="311"/>
              <w:sdt>
                <w:sdtPr>
                  <w:tag w:val="goog_rdk_2298"/>
                </w:sdtPr>
                <w:sdtContent>
                  <w:ins w:date="2022-04-26T14:22:53Z" w:author="Sérgio Henrique" w:id="311">
                    <w:r w:rsidRPr="00000000" w:rsidDel="00000000" w:rsidR="00000000">
                      <w:rPr>
                        <w:rtl w:val="0"/>
                        <w:rPrChange w:date="2022-04-27T21:31:15Z" w:author="Vinícius Russi" w:id="1">
                          <w:rPr>
                            <w:sz w:val="22"/>
                            <w:szCs w:val="22"/>
                          </w:rPr>
                        </w:rPrChange>
                      </w:rPr>
                      <w:t xml:space="preserve">,</w:t>
                    </w:r>
                  </w:ins>
                </w:sdtContent>
              </w:sdt>
              <w:ins w:date="2022-04-26T14:22:53Z" w:author="Sérgio Henrique" w:id="311"/>
            </w:sdtContent>
          </w:sdt>
          <w:sdt>
            <w:sdtPr>
              <w:tag w:val="goog_rdk_2299"/>
            </w:sdtPr>
            <w:sdtContent>
              <w:r w:rsidRPr="00000000" w:rsidDel="00000000" w:rsidR="00000000">
                <w:rPr>
                  <w:rtl w:val="0"/>
                  <w:rPrChange w:date="2022-04-27T21:31:15Z" w:author="Vinícius Russi" w:id="1">
                    <w:rPr>
                      <w:sz w:val="22"/>
                      <w:szCs w:val="22"/>
                    </w:rPr>
                  </w:rPrChange>
                </w:rPr>
                <w:t xml:space="preserve"> o terreno florestal e as próprias toras ficam mais pesadas em função da água acumulada, exigindo maior esforço dos equipamentos. Entretanto, esse mesmo resultado pode apresentar algum viés, uma vez que evidenciamos no item 4.1.4 que na estação seca de 2020 ocorreram os piores meses da pandemia de COVID</w:t>
              </w:r>
            </w:sdtContent>
          </w:sdt>
          <w:sdt>
            <w:sdtPr>
              <w:tag w:val="goog_rdk_2300"/>
            </w:sdtPr>
            <w:sdtContent>
              <w:ins w:date="2022-04-26T14:23:16Z" w:author="Sérgio Henrique" w:id="312"/>
              <w:sdt>
                <w:sdtPr>
                  <w:tag w:val="goog_rdk_2301"/>
                </w:sdtPr>
                <w:sdtContent>
                  <w:ins w:date="2022-04-26T14:23:16Z" w:author="Sérgio Henrique" w:id="312">
                    <w:r w:rsidRPr="00000000" w:rsidDel="00000000" w:rsidR="00000000">
                      <w:rPr>
                        <w:rtl w:val="0"/>
                        <w:rPrChange w:date="2022-04-27T21:31:15Z" w:author="Vinícius Russi" w:id="1">
                          <w:rPr>
                            <w:sz w:val="22"/>
                            <w:szCs w:val="22"/>
                          </w:rPr>
                        </w:rPrChange>
                      </w:rPr>
                      <w:t xml:space="preserve">,</w:t>
                    </w:r>
                  </w:ins>
                </w:sdtContent>
              </w:sdt>
              <w:ins w:date="2022-04-26T14:23:16Z" w:author="Sérgio Henrique" w:id="312"/>
            </w:sdtContent>
          </w:sdt>
          <w:sdt>
            <w:sdtPr>
              <w:tag w:val="goog_rdk_2302"/>
            </w:sdtPr>
            <w:sdtContent>
              <w:r w:rsidRPr="00000000" w:rsidDel="00000000" w:rsidR="00000000">
                <w:rPr>
                  <w:rtl w:val="0"/>
                  <w:rPrChange w:date="2022-04-27T21:31:15Z" w:author="Vinícius Russi" w:id="1">
                    <w:rPr>
                      <w:sz w:val="22"/>
                      <w:szCs w:val="22"/>
                    </w:rPr>
                  </w:rPrChange>
                </w:rPr>
                <w:t xml:space="preserve"> e algumas operações foram paralisadas.</w:t>
              </w:r>
            </w:sdtContent>
          </w:sdt>
        </w:p>
      </w:sdtContent>
    </w:sdt>
    <w:sdt>
      <w:sdtPr>
        <w:tag w:val="goog_rdk_2305"/>
      </w:sdtPr>
      <w:sdtContent>
        <w:p w:rsidRPr="00000000" w:rsidDel="00000000" w:rsidRDefault="00000000" w:rsidR="00000000" w:rsidP="00000000" w14:paraId="00000195">
          <w:pPr>
            <w:rPr>
              <w:rPrChange w:date="2022-04-27T21:31:15Z" w:author="Vinícius Russi" w:id="1">
                <w:rPr>
                  <w:sz w:val="22"/>
                  <w:szCs w:val="22"/>
                </w:rPr>
              </w:rPrChange>
            </w:rPr>
          </w:pPr>
          <w:sdt>
            <w:sdtPr>
              <w:tag w:val="goog_rdk_2304"/>
            </w:sdtPr>
            <w:sdtContent>
              <w:r w:rsidRPr="00000000" w:rsidDel="00000000" w:rsidR="00000000">
                <w:rPr>
                  <w:rtl w:val="0"/>
                </w:rPr>
              </w:r>
            </w:sdtContent>
          </w:sdt>
        </w:p>
      </w:sdtContent>
    </w:sdt>
    <w:sdt>
      <w:sdtPr>
        <w:tag w:val="goog_rdk_2307"/>
      </w:sdtPr>
      <w:sdtContent>
        <w:p w:rsidRPr="00000000" w:rsidDel="00000000" w:rsidRDefault="00000000" w:rsidR="00000000" w:rsidP="00000000" w14:paraId="00000196">
          <w:pPr>
            <w:ind w:left="0" w:firstLine="0"/>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5579435" cy="3111500"/>
                <wp:effectExtent b="0" r="0" t="0" l="0"/>
                <wp:docPr name="image11.png" id="1042"/>
                <a:graphic>
                  <a:graphicData uri="http://schemas.openxmlformats.org/drawingml/2006/picture">
                    <pic:pic>
                      <pic:nvPicPr>
                        <pic:cNvPr name="image11.png" id="0"/>
                        <pic:cNvPicPr preferRelativeResize="0"/>
                      </pic:nvPicPr>
                      <pic:blipFill>
                        <a:blip r:embed="rId24"/>
                        <a:srcRect b="0" r="0" t="0" l="0"/>
                        <a:stretch>
                          <a:fillRect/>
                        </a:stretch>
                      </pic:blipFill>
                      <pic:spPr>
                        <a:xfrm>
                          <a:off x="0" y="0"/>
                          <a:ext cx="5579435" cy="3111500"/>
                        </a:xfrm>
                        <a:prstGeom prst="rect"/>
                        <a:ln/>
                      </pic:spPr>
                    </pic:pic>
                  </a:graphicData>
                </a:graphic>
              </wp:inline>
            </w:drawing>
          </w:r>
          <w:sdt>
            <w:sdtPr>
              <w:tag w:val="goog_rdk_2306"/>
            </w:sdtPr>
            <w:sdtContent>
              <w:r w:rsidRPr="00000000" w:rsidDel="00000000" w:rsidR="00000000">
                <w:rPr>
                  <w:rtl w:val="0"/>
                </w:rPr>
              </w:r>
            </w:sdtContent>
          </w:sdt>
        </w:p>
      </w:sdtContent>
    </w:sdt>
    <w:sdt>
      <w:sdtPr>
        <w:tag w:val="goog_rdk_2313"/>
      </w:sdtPr>
      <w:sdtContent>
        <w:p w:rsidRPr="00000000" w:rsidDel="00000000" w:rsidRDefault="00000000" w:rsidR="00000000" w:rsidP="00000000" w14:paraId="00000197">
          <w:pPr>
            <w:ind w:firstLine="0"/>
            <w:jc w:val="center"/>
            <w:rPr>
              <w:sz w:val="20"/>
              <w:szCs w:val="20"/>
              <w:rPrChange w:date="2022-04-27T21:31:15Z" w:author="Vinícius Russi" w:id="1">
                <w:rPr>
                  <w:sz w:val="22"/>
                  <w:szCs w:val="22"/>
                </w:rPr>
              </w:rPrChange>
            </w:rPr>
          </w:pPr>
          <w:sdt>
            <w:sdtPr>
              <w:tag w:val="goog_rdk_2308"/>
            </w:sdtPr>
            <w:sdtContent>
              <w:r w:rsidRPr="00000000" w:rsidDel="00000000" w:rsidR="00000000">
                <w:rPr>
                  <w:b w:val="1"/>
                  <w:sz w:val="20"/>
                  <w:szCs w:val="20"/>
                  <w:rtl w:val="0"/>
                  <w:rPrChange w:date="2022-04-27T21:31:15Z" w:author="Vinícius Russi" w:id="1">
                    <w:rPr>
                      <w:b w:val="1"/>
                      <w:sz w:val="18"/>
                      <w:szCs w:val="18"/>
                    </w:rPr>
                  </w:rPrChange>
                </w:rPr>
                <w:t xml:space="preserve">Figura 9 -</w:t>
              </w:r>
            </w:sdtContent>
          </w:sdt>
          <w:sdt>
            <w:sdtPr>
              <w:tag w:val="goog_rdk_2309"/>
            </w:sdtPr>
            <w:sdtContent>
              <w:r w:rsidRPr="00000000" w:rsidDel="00000000" w:rsidR="00000000">
                <w:rPr>
                  <w:sz w:val="20"/>
                  <w:szCs w:val="20"/>
                  <w:rtl w:val="0"/>
                  <w:rPrChange w:date="2022-04-27T21:31:15Z" w:author="Vinícius Russi" w:id="1">
                    <w:rPr>
                      <w:sz w:val="18"/>
                      <w:szCs w:val="18"/>
                    </w:rPr>
                  </w:rPrChange>
                </w:rPr>
                <w:t xml:space="preserve"> Gráfico de barra ordenado por estação operacional</w:t>
              </w:r>
            </w:sdtContent>
          </w:sdt>
          <w:sdt>
            <w:sdtPr>
              <w:tag w:val="goog_rdk_2310"/>
            </w:sdtPr>
            <w:sdtContent>
              <w:del w:date="2022-04-27T21:56:06Z" w:author="Vinícius Russi" w:id="313"/>
              <w:sdt>
                <w:sdtPr>
                  <w:tag w:val="goog_rdk_2311"/>
                </w:sdtPr>
                <w:sdtContent>
                  <w:del w:date="2022-04-27T21:56:06Z" w:author="Vinícius Russi" w:id="313">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6:06Z" w:author="Vinícius Russi" w:id="313"/>
            </w:sdtContent>
          </w:sdt>
          <w:sdt>
            <w:sdtPr>
              <w:tag w:val="goog_rdk_2312"/>
            </w:sdtPr>
            <w:sdtContent>
              <w:r w:rsidRPr="00000000" w:rsidDel="00000000" w:rsidR="00000000">
                <w:rPr>
                  <w:rtl w:val="0"/>
                </w:rPr>
              </w:r>
            </w:sdtContent>
          </w:sdt>
        </w:p>
      </w:sdtContent>
    </w:sdt>
    <w:sdt>
      <w:sdtPr>
        <w:tag w:val="goog_rdk_2315"/>
      </w:sdtPr>
      <w:sdtContent>
        <w:p w:rsidRPr="00000000" w:rsidDel="00000000" w:rsidRDefault="00000000" w:rsidR="00000000" w:rsidP="00000000" w14:paraId="00000198">
          <w:pPr>
            <w:ind w:firstLine="0"/>
            <w:jc w:val="center"/>
            <w:rPr>
              <w:rPrChange w:date="2022-04-27T21:31:15Z" w:author="Vinícius Russi" w:id="1">
                <w:rPr>
                  <w:sz w:val="22"/>
                  <w:szCs w:val="22"/>
                </w:rPr>
              </w:rPrChange>
            </w:rPr>
          </w:pPr>
          <w:sdt>
            <w:sdtPr>
              <w:tag w:val="goog_rdk_2314"/>
            </w:sdtPr>
            <w:sdtContent>
              <w:r w:rsidRPr="00000000" w:rsidDel="00000000" w:rsidR="00000000">
                <w:rPr>
                  <w:rtl w:val="0"/>
                </w:rPr>
              </w:r>
            </w:sdtContent>
          </w:sdt>
        </w:p>
      </w:sdtContent>
    </w:sdt>
    <w:sdt>
      <w:sdtPr>
        <w:tag w:val="goog_rdk_2319"/>
      </w:sdtPr>
      <w:sdtContent>
        <w:p w:rsidRPr="00000000" w:rsidDel="00000000" w:rsidRDefault="00000000" w:rsidR="00000000" w:rsidP="00000000" w14:paraId="00000199">
          <w:pPr>
            <w:ind w:firstLine="0"/>
            <w:jc w:val="center"/>
            <w:rPr>
              <w:del w:date="2022-04-27T21:56:08Z" w:author="Vinícius Russi" w:id="314"/>
              <w:rPrChange w:date="2022-04-27T21:31:15Z" w:author="Vinícius Russi" w:id="1">
                <w:rPr>
                  <w:sz w:val="22"/>
                  <w:szCs w:val="22"/>
                </w:rPr>
              </w:rPrChange>
            </w:rPr>
          </w:pPr>
          <w:sdt>
            <w:sdtPr>
              <w:tag w:val="goog_rdk_2317"/>
            </w:sdtPr>
            <w:sdtContent>
              <w:del w:date="2022-04-27T21:56:08Z" w:author="Vinícius Russi" w:id="314"/>
              <w:sdt>
                <w:sdtPr>
                  <w:tag w:val="goog_rdk_2318"/>
                </w:sdtPr>
                <w:sdtContent>
                  <w:del w:date="2022-04-27T21:56:08Z" w:author="Vinícius Russi" w:id="314">
                    <w:r w:rsidRPr="00000000" w:rsidDel="00000000" w:rsidR="00000000">
                      <w:rPr>
                        <w:rtl w:val="0"/>
                      </w:rPr>
                    </w:r>
                  </w:del>
                </w:sdtContent>
              </w:sdt>
              <w:del w:date="2022-04-27T21:56:08Z" w:author="Vinícius Russi" w:id="314"/>
            </w:sdtContent>
          </w:sdt>
        </w:p>
      </w:sdtContent>
    </w:sdt>
    <w:sdt>
      <w:sdtPr>
        <w:tag w:val="goog_rdk_2321"/>
      </w:sdtPr>
      <w:sdtContent>
        <w:p w:rsidRPr="00000000" w:rsidDel="00000000" w:rsidRDefault="00000000" w:rsidR="00000000" w:rsidP="00000000" w14:paraId="0000019A">
          <w:pPr>
            <w:pStyle w:val="Heading4"/>
            <w:jc w:val="left"/>
            <w:rPr>
              <w:rPrChange w:date="2022-04-27T21:31:15Z" w:author="Vinícius Russi" w:id="1">
                <w:rPr>
                  <w:sz w:val="22"/>
                  <w:szCs w:val="22"/>
                </w:rPr>
              </w:rPrChange>
            </w:rPr>
          </w:pPr>
          <w:bookmarkStart w:id="34" w:name="_heading=h.22ix4rnnjcrq" w:colFirst="0" w:colLast="0"/>
          <w:bookmarkEnd w:id="34"/>
          <w:sdt>
            <w:sdtPr>
              <w:tag w:val="goog_rdk_2320"/>
            </w:sdtPr>
            <w:sdtContent>
              <w:r w:rsidRPr="00000000" w:rsidDel="00000000" w:rsidR="00000000">
                <w:rPr>
                  <w:rtl w:val="0"/>
                  <w:rPrChange w:date="2022-04-27T21:31:15Z" w:author="Vinícius Russi" w:id="1">
                    <w:rPr>
                      <w:sz w:val="22"/>
                      <w:szCs w:val="22"/>
                    </w:rPr>
                  </w:rPrChange>
                </w:rPr>
                <w:t xml:space="preserve">4.1.7 QUAL É O TEMPO MÉDIO PARA FALHA POR MÁQUINA E GRUPO DE OPERAÇÃO?</w:t>
              </w:r>
            </w:sdtContent>
          </w:sdt>
        </w:p>
      </w:sdtContent>
    </w:sdt>
    <w:sdt>
      <w:sdtPr>
        <w:tag w:val="goog_rdk_2323"/>
      </w:sdtPr>
      <w:sdtContent>
        <w:p w:rsidRPr="00000000" w:rsidDel="00000000" w:rsidRDefault="00000000" w:rsidR="00000000" w:rsidP="00000000" w14:paraId="0000019B">
          <w:pPr>
            <w:ind w:firstLine="720"/>
            <w:rPr>
              <w:rPrChange w:date="2022-04-27T21:31:15Z" w:author="Vinícius Russi" w:id="1">
                <w:rPr>
                  <w:sz w:val="22"/>
                  <w:szCs w:val="22"/>
                </w:rPr>
              </w:rPrChange>
            </w:rPr>
          </w:pPr>
          <w:sdt>
            <w:sdtPr>
              <w:tag w:val="goog_rdk_2322"/>
            </w:sdtPr>
            <w:sdtContent>
              <w:r w:rsidRPr="00000000" w:rsidDel="00000000" w:rsidR="00000000">
                <w:rPr>
                  <w:rtl w:val="0"/>
                  <w:rPrChange w:date="2022-04-27T21:31:15Z" w:author="Vinícius Russi" w:id="1">
                    <w:rPr>
                      <w:sz w:val="22"/>
                      <w:szCs w:val="22"/>
                    </w:rPr>
                  </w:rPrChange>
                </w:rPr>
                <w:t xml:space="preserve">Para o cálculo do tempo médio para falha um novo campo foi calculado,</w:t>
              </w:r>
            </w:sdtContent>
          </w:sdt>
        </w:p>
      </w:sdtContent>
    </w:sdt>
    <w:sdt>
      <w:sdtPr>
        <w:tag w:val="goog_rdk_2347"/>
      </w:sdtPr>
      <w:sdtContent>
        <w:p w:rsidRPr="00000000" w:rsidDel="00000000" w:rsidRDefault="00000000" w:rsidR="00000000" w:rsidP="00000000" w14:paraId="0000019C">
          <w:pPr>
            <w:ind w:left="0" w:firstLine="0"/>
            <w:rPr>
              <w:rPrChange w:date="2022-04-27T21:31:15Z" w:author="Vinícius Russi" w:id="1">
                <w:rPr>
                  <w:sz w:val="22"/>
                  <w:szCs w:val="22"/>
                </w:rPr>
              </w:rPrChange>
            </w:rPr>
          </w:pPr>
          <w:sdt>
            <w:sdtPr>
              <w:tag w:val="goog_rdk_2324"/>
            </w:sdtPr>
            <w:sdtContent>
              <w:r w:rsidRPr="00000000" w:rsidDel="00000000" w:rsidR="00000000">
                <w:rPr>
                  <w:rtl w:val="0"/>
                  <w:rPrChange w:date="2022-04-27T21:31:15Z" w:author="Vinícius Russi" w:id="1">
                    <w:rPr>
                      <w:sz w:val="22"/>
                      <w:szCs w:val="22"/>
                    </w:rPr>
                  </w:rPrChange>
                </w:rPr>
                <w:t xml:space="preserve">de maneira muito similar ao calculado no item 4.1.3, </w:t>
              </w:r>
            </w:sdtContent>
          </w:sdt>
          <w:sdt>
            <w:sdtPr>
              <w:tag w:val="goog_rdk_2325"/>
            </w:sdtPr>
            <w:sdtContent>
              <w:del w:date="2022-04-26T14:23:43Z" w:author="Sérgio Henrique" w:id="315"/>
              <w:sdt>
                <w:sdtPr>
                  <w:tag w:val="goog_rdk_2326"/>
                </w:sdtPr>
                <w:sdtContent>
                  <w:del w:date="2022-04-26T14:23:43Z" w:author="Sérgio Henrique" w:id="315">
                    <w:r w:rsidRPr="00000000" w:rsidDel="00000000" w:rsidR="00000000">
                      <w:rPr>
                        <w:rtl w:val="0"/>
                        <w:rPrChange w:date="2022-04-27T21:31:15Z" w:author="Vinícius Russi" w:id="1">
                          <w:rPr>
                            <w:sz w:val="22"/>
                            <w:szCs w:val="22"/>
                          </w:rPr>
                        </w:rPrChange>
                      </w:rPr>
                      <w:delText xml:space="preserve">onde</w:delText>
                    </w:r>
                  </w:del>
                </w:sdtContent>
              </w:sdt>
              <w:del w:date="2022-04-26T14:23:43Z" w:author="Sérgio Henrique" w:id="315"/>
            </w:sdtContent>
          </w:sdt>
          <w:sdt>
            <w:sdtPr>
              <w:tag w:val="goog_rdk_2327"/>
            </w:sdtPr>
            <w:sdtContent>
              <w:ins w:date="2022-04-26T14:23:43Z" w:author="Sérgio Henrique" w:id="315"/>
              <w:sdt>
                <w:sdtPr>
                  <w:tag w:val="goog_rdk_2328"/>
                </w:sdtPr>
                <w:sdtContent>
                  <w:ins w:date="2022-04-26T14:23:43Z" w:author="Sérgio Henrique" w:id="315">
                    <w:r w:rsidRPr="00000000" w:rsidDel="00000000" w:rsidR="00000000">
                      <w:rPr>
                        <w:rtl w:val="0"/>
                        <w:rPrChange w:date="2022-04-27T21:31:15Z" w:author="Vinícius Russi" w:id="1">
                          <w:rPr>
                            <w:sz w:val="22"/>
                            <w:szCs w:val="22"/>
                          </w:rPr>
                        </w:rPrChange>
                      </w:rPr>
                      <w:t xml:space="preserve">no qual</w:t>
                    </w:r>
                  </w:ins>
                </w:sdtContent>
              </w:sdt>
              <w:ins w:date="2022-04-26T14:23:43Z" w:author="Sérgio Henrique" w:id="315"/>
            </w:sdtContent>
          </w:sdt>
          <w:sdt>
            <w:sdtPr>
              <w:tag w:val="goog_rdk_2329"/>
            </w:sdtPr>
            <w:sdtContent>
              <w:r w:rsidRPr="00000000" w:rsidDel="00000000" w:rsidR="00000000">
                <w:rPr>
                  <w:rtl w:val="0"/>
                  <w:rPrChange w:date="2022-04-27T21:31:15Z" w:author="Vinícius Russi" w:id="1">
                    <w:rPr>
                      <w:sz w:val="22"/>
                      <w:szCs w:val="22"/>
                    </w:rPr>
                  </w:rPrChange>
                </w:rPr>
                <w:t xml:space="preserve"> o tempo médio para falha foi dado pela diferença entre o horímetro registrado na manutenção seguinte e </w:t>
              </w:r>
            </w:sdtContent>
          </w:sdt>
          <w:sdt>
            <w:sdtPr>
              <w:tag w:val="goog_rdk_2330"/>
            </w:sdtPr>
            <w:sdtContent>
              <w:ins w:date="2022-04-26T14:23:58Z" w:author="Sérgio Henrique" w:id="316"/>
              <w:sdt>
                <w:sdtPr>
                  <w:tag w:val="goog_rdk_2331"/>
                </w:sdtPr>
                <w:sdtContent>
                  <w:ins w:date="2022-04-26T14:23:58Z" w:author="Sérgio Henrique" w:id="316">
                    <w:r w:rsidRPr="00000000" w:rsidDel="00000000" w:rsidR="00000000">
                      <w:rPr>
                        <w:rtl w:val="0"/>
                        <w:rPrChange w:date="2022-04-27T21:31:15Z" w:author="Vinícius Russi" w:id="1">
                          <w:rPr>
                            <w:sz w:val="22"/>
                            <w:szCs w:val="22"/>
                          </w:rPr>
                        </w:rPrChange>
                      </w:rPr>
                      <w:t xml:space="preserve">n</w:t>
                    </w:r>
                  </w:ins>
                </w:sdtContent>
              </w:sdt>
              <w:ins w:date="2022-04-26T14:23:58Z" w:author="Sérgio Henrique" w:id="316"/>
            </w:sdtContent>
          </w:sdt>
          <w:sdt>
            <w:sdtPr>
              <w:tag w:val="goog_rdk_2332"/>
            </w:sdtPr>
            <w:sdtContent>
              <w:r w:rsidRPr="00000000" w:rsidDel="00000000" w:rsidR="00000000">
                <w:rPr>
                  <w:rtl w:val="0"/>
                  <w:rPrChange w:date="2022-04-27T21:31:15Z" w:author="Vinícius Russi" w:id="1">
                    <w:rPr>
                      <w:sz w:val="22"/>
                      <w:szCs w:val="22"/>
                    </w:rPr>
                  </w:rPrChange>
                </w:rPr>
                <w:t xml:space="preserve">a manutenção atual, dado em horas. Uma vez que os resultados são similares ao item 4.1.3, com diferença da posição de linha no conjunto de dados</w:t>
              </w:r>
            </w:sdtContent>
          </w:sdt>
          <w:sdt>
            <w:sdtPr>
              <w:tag w:val="goog_rdk_2333"/>
            </w:sdtPr>
            <w:sdtContent>
              <w:ins w:date="2022-04-26T14:24:40Z" w:author="Sérgio Henrique" w:id="317"/>
              <w:sdt>
                <w:sdtPr>
                  <w:tag w:val="goog_rdk_2334"/>
                </w:sdtPr>
                <w:sdtContent>
                  <w:ins w:date="2022-04-26T14:24:40Z" w:author="Sérgio Henrique" w:id="317">
                    <w:r w:rsidRPr="00000000" w:rsidDel="00000000" w:rsidR="00000000">
                      <w:rPr>
                        <w:rtl w:val="0"/>
                        <w:rPrChange w:date="2022-04-27T21:31:15Z" w:author="Vinícius Russi" w:id="1">
                          <w:rPr>
                            <w:sz w:val="22"/>
                            <w:szCs w:val="22"/>
                          </w:rPr>
                        </w:rPrChange>
                      </w:rPr>
                      <w:t xml:space="preserve">,</w:t>
                    </w:r>
                  </w:ins>
                </w:sdtContent>
              </w:sdt>
              <w:ins w:date="2022-04-26T14:24:40Z" w:author="Sérgio Henrique" w:id="317"/>
            </w:sdtContent>
          </w:sdt>
          <w:sdt>
            <w:sdtPr>
              <w:tag w:val="goog_rdk_2335"/>
            </w:sdtPr>
            <w:sdtContent>
              <w:del w:date="2022-04-26T14:24:40Z" w:author="Sérgio Henrique" w:id="317"/>
              <w:sdt>
                <w:sdtPr>
                  <w:tag w:val="goog_rdk_2336"/>
                </w:sdtPr>
                <w:sdtContent>
                  <w:del w:date="2022-04-26T14:24:40Z" w:author="Sérgio Henrique" w:id="317">
                    <w:r w:rsidRPr="00000000" w:rsidDel="00000000" w:rsidR="00000000">
                      <w:rPr>
                        <w:rtl w:val="0"/>
                        <w:rPrChange w:date="2022-04-27T21:31:15Z" w:author="Vinícius Russi" w:id="1">
                          <w:rPr>
                            <w:sz w:val="22"/>
                            <w:szCs w:val="22"/>
                          </w:rPr>
                        </w:rPrChange>
                      </w:rPr>
                      <w:delText xml:space="preserve">. Sendo</w:delText>
                    </w:r>
                  </w:del>
                </w:sdtContent>
              </w:sdt>
              <w:del w:date="2022-04-26T14:24:40Z" w:author="Sérgio Henrique" w:id="317"/>
            </w:sdtContent>
          </w:sdt>
          <w:sdt>
            <w:sdtPr>
              <w:tag w:val="goog_rdk_2337"/>
            </w:sdtPr>
            <w:sdtContent>
              <w:r w:rsidRPr="00000000" w:rsidDel="00000000" w:rsidR="00000000">
                <w:rPr>
                  <w:rtl w:val="0"/>
                  <w:rPrChange w:date="2022-04-27T21:31:15Z" w:author="Vinícius Russi" w:id="1">
                    <w:rPr>
                      <w:sz w:val="22"/>
                      <w:szCs w:val="22"/>
                    </w:rPr>
                  </w:rPrChange>
                </w:rPr>
                <w:t xml:space="preserve"> </w:t>
              </w:r>
            </w:sdtContent>
          </w:sdt>
          <w:sdt>
            <w:sdtPr>
              <w:tag w:val="goog_rdk_2338"/>
            </w:sdtPr>
            <w:sdtContent>
              <w:r w:rsidRPr="00000000" w:rsidDel="00000000" w:rsidR="00000000">
                <w:rPr>
                  <w:rtl w:val="0"/>
                  <w:rPrChange w:date="2022-04-27T21:31:15Z" w:author="Vinícius Russi" w:id="1">
                    <w:rPr>
                      <w:sz w:val="22"/>
                      <w:szCs w:val="22"/>
                    </w:rPr>
                  </w:rPrChange>
                </w:rPr>
                <w:t xml:space="preserve">a variável</w:t>
              </w:r>
            </w:sdtContent>
          </w:sdt>
          <w:sdt>
            <w:sdtPr>
              <w:tag w:val="goog_rdk_2339"/>
            </w:sdtPr>
            <w:sdtContent>
              <w:ins w:date="2022-04-26T14:24:51Z" w:author="Sérgio Henrique" w:id="318"/>
              <w:sdt>
                <w:sdtPr>
                  <w:tag w:val="goog_rdk_2340"/>
                </w:sdtPr>
                <w:sdtContent>
                  <w:ins w:date="2022-04-26T14:24:51Z" w:author="Sérgio Henrique" w:id="318">
                    <w:r w:rsidRPr="00000000" w:rsidDel="00000000" w:rsidR="00000000">
                      <w:rPr>
                        <w:rtl w:val="0"/>
                        <w:rPrChange w:date="2022-04-27T21:31:15Z" w:author="Vinícius Russi" w:id="1">
                          <w:rPr>
                            <w:sz w:val="22"/>
                            <w:szCs w:val="22"/>
                          </w:rPr>
                        </w:rPrChange>
                      </w:rPr>
                      <w:t xml:space="preserve"> de</w:t>
                    </w:r>
                  </w:ins>
                </w:sdtContent>
              </w:sdt>
              <w:ins w:date="2022-04-26T14:24:51Z" w:author="Sérgio Henrique" w:id="318"/>
            </w:sdtContent>
          </w:sdt>
          <w:sdt>
            <w:sdtPr>
              <w:tag w:val="goog_rdk_2341"/>
            </w:sdtPr>
            <w:sdtContent>
              <w:r w:rsidRPr="00000000" w:rsidDel="00000000" w:rsidR="00000000">
                <w:rPr>
                  <w:rtl w:val="0"/>
                  <w:rPrChange w:date="2022-04-27T21:31:15Z" w:author="Vinícius Russi" w:id="1">
                    <w:rPr>
                      <w:sz w:val="22"/>
                      <w:szCs w:val="22"/>
                    </w:rPr>
                  </w:rPrChange>
                </w:rPr>
                <w:t xml:space="preserve"> tempo médio para falha </w:t>
              </w:r>
            </w:sdtContent>
          </w:sdt>
          <w:sdt>
            <w:sdtPr>
              <w:tag w:val="goog_rdk_2342"/>
            </w:sdtPr>
            <w:sdtContent>
              <w:del w:date="2022-04-26T14:25:11Z" w:author="Sérgio Henrique" w:id="319"/>
              <w:sdt>
                <w:sdtPr>
                  <w:tag w:val="goog_rdk_2343"/>
                </w:sdtPr>
                <w:sdtContent>
                  <w:del w:date="2022-04-26T14:25:11Z" w:author="Sérgio Henrique" w:id="319">
                    <w:r w:rsidRPr="00000000" w:rsidDel="00000000" w:rsidR="00000000">
                      <w:rPr>
                        <w:rtl w:val="0"/>
                        <w:rPrChange w:date="2022-04-27T21:31:15Z" w:author="Vinícius Russi" w:id="1">
                          <w:rPr>
                            <w:sz w:val="22"/>
                            <w:szCs w:val="22"/>
                          </w:rPr>
                        </w:rPrChange>
                      </w:rPr>
                      <w:delText xml:space="preserve">a</w:delText>
                    </w:r>
                  </w:del>
                </w:sdtContent>
              </w:sdt>
              <w:del w:date="2022-04-26T14:25:11Z" w:author="Sérgio Henrique" w:id="319"/>
            </w:sdtContent>
          </w:sdt>
          <w:sdt>
            <w:sdtPr>
              <w:tag w:val="goog_rdk_2344"/>
            </w:sdtPr>
            <w:sdtContent>
              <w:ins w:date="2022-04-26T14:25:11Z" w:author="Sérgio Henrique" w:id="319"/>
              <w:sdt>
                <w:sdtPr>
                  <w:tag w:val="goog_rdk_2345"/>
                </w:sdtPr>
                <w:sdtContent>
                  <w:ins w:date="2022-04-26T14:25:11Z" w:author="Sérgio Henrique" w:id="319">
                    <w:r w:rsidRPr="00000000" w:rsidDel="00000000" w:rsidR="00000000">
                      <w:rPr>
                        <w:rtl w:val="0"/>
                        <w:rPrChange w:date="2022-04-27T21:31:15Z" w:author="Vinícius Russi" w:id="1">
                          <w:rPr>
                            <w:sz w:val="22"/>
                            <w:szCs w:val="22"/>
                          </w:rPr>
                        </w:rPrChange>
                      </w:rPr>
                      <w:t xml:space="preserve">constitui-se em</w:t>
                    </w:r>
                  </w:ins>
                </w:sdtContent>
              </w:sdt>
              <w:ins w:date="2022-04-26T14:25:11Z" w:author="Sérgio Henrique" w:id="319"/>
            </w:sdtContent>
          </w:sdt>
          <w:sdt>
            <w:sdtPr>
              <w:tag w:val="goog_rdk_2346"/>
            </w:sdtPr>
            <w:sdtContent>
              <w:r w:rsidRPr="00000000" w:rsidDel="00000000" w:rsidR="00000000">
                <w:rPr>
                  <w:rtl w:val="0"/>
                  <w:rPrChange w:date="2022-04-27T21:31:15Z" w:author="Vinícius Russi" w:id="1">
                    <w:rPr>
                      <w:sz w:val="22"/>
                      <w:szCs w:val="22"/>
                    </w:rPr>
                  </w:rPrChange>
                </w:rPr>
                <w:t xml:space="preserve"> nossa variável dependente no futuro modelo preditivo.</w:t>
              </w:r>
            </w:sdtContent>
          </w:sdt>
        </w:p>
      </w:sdtContent>
    </w:sdt>
    <w:sdt>
      <w:sdtPr>
        <w:tag w:val="goog_rdk_2349"/>
      </w:sdtPr>
      <w:sdtContent>
        <w:p w:rsidRPr="00000000" w:rsidDel="00000000" w:rsidRDefault="00000000" w:rsidR="00000000" w:rsidP="00000000" w14:paraId="0000019D">
          <w:pPr>
            <w:ind w:left="0" w:firstLine="0"/>
            <w:jc w:val="left"/>
            <w:rPr>
              <w:rPrChange w:date="2022-04-27T21:31:15Z" w:author="Vinícius Russi" w:id="1">
                <w:rPr>
                  <w:sz w:val="22"/>
                  <w:szCs w:val="22"/>
                </w:rPr>
              </w:rPrChange>
            </w:rPr>
          </w:pPr>
          <w:sdt>
            <w:sdtPr>
              <w:tag w:val="goog_rdk_2348"/>
            </w:sdtPr>
            <w:sdtContent>
              <w:r w:rsidRPr="00000000" w:rsidDel="00000000" w:rsidR="00000000">
                <w:rPr>
                  <w:rtl w:val="0"/>
                </w:rPr>
              </w:r>
            </w:sdtContent>
          </w:sdt>
        </w:p>
      </w:sdtContent>
    </w:sdt>
    <w:sdt>
      <w:sdtPr>
        <w:tag w:val="goog_rdk_2351"/>
      </w:sdtPr>
      <w:sdtContent>
        <w:p w:rsidRPr="00000000" w:rsidDel="00000000" w:rsidRDefault="00000000" w:rsidR="00000000" w:rsidP="00000000" w14:paraId="0000019E">
          <w:pPr>
            <w:pStyle w:val="Heading4"/>
            <w:jc w:val="left"/>
            <w:rPr>
              <w:rPrChange w:date="2022-04-27T21:31:15Z" w:author="Vinícius Russi" w:id="1">
                <w:rPr>
                  <w:sz w:val="22"/>
                  <w:szCs w:val="22"/>
                </w:rPr>
              </w:rPrChange>
            </w:rPr>
          </w:pPr>
          <w:bookmarkStart w:id="35" w:name="_heading=h.7k1n6xmgq18x" w:colFirst="0" w:colLast="0"/>
          <w:bookmarkEnd w:id="35"/>
          <w:sdt>
            <w:sdtPr>
              <w:tag w:val="goog_rdk_2350"/>
            </w:sdtPr>
            <w:sdtContent>
              <w:r w:rsidRPr="00000000" w:rsidDel="00000000" w:rsidR="00000000">
                <w:rPr>
                  <w:rtl w:val="0"/>
                  <w:rPrChange w:date="2022-04-27T21:31:15Z" w:author="Vinícius Russi" w:id="1">
                    <w:rPr>
                      <w:sz w:val="22"/>
                      <w:szCs w:val="22"/>
                    </w:rPr>
                  </w:rPrChange>
                </w:rPr>
                <w:t xml:space="preserve">4.1.8 QUAL É A IDADE MÉDIA DOS EQUIPAMENTOS POR GRUPO DE OPERAÇÃO?</w:t>
              </w:r>
            </w:sdtContent>
          </w:sdt>
        </w:p>
      </w:sdtContent>
    </w:sdt>
    <w:sdt>
      <w:sdtPr>
        <w:tag w:val="goog_rdk_2359"/>
      </w:sdtPr>
      <w:sdtContent>
        <w:p w:rsidRPr="00000000" w:rsidDel="00000000" w:rsidRDefault="00000000" w:rsidR="00000000" w:rsidP="00000000" w14:paraId="0000019F">
          <w:pPr>
            <w:rPr>
              <w:rPrChange w:date="2022-04-27T21:31:15Z" w:author="Vinícius Russi" w:id="1">
                <w:rPr>
                  <w:sz w:val="22"/>
                  <w:szCs w:val="22"/>
                </w:rPr>
              </w:rPrChange>
            </w:rPr>
          </w:pPr>
          <w:sdt>
            <w:sdtPr>
              <w:tag w:val="goog_rdk_2352"/>
            </w:sdtPr>
            <w:sdtContent>
              <w:r w:rsidRPr="00000000" w:rsidDel="00000000" w:rsidR="00000000">
                <w:rPr>
                  <w:rtl w:val="0"/>
                  <w:rPrChange w:date="2022-04-27T21:31:15Z" w:author="Vinícius Russi" w:id="1">
                    <w:rPr>
                      <w:sz w:val="22"/>
                      <w:szCs w:val="22"/>
                    </w:rPr>
                  </w:rPrChange>
                </w:rPr>
                <w:t xml:space="preserve">A idade média dos equipamentos é de 65 meses, resultado</w:t>
              </w:r>
            </w:sdtContent>
          </w:sdt>
          <w:sdt>
            <w:sdtPr>
              <w:tag w:val="goog_rdk_2353"/>
            </w:sdtPr>
            <w:sdtContent>
              <w:del w:date="2022-04-26T14:25:59Z" w:author="Sérgio Henrique" w:id="320"/>
              <w:sdt>
                <w:sdtPr>
                  <w:tag w:val="goog_rdk_2354"/>
                </w:sdtPr>
                <w:sdtContent>
                  <w:del w:date="2022-04-26T14:25:59Z" w:author="Sérgio Henrique" w:id="320">
                    <w:r w:rsidRPr="00000000" w:rsidDel="00000000" w:rsidR="00000000">
                      <w:rPr>
                        <w:rtl w:val="0"/>
                        <w:rPrChange w:date="2022-04-27T21:31:15Z" w:author="Vinícius Russi" w:id="1">
                          <w:rPr>
                            <w:sz w:val="22"/>
                            <w:szCs w:val="22"/>
                          </w:rPr>
                        </w:rPrChange>
                      </w:rPr>
                      <w:delText xml:space="preserve">s</w:delText>
                    </w:r>
                  </w:del>
                </w:sdtContent>
              </w:sdt>
              <w:del w:date="2022-04-26T14:25:59Z" w:author="Sérgio Henrique" w:id="320"/>
            </w:sdtContent>
          </w:sdt>
          <w:sdt>
            <w:sdtPr>
              <w:tag w:val="goog_rdk_2355"/>
            </w:sdtPr>
            <w:sdtContent>
              <w:r w:rsidRPr="00000000" w:rsidDel="00000000" w:rsidR="00000000">
                <w:rPr>
                  <w:rtl w:val="0"/>
                  <w:rPrChange w:date="2022-04-27T21:31:15Z" w:author="Vinícius Russi" w:id="1">
                    <w:rPr>
                      <w:sz w:val="22"/>
                      <w:szCs w:val="22"/>
                    </w:rPr>
                  </w:rPrChange>
                </w:rPr>
                <w:t xml:space="preserve"> </w:t>
              </w:r>
            </w:sdtContent>
          </w:sdt>
          <w:sdt>
            <w:sdtPr>
              <w:tag w:val="goog_rdk_2356"/>
            </w:sdtPr>
            <w:sdtContent>
              <w:del w:date="2022-04-26T14:26:01Z" w:author="Sérgio Henrique" w:id="321"/>
              <w:sdt>
                <w:sdtPr>
                  <w:tag w:val="goog_rdk_2357"/>
                </w:sdtPr>
                <w:sdtContent>
                  <w:del w:date="2022-04-26T14:26:01Z" w:author="Sérgio Henrique" w:id="321">
                    <w:r w:rsidRPr="00000000" w:rsidDel="00000000" w:rsidR="00000000">
                      <w:rPr>
                        <w:rtl w:val="0"/>
                        <w:rPrChange w:date="2022-04-27T21:31:15Z" w:author="Vinícius Russi" w:id="1">
                          <w:rPr>
                            <w:sz w:val="22"/>
                            <w:szCs w:val="22"/>
                          </w:rPr>
                        </w:rPrChange>
                      </w:rPr>
                      <w:delText xml:space="preserve">esse </w:delText>
                    </w:r>
                  </w:del>
                </w:sdtContent>
              </w:sdt>
              <w:del w:date="2022-04-26T14:26:01Z" w:author="Sérgio Henrique" w:id="321"/>
            </w:sdtContent>
          </w:sdt>
          <w:sdt>
            <w:sdtPr>
              <w:tag w:val="goog_rdk_2358"/>
            </w:sdtPr>
            <w:sdtContent>
              <w:r w:rsidRPr="00000000" w:rsidDel="00000000" w:rsidR="00000000">
                <w:rPr>
                  <w:rtl w:val="0"/>
                  <w:rPrChange w:date="2022-04-27T21:31:15Z" w:author="Vinícius Russi" w:id="1">
                    <w:rPr>
                      <w:sz w:val="22"/>
                      <w:szCs w:val="22"/>
                    </w:rPr>
                  </w:rPrChange>
                </w:rPr>
                <w:t xml:space="preserve">que indica que a maior parte dos equipamentos estão próximos ou além do seu ciclo de vida estimado pelos fabricantes (em média 60 meses). </w:t>
              </w:r>
            </w:sdtContent>
          </w:sdt>
        </w:p>
      </w:sdtContent>
    </w:sdt>
    <w:sdt>
      <w:sdtPr>
        <w:tag w:val="goog_rdk_2361"/>
      </w:sdtPr>
      <w:sdtContent>
        <w:p w:rsidRPr="00000000" w:rsidDel="00000000" w:rsidRDefault="00000000" w:rsidR="00000000" w:rsidP="00000000" w14:paraId="000001A0">
          <w:pPr>
            <w:ind w:left="0" w:firstLine="0"/>
            <w:jc w:val="center"/>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4028758" cy="3994382"/>
                <wp:effectExtent b="0" r="0" t="0" l="0"/>
                <wp:docPr name="image17.png" id="1058"/>
                <a:graphic>
                  <a:graphicData uri="http://schemas.openxmlformats.org/drawingml/2006/picture">
                    <pic:pic>
                      <pic:nvPicPr>
                        <pic:cNvPr name="image17.png" id="0"/>
                        <pic:cNvPicPr preferRelativeResize="0"/>
                      </pic:nvPicPr>
                      <pic:blipFill>
                        <a:blip r:embed="rId25"/>
                        <a:srcRect b="0" r="0" t="0" l="0"/>
                        <a:stretch>
                          <a:fillRect/>
                        </a:stretch>
                      </pic:blipFill>
                      <pic:spPr>
                        <a:xfrm>
                          <a:off x="0" y="0"/>
                          <a:ext cx="4028758" cy="3994382"/>
                        </a:xfrm>
                        <a:prstGeom prst="rect"/>
                        <a:ln/>
                      </pic:spPr>
                    </pic:pic>
                  </a:graphicData>
                </a:graphic>
              </wp:inline>
            </w:drawing>
          </w:r>
          <w:sdt>
            <w:sdtPr>
              <w:tag w:val="goog_rdk_2360"/>
            </w:sdtPr>
            <w:sdtContent>
              <w:r w:rsidRPr="00000000" w:rsidDel="00000000" w:rsidR="00000000">
                <w:rPr>
                  <w:rtl w:val="0"/>
                </w:rPr>
              </w:r>
            </w:sdtContent>
          </w:sdt>
        </w:p>
      </w:sdtContent>
    </w:sdt>
    <w:sdt>
      <w:sdtPr>
        <w:tag w:val="goog_rdk_2368"/>
      </w:sdtPr>
      <w:sdtContent>
        <w:p w:rsidRPr="00000000" w:rsidDel="00000000" w:rsidRDefault="00000000" w:rsidR="00000000" w:rsidP="00000000" w14:paraId="000001A1">
          <w:pPr>
            <w:ind w:firstLine="0"/>
            <w:jc w:val="center"/>
            <w:rPr>
              <w:ins w:date="2022-04-27T22:09:50Z" w:author="Vinícius Russi" w:id="323"/>
              <w:sz w:val="20"/>
              <w:szCs w:val="20"/>
              <w:rPrChange w:date="2022-04-27T21:31:15Z" w:author="Vinícius Russi" w:id="1">
                <w:rPr>
                  <w:sz w:val="18"/>
                  <w:szCs w:val="18"/>
                </w:rPr>
              </w:rPrChange>
            </w:rPr>
          </w:pPr>
          <w:sdt>
            <w:sdtPr>
              <w:tag w:val="goog_rdk_2362"/>
            </w:sdtPr>
            <w:sdtContent>
              <w:r w:rsidRPr="00000000" w:rsidDel="00000000" w:rsidR="00000000">
                <w:rPr>
                  <w:b w:val="1"/>
                  <w:sz w:val="20"/>
                  <w:szCs w:val="20"/>
                  <w:rtl w:val="0"/>
                  <w:rPrChange w:date="2022-04-27T21:31:15Z" w:author="Vinícius Russi" w:id="1">
                    <w:rPr>
                      <w:b w:val="1"/>
                      <w:sz w:val="18"/>
                      <w:szCs w:val="18"/>
                    </w:rPr>
                  </w:rPrChange>
                </w:rPr>
                <w:t xml:space="preserve">Figura 10 -</w:t>
              </w:r>
            </w:sdtContent>
          </w:sdt>
          <w:sdt>
            <w:sdtPr>
              <w:tag w:val="goog_rdk_2363"/>
            </w:sdtPr>
            <w:sdtContent>
              <w:r w:rsidRPr="00000000" w:rsidDel="00000000" w:rsidR="00000000">
                <w:rPr>
                  <w:sz w:val="20"/>
                  <w:szCs w:val="20"/>
                  <w:rtl w:val="0"/>
                  <w:rPrChange w:date="2022-04-27T21:31:15Z" w:author="Vinícius Russi" w:id="1">
                    <w:rPr>
                      <w:sz w:val="18"/>
                      <w:szCs w:val="18"/>
                    </w:rPr>
                  </w:rPrChange>
                </w:rPr>
                <w:t xml:space="preserve"> Gráfico de barra ordenado por grupo de operação para a idade média em meses</w:t>
              </w:r>
            </w:sdtContent>
          </w:sdt>
          <w:sdt>
            <w:sdtPr>
              <w:tag w:val="goog_rdk_2364"/>
            </w:sdtPr>
            <w:sdtContent>
              <w:del w:date="2022-04-27T21:55:55Z" w:author="Vinícius Russi" w:id="322"/>
              <w:sdt>
                <w:sdtPr>
                  <w:tag w:val="goog_rdk_2365"/>
                </w:sdtPr>
                <w:sdtContent>
                  <w:del w:date="2022-04-27T21:55:55Z" w:author="Vinícius Russi" w:id="322">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5:55Z" w:author="Vinícius Russi" w:id="322"/>
            </w:sdtContent>
          </w:sdt>
          <w:sdt>
            <w:sdtPr>
              <w:tag w:val="goog_rdk_2366"/>
            </w:sdtPr>
            <w:sdtContent>
              <w:ins w:date="2022-04-27T22:09:50Z" w:author="Vinícius Russi" w:id="323"/>
              <w:sdt>
                <w:sdtPr>
                  <w:tag w:val="goog_rdk_2367"/>
                </w:sdtPr>
                <w:sdtContent>
                  <w:ins w:date="2022-04-27T22:09:50Z" w:author="Vinícius Russi" w:id="323">
                    <w:r w:rsidRPr="00000000" w:rsidDel="00000000" w:rsidR="00000000">
                      <w:rPr>
                        <w:rtl w:val="0"/>
                      </w:rPr>
                    </w:r>
                  </w:ins>
                </w:sdtContent>
              </w:sdt>
              <w:ins w:date="2022-04-27T22:09:50Z" w:author="Vinícius Russi" w:id="323"/>
            </w:sdtContent>
          </w:sdt>
        </w:p>
      </w:sdtContent>
    </w:sdt>
    <w:sdt>
      <w:sdtPr>
        <w:tag w:val="goog_rdk_2370"/>
      </w:sdtPr>
      <w:sdtContent>
        <w:p w:rsidRPr="00000000" w:rsidDel="00000000" w:rsidRDefault="00000000" w:rsidR="00000000" w:rsidP="00000000" w14:paraId="000001A2">
          <w:pPr>
            <w:ind w:firstLine="0"/>
            <w:jc w:val="center"/>
            <w:rPr>
              <w:sz w:val="20"/>
              <w:szCs w:val="20"/>
              <w:rPrChange w:date="2022-04-27T21:31:15Z" w:author="Vinícius Russi" w:id="1">
                <w:rPr>
                  <w:sz w:val="18"/>
                  <w:szCs w:val="18"/>
                </w:rPr>
              </w:rPrChange>
            </w:rPr>
          </w:pPr>
          <w:sdt>
            <w:sdtPr>
              <w:tag w:val="goog_rdk_2369"/>
            </w:sdtPr>
            <w:sdtContent>
              <w:r w:rsidRPr="00000000" w:rsidDel="00000000" w:rsidR="00000000">
                <w:rPr>
                  <w:rtl w:val="0"/>
                </w:rPr>
              </w:r>
            </w:sdtContent>
          </w:sdt>
        </w:p>
      </w:sdtContent>
    </w:sdt>
    <w:sdt>
      <w:sdtPr>
        <w:tag w:val="goog_rdk_2375"/>
      </w:sdtPr>
      <w:sdtContent>
        <w:p w:rsidRPr="00000000" w:rsidDel="00000000" w:rsidRDefault="00000000" w:rsidR="00000000" w:rsidP="00000000" w14:paraId="000001A3">
          <w:pPr>
            <w:ind w:left="0" w:firstLine="720"/>
            <w:rPr>
              <w:rPrChange w:date="2022-04-27T21:31:15Z" w:author="Vinícius Russi" w:id="1">
                <w:rPr>
                  <w:sz w:val="22"/>
                  <w:szCs w:val="22"/>
                </w:rPr>
              </w:rPrChange>
            </w:rPr>
          </w:pPr>
          <w:sdt>
            <w:sdtPr>
              <w:tag w:val="goog_rdk_2371"/>
            </w:sdtPr>
            <w:sdtContent>
              <w:r w:rsidRPr="00000000" w:rsidDel="00000000" w:rsidR="00000000">
                <w:rPr>
                  <w:rtl w:val="0"/>
                  <w:rPrChange w:date="2022-04-27T21:31:15Z" w:author="Vinícius Russi" w:id="1">
                    <w:rPr>
                      <w:sz w:val="22"/>
                      <w:szCs w:val="22"/>
                    </w:rPr>
                  </w:rPrChange>
                </w:rPr>
                <w:t xml:space="preserve">Quando comparamos os resultados por grupo de operação (Figura 10), a operação de arraste tem os equipamentos mais novos (27 meses)</w:t>
              </w:r>
            </w:sdtContent>
          </w:sdt>
          <w:sdt>
            <w:sdtPr>
              <w:tag w:val="goog_rdk_2372"/>
            </w:sdtPr>
            <w:sdtContent>
              <w:ins w:date="2022-04-26T14:26:23Z" w:author="Sérgio Henrique" w:id="324"/>
              <w:sdt>
                <w:sdtPr>
                  <w:tag w:val="goog_rdk_2373"/>
                </w:sdtPr>
                <w:sdtContent>
                  <w:ins w:date="2022-04-26T14:26:23Z" w:author="Sérgio Henrique" w:id="324">
                    <w:r w:rsidRPr="00000000" w:rsidDel="00000000" w:rsidR="00000000">
                      <w:rPr>
                        <w:rtl w:val="0"/>
                        <w:rPrChange w:date="2022-04-27T21:31:15Z" w:author="Vinícius Russi" w:id="1">
                          <w:rPr>
                            <w:sz w:val="22"/>
                            <w:szCs w:val="22"/>
                          </w:rPr>
                        </w:rPrChange>
                      </w:rPr>
                      <w:t xml:space="preserve">,</w:t>
                    </w:r>
                  </w:ins>
                </w:sdtContent>
              </w:sdt>
              <w:ins w:date="2022-04-26T14:26:23Z" w:author="Sérgio Henrique" w:id="324"/>
            </w:sdtContent>
          </w:sdt>
          <w:sdt>
            <w:sdtPr>
              <w:tag w:val="goog_rdk_2374"/>
            </w:sdtPr>
            <w:sdtContent>
              <w:r w:rsidRPr="00000000" w:rsidDel="00000000" w:rsidR="00000000">
                <w:rPr>
                  <w:rtl w:val="0"/>
                  <w:rPrChange w:date="2022-04-27T21:31:15Z" w:author="Vinícius Russi" w:id="1">
                    <w:rPr>
                      <w:sz w:val="22"/>
                      <w:szCs w:val="22"/>
                    </w:rPr>
                  </w:rPrChange>
                </w:rPr>
                <w:t xml:space="preserve"> enquanto os equipamentos de carga são os mais velhos (100 meses). Devido a essa grande dispersão dentro da idade média, utilizamos essa variável como independente na construção do modelo preditivo.</w:t>
              </w:r>
            </w:sdtContent>
          </w:sdt>
        </w:p>
      </w:sdtContent>
    </w:sdt>
    <w:sdt>
      <w:sdtPr>
        <w:tag w:val="goog_rdk_2377"/>
      </w:sdtPr>
      <w:sdtContent>
        <w:p w:rsidRPr="00000000" w:rsidDel="00000000" w:rsidRDefault="00000000" w:rsidR="00000000" w:rsidP="00000000" w14:paraId="000001A4">
          <w:pPr>
            <w:ind w:left="0" w:firstLine="0"/>
            <w:rPr>
              <w:rPrChange w:date="2022-04-27T21:31:15Z" w:author="Vinícius Russi" w:id="1">
                <w:rPr>
                  <w:sz w:val="22"/>
                  <w:szCs w:val="22"/>
                </w:rPr>
              </w:rPrChange>
            </w:rPr>
          </w:pPr>
          <w:sdt>
            <w:sdtPr>
              <w:tag w:val="goog_rdk_2376"/>
            </w:sdtPr>
            <w:sdtContent>
              <w:r w:rsidRPr="00000000" w:rsidDel="00000000" w:rsidR="00000000">
                <w:rPr>
                  <w:rtl w:val="0"/>
                </w:rPr>
              </w:r>
            </w:sdtContent>
          </w:sdt>
        </w:p>
      </w:sdtContent>
    </w:sdt>
    <w:sdt>
      <w:sdtPr>
        <w:tag w:val="goog_rdk_2381"/>
      </w:sdtPr>
      <w:sdtContent>
        <w:p w:rsidRPr="00000000" w:rsidDel="00000000" w:rsidRDefault="00000000" w:rsidR="00000000" w:rsidP="00000000" w14:paraId="000001A5">
          <w:pPr>
            <w:pStyle w:val="Heading3"/>
            <w:ind w:firstLine="0"/>
            <w:rPr>
              <w:rPrChange w:date="2022-04-27T21:31:15Z" w:author="Vinícius Russi" w:id="1">
                <w:rPr>
                  <w:sz w:val="22"/>
                  <w:szCs w:val="22"/>
                </w:rPr>
              </w:rPrChange>
            </w:rPr>
          </w:pPr>
          <w:bookmarkStart w:id="36" w:name="_heading=h.kazyk18cinu7" w:colFirst="0" w:colLast="0"/>
          <w:bookmarkEnd w:id="36"/>
          <w:sdt>
            <w:sdtPr>
              <w:tag w:val="goog_rdk_2378"/>
            </w:sdtPr>
            <w:sdtContent>
              <w:r w:rsidRPr="00000000" w:rsidDel="00000000" w:rsidR="00000000">
                <w:rPr>
                  <w:rtl w:val="0"/>
                  <w:rPrChange w:date="2022-04-27T21:31:15Z" w:author="Vinícius Russi" w:id="1">
                    <w:rPr>
                      <w:sz w:val="22"/>
                      <w:szCs w:val="22"/>
                    </w:rPr>
                  </w:rPrChange>
                </w:rPr>
                <w:t xml:space="preserve">4.2 </w:t>
              </w:r>
            </w:sdtContent>
          </w:sdt>
          <w:sdt>
            <w:sdtPr>
              <w:tag w:val="goog_rdk_2379"/>
            </w:sdtPr>
            <w:sdtContent>
              <w:r w:rsidRPr="00000000" w:rsidDel="00000000" w:rsidR="00000000">
                <w:rPr>
                  <w:rtl w:val="0"/>
                  <w:rPrChange w:date="2022-04-27T21:31:15Z" w:author="Vinícius Russi" w:id="1">
                    <w:rPr>
                      <w:sz w:val="22"/>
                      <w:szCs w:val="22"/>
                    </w:rPr>
                  </w:rPrChange>
                </w:rPr>
                <w:t xml:space="preserve">MO</w:t>
              </w:r>
            </w:sdtContent>
          </w:sdt>
          <w:sdt>
            <w:sdtPr>
              <w:tag w:val="goog_rdk_2380"/>
            </w:sdtPr>
            <w:sdtContent>
              <w:r w:rsidRPr="00000000" w:rsidDel="00000000" w:rsidR="00000000">
                <w:rPr>
                  <w:rtl w:val="0"/>
                  <w:rPrChange w:date="2022-04-27T21:31:15Z" w:author="Vinícius Russi" w:id="1">
                    <w:rPr>
                      <w:sz w:val="22"/>
                      <w:szCs w:val="22"/>
                    </w:rPr>
                  </w:rPrChange>
                </w:rPr>
                <w:t xml:space="preserve">DELAGEM</w:t>
              </w:r>
            </w:sdtContent>
          </w:sdt>
        </w:p>
      </w:sdtContent>
    </w:sdt>
    <w:sdt>
      <w:sdtPr>
        <w:tag w:val="goog_rdk_2383"/>
      </w:sdtPr>
      <w:sdtContent>
        <w:p w:rsidRPr="00000000" w:rsidDel="00000000" w:rsidRDefault="00000000" w:rsidR="00000000" w:rsidP="00000000" w14:paraId="000001A6">
          <w:pPr>
            <w:pStyle w:val="Heading4"/>
            <w:rPr>
              <w:rPrChange w:date="2022-04-27T21:31:15Z" w:author="Vinícius Russi" w:id="1">
                <w:rPr>
                  <w:sz w:val="22"/>
                  <w:szCs w:val="22"/>
                </w:rPr>
              </w:rPrChange>
            </w:rPr>
          </w:pPr>
          <w:bookmarkStart w:id="37" w:name="_heading=h.8ky5it3nklhe" w:colFirst="0" w:colLast="0"/>
          <w:bookmarkEnd w:id="37"/>
          <w:sdt>
            <w:sdtPr>
              <w:tag w:val="goog_rdk_2382"/>
            </w:sdtPr>
            <w:sdtContent>
              <w:r w:rsidRPr="00000000" w:rsidDel="00000000" w:rsidR="00000000">
                <w:rPr>
                  <w:rtl w:val="0"/>
                  <w:rPrChange w:date="2022-04-27T21:31:15Z" w:author="Vinícius Russi" w:id="1">
                    <w:rPr>
                      <w:sz w:val="22"/>
                      <w:szCs w:val="22"/>
                    </w:rPr>
                  </w:rPrChange>
                </w:rPr>
                <w:t xml:space="preserve">4.2.1 ESTATÍSTICA DESCRITIVA</w:t>
              </w:r>
            </w:sdtContent>
          </w:sdt>
        </w:p>
      </w:sdtContent>
    </w:sdt>
    <w:sdt>
      <w:sdtPr>
        <w:tag w:val="goog_rdk_2404"/>
      </w:sdtPr>
      <w:sdtContent>
        <w:p w:rsidRPr="00000000" w:rsidDel="00000000" w:rsidRDefault="00000000" w:rsidR="00000000" w:rsidP="00000000" w14:paraId="000001A7">
          <w:pPr>
            <w:rPr>
              <w:rPrChange w:date="2022-04-27T21:31:15Z" w:author="Vinícius Russi" w:id="1">
                <w:rPr>
                  <w:sz w:val="22"/>
                  <w:szCs w:val="22"/>
                </w:rPr>
              </w:rPrChange>
            </w:rPr>
          </w:pPr>
          <w:sdt>
            <w:sdtPr>
              <w:tag w:val="goog_rdk_2384"/>
            </w:sdtPr>
            <w:sdtContent>
              <w:r w:rsidRPr="00000000" w:rsidDel="00000000" w:rsidR="00000000">
                <w:rPr>
                  <w:rtl w:val="0"/>
                  <w:rPrChange w:date="2022-04-27T21:31:15Z" w:author="Vinícius Russi" w:id="1">
                    <w:rPr>
                      <w:sz w:val="22"/>
                      <w:szCs w:val="22"/>
                    </w:rPr>
                  </w:rPrChange>
                </w:rPr>
                <w:t xml:space="preserve">Por meio da análise descritiva apresentada na Figura 11, observou-se que</w:t>
              </w:r>
            </w:sdtContent>
          </w:sdt>
          <w:sdt>
            <w:sdtPr>
              <w:tag w:val="goog_rdk_2385"/>
            </w:sdtPr>
            <w:sdtContent>
              <w:ins w:date="2022-04-26T14:26:56Z" w:author="Sérgio Henrique" w:id="325"/>
              <w:sdt>
                <w:sdtPr>
                  <w:tag w:val="goog_rdk_2386"/>
                </w:sdtPr>
                <w:sdtContent>
                  <w:ins w:date="2022-04-26T14:26:56Z" w:author="Sérgio Henrique" w:id="325">
                    <w:r w:rsidRPr="00000000" w:rsidDel="00000000" w:rsidR="00000000">
                      <w:rPr>
                        <w:rtl w:val="0"/>
                        <w:rPrChange w:date="2022-04-27T21:31:15Z" w:author="Vinícius Russi" w:id="1">
                          <w:rPr>
                            <w:sz w:val="22"/>
                            <w:szCs w:val="22"/>
                          </w:rPr>
                        </w:rPrChange>
                      </w:rPr>
                      <w:t xml:space="preserve">,</w:t>
                    </w:r>
                  </w:ins>
                </w:sdtContent>
              </w:sdt>
              <w:ins w:date="2022-04-26T14:26:56Z" w:author="Sérgio Henrique" w:id="325"/>
            </w:sdtContent>
          </w:sdt>
          <w:sdt>
            <w:sdtPr>
              <w:tag w:val="goog_rdk_2387"/>
            </w:sdtPr>
            <w:sdtContent>
              <w:r w:rsidRPr="00000000" w:rsidDel="00000000" w:rsidR="00000000">
                <w:rPr>
                  <w:rtl w:val="0"/>
                  <w:rPrChange w:date="2022-04-27T21:31:15Z" w:author="Vinícius Russi" w:id="1">
                    <w:rPr>
                      <w:sz w:val="22"/>
                      <w:szCs w:val="22"/>
                    </w:rPr>
                  </w:rPrChange>
                </w:rPr>
                <w:t xml:space="preserve"> após todos os ajustes e definições realizados até aqui, temos o total de 534 registros de manutenções disponíveis para a análise de modelos de preditivos</w:t>
              </w:r>
            </w:sdtContent>
          </w:sdt>
          <w:sdt>
            <w:sdtPr>
              <w:tag w:val="goog_rdk_2388"/>
            </w:sdtPr>
            <w:sdtContent>
              <w:ins w:date="2022-04-26T14:27:41Z" w:author="Sérgio Henrique" w:id="326"/>
              <w:sdt>
                <w:sdtPr>
                  <w:tag w:val="goog_rdk_2389"/>
                </w:sdtPr>
                <w:sdtContent>
                  <w:ins w:date="2022-04-26T14:27:41Z" w:author="Sérgio Henrique" w:id="326">
                    <w:r w:rsidRPr="00000000" w:rsidDel="00000000" w:rsidR="00000000">
                      <w:rPr>
                        <w:rtl w:val="0"/>
                        <w:rPrChange w:date="2022-04-27T21:31:15Z" w:author="Vinícius Russi" w:id="1">
                          <w:rPr>
                            <w:sz w:val="22"/>
                            <w:szCs w:val="22"/>
                          </w:rPr>
                        </w:rPrChange>
                      </w:rPr>
                      <w:t xml:space="preserve">.</w:t>
                    </w:r>
                  </w:ins>
                </w:sdtContent>
              </w:sdt>
              <w:ins w:date="2022-04-26T14:27:41Z" w:author="Sérgio Henrique" w:id="326"/>
            </w:sdtContent>
          </w:sdt>
          <w:sdt>
            <w:sdtPr>
              <w:tag w:val="goog_rdk_2390"/>
            </w:sdtPr>
            <w:sdtContent>
              <w:r w:rsidRPr="00000000" w:rsidDel="00000000" w:rsidR="00000000">
                <w:rPr>
                  <w:rtl w:val="0"/>
                  <w:rPrChange w:date="2022-04-27T21:31:15Z" w:author="Vinícius Russi" w:id="1">
                    <w:rPr>
                      <w:sz w:val="22"/>
                      <w:szCs w:val="22"/>
                    </w:rPr>
                  </w:rPrChange>
                </w:rPr>
                <w:t xml:space="preserve"> </w:t>
              </w:r>
            </w:sdtContent>
          </w:sdt>
          <w:sdt>
            <w:sdtPr>
              <w:tag w:val="goog_rdk_2391"/>
            </w:sdtPr>
            <w:sdtContent>
              <w:del w:date="2022-04-26T14:27:41Z" w:author="Sérgio Henrique" w:id="327"/>
              <w:sdt>
                <w:sdtPr>
                  <w:tag w:val="goog_rdk_2392"/>
                </w:sdtPr>
                <w:sdtContent>
                  <w:del w:date="2022-04-26T14:27:41Z" w:author="Sérgio Henrique" w:id="327">
                    <w:r w:rsidRPr="00000000" w:rsidDel="00000000" w:rsidR="00000000">
                      <w:rPr>
                        <w:rtl w:val="0"/>
                        <w:rPrChange w:date="2022-04-27T21:31:15Z" w:author="Vinícius Russi" w:id="1">
                          <w:rPr>
                            <w:sz w:val="22"/>
                            <w:szCs w:val="22"/>
                          </w:rPr>
                        </w:rPrChange>
                      </w:rPr>
                      <w:delText xml:space="preserve">a</w:delText>
                    </w:r>
                  </w:del>
                </w:sdtContent>
              </w:sdt>
              <w:del w:date="2022-04-26T14:27:41Z" w:author="Sérgio Henrique" w:id="327"/>
            </w:sdtContent>
          </w:sdt>
          <w:sdt>
            <w:sdtPr>
              <w:tag w:val="goog_rdk_2393"/>
            </w:sdtPr>
            <w:sdtContent>
              <w:ins w:date="2022-04-26T14:27:41Z" w:author="Sérgio Henrique" w:id="327"/>
              <w:sdt>
                <w:sdtPr>
                  <w:tag w:val="goog_rdk_2394"/>
                </w:sdtPr>
                <w:sdtContent>
                  <w:ins w:date="2022-04-26T14:27:41Z" w:author="Sérgio Henrique" w:id="327">
                    <w:r w:rsidRPr="00000000" w:rsidDel="00000000" w:rsidR="00000000">
                      <w:rPr>
                        <w:rtl w:val="0"/>
                        <w:rPrChange w:date="2022-04-27T21:31:15Z" w:author="Vinícius Russi" w:id="1">
                          <w:rPr>
                            <w:sz w:val="22"/>
                            <w:szCs w:val="22"/>
                          </w:rPr>
                        </w:rPrChange>
                      </w:rPr>
                      <w:t xml:space="preserve">A</w:t>
                    </w:r>
                  </w:ins>
                </w:sdtContent>
              </w:sdt>
              <w:ins w:date="2022-04-26T14:27:41Z" w:author="Sérgio Henrique" w:id="327"/>
            </w:sdtContent>
          </w:sdt>
          <w:sdt>
            <w:sdtPr>
              <w:tag w:val="goog_rdk_2395"/>
            </w:sdtPr>
            <w:sdtContent>
              <w:r w:rsidRPr="00000000" w:rsidDel="00000000" w:rsidR="00000000">
                <w:rPr>
                  <w:rtl w:val="0"/>
                  <w:rPrChange w:date="2022-04-27T21:31:15Z" w:author="Vinícius Russi" w:id="1">
                    <w:rPr>
                      <w:sz w:val="22"/>
                      <w:szCs w:val="22"/>
                    </w:rPr>
                  </w:rPrChange>
                </w:rPr>
                <w:t xml:space="preserve"> média de horímetro é de 8473 horas, com desvio padrão de 9211 horas, ou seja, os dados de horímetro são bastante dispersos, fato esse que corrobora </w:t>
              </w:r>
            </w:sdtContent>
          </w:sdt>
          <w:sdt>
            <w:sdtPr>
              <w:tag w:val="goog_rdk_2396"/>
            </w:sdtPr>
            <w:sdtContent>
              <w:del w:date="2022-04-26T14:28:10Z" w:author="Sérgio Henrique" w:id="328"/>
              <w:sdt>
                <w:sdtPr>
                  <w:tag w:val="goog_rdk_2397"/>
                </w:sdtPr>
                <w:sdtContent>
                  <w:del w:date="2022-04-26T14:28:10Z" w:author="Sérgio Henrique" w:id="328">
                    <w:r w:rsidRPr="00000000" w:rsidDel="00000000" w:rsidR="00000000">
                      <w:rPr>
                        <w:rtl w:val="0"/>
                        <w:rPrChange w:date="2022-04-27T21:31:15Z" w:author="Vinícius Russi" w:id="1">
                          <w:rPr>
                            <w:sz w:val="22"/>
                            <w:szCs w:val="22"/>
                          </w:rPr>
                        </w:rPrChange>
                      </w:rPr>
                      <w:delText xml:space="preserve">com </w:delText>
                    </w:r>
                  </w:del>
                </w:sdtContent>
              </w:sdt>
              <w:del w:date="2022-04-26T14:28:10Z" w:author="Sérgio Henrique" w:id="328"/>
            </w:sdtContent>
          </w:sdt>
          <w:sdt>
            <w:sdtPr>
              <w:tag w:val="goog_rdk_2398"/>
            </w:sdtPr>
            <w:sdtContent>
              <w:r w:rsidRPr="00000000" w:rsidDel="00000000" w:rsidR="00000000">
                <w:rPr>
                  <w:rtl w:val="0"/>
                  <w:rPrChange w:date="2022-04-27T21:31:15Z" w:author="Vinícius Russi" w:id="1">
                    <w:rPr>
                      <w:sz w:val="22"/>
                      <w:szCs w:val="22"/>
                    </w:rPr>
                  </w:rPrChange>
                </w:rPr>
                <w:t xml:space="preserve">o disposto no item 4.1.8, </w:t>
              </w:r>
            </w:sdtContent>
          </w:sdt>
          <w:sdt>
            <w:sdtPr>
              <w:tag w:val="goog_rdk_2399"/>
            </w:sdtPr>
            <w:sdtContent>
              <w:del w:date="2022-04-26T14:28:18Z" w:author="Sérgio Henrique" w:id="329"/>
              <w:sdt>
                <w:sdtPr>
                  <w:tag w:val="goog_rdk_2400"/>
                </w:sdtPr>
                <w:sdtContent>
                  <w:del w:date="2022-04-26T14:28:18Z" w:author="Sérgio Henrique" w:id="329">
                    <w:r w:rsidRPr="00000000" w:rsidDel="00000000" w:rsidR="00000000">
                      <w:rPr>
                        <w:rtl w:val="0"/>
                        <w:rPrChange w:date="2022-04-27T21:31:15Z" w:author="Vinícius Russi" w:id="1">
                          <w:rPr>
                            <w:sz w:val="22"/>
                            <w:szCs w:val="22"/>
                          </w:rPr>
                        </w:rPrChange>
                      </w:rPr>
                      <w:delText xml:space="preserve">onde</w:delText>
                    </w:r>
                  </w:del>
                </w:sdtContent>
              </w:sdt>
              <w:del w:date="2022-04-26T14:28:18Z" w:author="Sérgio Henrique" w:id="329"/>
            </w:sdtContent>
          </w:sdt>
          <w:sdt>
            <w:sdtPr>
              <w:tag w:val="goog_rdk_2401"/>
            </w:sdtPr>
            <w:sdtContent>
              <w:ins w:date="2022-04-26T14:28:18Z" w:author="Sérgio Henrique" w:id="329"/>
              <w:sdt>
                <w:sdtPr>
                  <w:tag w:val="goog_rdk_2402"/>
                </w:sdtPr>
                <w:sdtContent>
                  <w:ins w:date="2022-04-26T14:28:18Z" w:author="Sérgio Henrique" w:id="329">
                    <w:r w:rsidRPr="00000000" w:rsidDel="00000000" w:rsidR="00000000">
                      <w:rPr>
                        <w:rtl w:val="0"/>
                        <w:rPrChange w:date="2022-04-27T21:31:15Z" w:author="Vinícius Russi" w:id="1">
                          <w:rPr>
                            <w:sz w:val="22"/>
                            <w:szCs w:val="22"/>
                          </w:rPr>
                        </w:rPrChange>
                      </w:rPr>
                      <w:t xml:space="preserve">no qual</w:t>
                    </w:r>
                  </w:ins>
                </w:sdtContent>
              </w:sdt>
              <w:ins w:date="2022-04-26T14:28:18Z" w:author="Sérgio Henrique" w:id="329"/>
            </w:sdtContent>
          </w:sdt>
          <w:sdt>
            <w:sdtPr>
              <w:tag w:val="goog_rdk_2403"/>
            </w:sdtPr>
            <w:sdtContent>
              <w:r w:rsidRPr="00000000" w:rsidDel="00000000" w:rsidR="00000000">
                <w:rPr>
                  <w:rtl w:val="0"/>
                  <w:rPrChange w:date="2022-04-27T21:31:15Z" w:author="Vinícius Russi" w:id="1">
                    <w:rPr>
                      <w:sz w:val="22"/>
                      <w:szCs w:val="22"/>
                    </w:rPr>
                  </w:rPrChange>
                </w:rPr>
                <w:t xml:space="preserve"> evidenciamos que a média de idade dos equipamentos é bastante dispersa. </w:t>
              </w:r>
            </w:sdtContent>
          </w:sdt>
        </w:p>
      </w:sdtContent>
    </w:sdt>
    <w:sdt>
      <w:sdtPr>
        <w:tag w:val="goog_rdk_2406"/>
      </w:sdtPr>
      <w:sdtContent>
        <w:p w:rsidRPr="00000000" w:rsidDel="00000000" w:rsidRDefault="00000000" w:rsidR="00000000" w:rsidP="00000000" w14:paraId="000001A8">
          <w:pPr>
            <w:ind w:left="0" w:firstLine="0"/>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5579435" cy="1981200"/>
                <wp:effectExtent b="0" r="0" t="0" l="0"/>
                <wp:docPr name="image10.png" id="1038"/>
                <a:graphic>
                  <a:graphicData uri="http://schemas.openxmlformats.org/drawingml/2006/picture">
                    <pic:pic>
                      <pic:nvPicPr>
                        <pic:cNvPr name="image10.png" id="0"/>
                        <pic:cNvPicPr preferRelativeResize="0"/>
                      </pic:nvPicPr>
                      <pic:blipFill>
                        <a:blip r:embed="rId26"/>
                        <a:srcRect b="0" r="0" t="0" l="0"/>
                        <a:stretch>
                          <a:fillRect/>
                        </a:stretch>
                      </pic:blipFill>
                      <pic:spPr>
                        <a:xfrm>
                          <a:off x="0" y="0"/>
                          <a:ext cx="5579435" cy="1981200"/>
                        </a:xfrm>
                        <a:prstGeom prst="rect"/>
                        <a:ln/>
                      </pic:spPr>
                    </pic:pic>
                  </a:graphicData>
                </a:graphic>
              </wp:inline>
            </w:drawing>
          </w:r>
          <w:sdt>
            <w:sdtPr>
              <w:tag w:val="goog_rdk_2405"/>
            </w:sdtPr>
            <w:sdtContent>
              <w:r w:rsidRPr="00000000" w:rsidDel="00000000" w:rsidR="00000000">
                <w:rPr>
                  <w:rtl w:val="0"/>
                </w:rPr>
              </w:r>
            </w:sdtContent>
          </w:sdt>
        </w:p>
      </w:sdtContent>
    </w:sdt>
    <w:sdt>
      <w:sdtPr>
        <w:tag w:val="goog_rdk_2412"/>
      </w:sdtPr>
      <w:sdtContent>
        <w:p w:rsidRPr="00000000" w:rsidDel="00000000" w:rsidRDefault="00000000" w:rsidR="00000000" w:rsidP="00000000" w14:paraId="000001A9">
          <w:pPr>
            <w:ind w:firstLine="0"/>
            <w:jc w:val="center"/>
            <w:rPr>
              <w:sz w:val="20"/>
              <w:szCs w:val="20"/>
              <w:rPrChange w:date="2022-04-27T21:31:15Z" w:author="Vinícius Russi" w:id="1">
                <w:rPr>
                  <w:sz w:val="22"/>
                  <w:szCs w:val="22"/>
                </w:rPr>
              </w:rPrChange>
            </w:rPr>
          </w:pPr>
          <w:sdt>
            <w:sdtPr>
              <w:tag w:val="goog_rdk_2407"/>
            </w:sdtPr>
            <w:sdtContent>
              <w:r w:rsidRPr="00000000" w:rsidDel="00000000" w:rsidR="00000000">
                <w:rPr>
                  <w:b w:val="1"/>
                  <w:sz w:val="20"/>
                  <w:szCs w:val="20"/>
                  <w:rtl w:val="0"/>
                  <w:rPrChange w:date="2022-04-27T21:31:15Z" w:author="Vinícius Russi" w:id="1">
                    <w:rPr>
                      <w:b w:val="1"/>
                      <w:sz w:val="18"/>
                      <w:szCs w:val="18"/>
                    </w:rPr>
                  </w:rPrChange>
                </w:rPr>
                <w:t xml:space="preserve">Figura 11 -</w:t>
              </w:r>
            </w:sdtContent>
          </w:sdt>
          <w:sdt>
            <w:sdtPr>
              <w:tag w:val="goog_rdk_2408"/>
            </w:sdtPr>
            <w:sdtContent>
              <w:r w:rsidRPr="00000000" w:rsidDel="00000000" w:rsidR="00000000">
                <w:rPr>
                  <w:sz w:val="20"/>
                  <w:szCs w:val="20"/>
                  <w:rtl w:val="0"/>
                  <w:rPrChange w:date="2022-04-27T21:31:15Z" w:author="Vinícius Russi" w:id="1">
                    <w:rPr>
                      <w:sz w:val="18"/>
                      <w:szCs w:val="18"/>
                    </w:rPr>
                  </w:rPrChange>
                </w:rPr>
                <w:t xml:space="preserve"> Estatística descritiva das variáveis utilizadas na análise de modelos</w:t>
              </w:r>
            </w:sdtContent>
          </w:sdt>
          <w:sdt>
            <w:sdtPr>
              <w:tag w:val="goog_rdk_2409"/>
            </w:sdtPr>
            <w:sdtContent>
              <w:del w:date="2022-04-27T21:55:45Z" w:author="Vinícius Russi" w:id="330"/>
              <w:sdt>
                <w:sdtPr>
                  <w:tag w:val="goog_rdk_2410"/>
                </w:sdtPr>
                <w:sdtContent>
                  <w:del w:date="2022-04-27T21:55:45Z" w:author="Vinícius Russi" w:id="330">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5:45Z" w:author="Vinícius Russi" w:id="330"/>
            </w:sdtContent>
          </w:sdt>
          <w:sdt>
            <w:sdtPr>
              <w:tag w:val="goog_rdk_2411"/>
            </w:sdtPr>
            <w:sdtContent>
              <w:r w:rsidRPr="00000000" w:rsidDel="00000000" w:rsidR="00000000">
                <w:rPr>
                  <w:rtl w:val="0"/>
                </w:rPr>
              </w:r>
            </w:sdtContent>
          </w:sdt>
        </w:p>
      </w:sdtContent>
    </w:sdt>
    <w:sdt>
      <w:sdtPr>
        <w:tag w:val="goog_rdk_2414"/>
      </w:sdtPr>
      <w:sdtContent>
        <w:p w:rsidRPr="00000000" w:rsidDel="00000000" w:rsidRDefault="00000000" w:rsidR="00000000" w:rsidP="00000000" w14:paraId="000001AA">
          <w:pPr>
            <w:rPr>
              <w:rPrChange w:date="2022-04-27T21:31:15Z" w:author="Vinícius Russi" w:id="1">
                <w:rPr>
                  <w:sz w:val="22"/>
                  <w:szCs w:val="22"/>
                </w:rPr>
              </w:rPrChange>
            </w:rPr>
          </w:pPr>
          <w:sdt>
            <w:sdtPr>
              <w:tag w:val="goog_rdk_2413"/>
            </w:sdtPr>
            <w:sdtContent>
              <w:r w:rsidRPr="00000000" w:rsidDel="00000000" w:rsidR="00000000">
                <w:rPr>
                  <w:rtl w:val="0"/>
                </w:rPr>
              </w:r>
            </w:sdtContent>
          </w:sdt>
        </w:p>
      </w:sdtContent>
    </w:sdt>
    <w:sdt>
      <w:sdtPr>
        <w:tag w:val="goog_rdk_2416"/>
      </w:sdtPr>
      <w:sdtContent>
        <w:p w:rsidRPr="00000000" w:rsidDel="00000000" w:rsidRDefault="00000000" w:rsidR="00000000" w:rsidP="00000000" w14:paraId="000001AB">
          <w:pPr>
            <w:pStyle w:val="Heading4"/>
            <w:ind w:firstLine="0"/>
            <w:rPr>
              <w:rPrChange w:date="2022-04-27T21:31:15Z" w:author="Vinícius Russi" w:id="1">
                <w:rPr>
                  <w:sz w:val="22"/>
                  <w:szCs w:val="22"/>
                </w:rPr>
              </w:rPrChange>
            </w:rPr>
          </w:pPr>
          <w:bookmarkStart w:id="38" w:name="_heading=h.bwohs96pt6q4" w:colFirst="0" w:colLast="0"/>
          <w:bookmarkEnd w:id="38"/>
          <w:sdt>
            <w:sdtPr>
              <w:tag w:val="goog_rdk_2415"/>
            </w:sdtPr>
            <w:sdtContent>
              <w:r w:rsidRPr="00000000" w:rsidDel="00000000" w:rsidR="00000000">
                <w:rPr>
                  <w:rtl w:val="0"/>
                  <w:rPrChange w:date="2022-04-27T21:31:15Z" w:author="Vinícius Russi" w:id="1">
                    <w:rPr>
                      <w:sz w:val="22"/>
                      <w:szCs w:val="22"/>
                    </w:rPr>
                  </w:rPrChange>
                </w:rPr>
                <w:t xml:space="preserve">4.2.2 DISPERSÃO E HISTOGRAMAS</w:t>
              </w:r>
            </w:sdtContent>
          </w:sdt>
        </w:p>
      </w:sdtContent>
    </w:sdt>
    <w:sdt>
      <w:sdtPr>
        <w:tag w:val="goog_rdk_2428"/>
      </w:sdtPr>
      <w:sdtContent>
        <w:p w:rsidRPr="00000000" w:rsidDel="00000000" w:rsidRDefault="00000000" w:rsidR="00000000" w:rsidP="00000000" w14:paraId="000001AC">
          <w:pPr>
            <w:ind w:left="0" w:firstLine="0"/>
            <w:rPr>
              <w:rPrChange w:date="2022-04-27T21:31:15Z" w:author="Vinícius Russi" w:id="1">
                <w:rPr>
                  <w:sz w:val="22"/>
                  <w:szCs w:val="22"/>
                </w:rPr>
              </w:rPrChange>
            </w:rPr>
          </w:pPr>
          <w:sdt>
            <w:sdtPr>
              <w:tag w:val="goog_rdk_2417"/>
            </w:sdtPr>
            <w:sdtContent>
              <w:r w:rsidRPr="00000000" w:rsidDel="00000000" w:rsidR="00000000">
                <w:rPr>
                  <w:rtl w:val="0"/>
                  <w:rPrChange w:date="2022-04-27T21:31:15Z" w:author="Vinícius Russi" w:id="1">
                    <w:rPr>
                      <w:sz w:val="22"/>
                      <w:szCs w:val="22"/>
                    </w:rPr>
                  </w:rPrChange>
                </w:rPr>
                <w:tab/>
                <w:t xml:space="preserve">Foram realizados gráficos de dispersão e histogramas, </w:t>
              </w:r>
            </w:sdtContent>
          </w:sdt>
          <w:sdt>
            <w:sdtPr>
              <w:tag w:val="goog_rdk_2418"/>
            </w:sdtPr>
            <w:sdtContent>
              <w:del w:date="2022-04-26T14:28:40Z" w:author="Sérgio Henrique" w:id="331"/>
              <w:sdt>
                <w:sdtPr>
                  <w:tag w:val="goog_rdk_2419"/>
                </w:sdtPr>
                <w:sdtContent>
                  <w:del w:date="2022-04-26T14:28:40Z" w:author="Sérgio Henrique" w:id="331">
                    <w:r w:rsidRPr="00000000" w:rsidDel="00000000" w:rsidR="00000000">
                      <w:rPr>
                        <w:rtl w:val="0"/>
                        <w:rPrChange w:date="2022-04-27T21:31:15Z" w:author="Vinícius Russi" w:id="1">
                          <w:rPr>
                            <w:sz w:val="22"/>
                            <w:szCs w:val="22"/>
                          </w:rPr>
                        </w:rPrChange>
                      </w:rPr>
                      <w:delText xml:space="preserve">onde</w:delText>
                    </w:r>
                  </w:del>
                </w:sdtContent>
              </w:sdt>
              <w:del w:date="2022-04-26T14:28:40Z" w:author="Sérgio Henrique" w:id="331"/>
            </w:sdtContent>
          </w:sdt>
          <w:sdt>
            <w:sdtPr>
              <w:tag w:val="goog_rdk_2420"/>
            </w:sdtPr>
            <w:sdtContent>
              <w:ins w:date="2022-04-26T14:28:40Z" w:author="Sérgio Henrique" w:id="331"/>
              <w:sdt>
                <w:sdtPr>
                  <w:tag w:val="goog_rdk_2421"/>
                </w:sdtPr>
                <w:sdtContent>
                  <w:ins w:date="2022-04-26T14:28:40Z" w:author="Sérgio Henrique" w:id="331">
                    <w:r w:rsidRPr="00000000" w:rsidDel="00000000" w:rsidR="00000000">
                      <w:rPr>
                        <w:rtl w:val="0"/>
                        <w:rPrChange w:date="2022-04-27T21:31:15Z" w:author="Vinícius Russi" w:id="1">
                          <w:rPr>
                            <w:sz w:val="22"/>
                            <w:szCs w:val="22"/>
                          </w:rPr>
                        </w:rPrChange>
                      </w:rPr>
                      <w:t xml:space="preserve">de modo que</w:t>
                    </w:r>
                  </w:ins>
                </w:sdtContent>
              </w:sdt>
              <w:ins w:date="2022-04-26T14:28:40Z" w:author="Sérgio Henrique" w:id="331"/>
            </w:sdtContent>
          </w:sdt>
          <w:sdt>
            <w:sdtPr>
              <w:tag w:val="goog_rdk_2422"/>
            </w:sdtPr>
            <w:sdtContent>
              <w:r w:rsidRPr="00000000" w:rsidDel="00000000" w:rsidR="00000000">
                <w:rPr>
                  <w:rtl w:val="0"/>
                  <w:rPrChange w:date="2022-04-27T21:31:15Z" w:author="Vinícius Russi" w:id="1">
                    <w:rPr>
                      <w:sz w:val="22"/>
                      <w:szCs w:val="22"/>
                    </w:rPr>
                  </w:rPrChange>
                </w:rPr>
                <w:t xml:space="preserve"> foi possível evidenciar que os dados não apresentam uma distribuição normal para o horímetro e idade. O tempo médio entre manutenções e o tempo médio para falha são enviesados </w:t>
              </w:r>
            </w:sdtContent>
          </w:sdt>
          <w:sdt>
            <w:sdtPr>
              <w:tag w:val="goog_rdk_2423"/>
            </w:sdtPr>
            <w:sdtContent>
              <w:del w:date="2022-04-26T14:29:18Z" w:author="Sérgio Henrique" w:id="332"/>
              <w:sdt>
                <w:sdtPr>
                  <w:tag w:val="goog_rdk_2424"/>
                </w:sdtPr>
                <w:sdtContent>
                  <w:del w:date="2022-04-26T14:29:18Z" w:author="Sérgio Henrique" w:id="332">
                    <w:r w:rsidRPr="00000000" w:rsidDel="00000000" w:rsidR="00000000">
                      <w:rPr>
                        <w:rtl w:val="0"/>
                        <w:rPrChange w:date="2022-04-27T21:31:15Z" w:author="Vinícius Russi" w:id="1">
                          <w:rPr>
                            <w:sz w:val="22"/>
                            <w:szCs w:val="22"/>
                          </w:rPr>
                        </w:rPrChange>
                      </w:rPr>
                      <w:delText xml:space="preserve">a</w:delText>
                    </w:r>
                  </w:del>
                </w:sdtContent>
              </w:sdt>
              <w:del w:date="2022-04-26T14:29:18Z" w:author="Sérgio Henrique" w:id="332"/>
            </w:sdtContent>
          </w:sdt>
          <w:sdt>
            <w:sdtPr>
              <w:tag w:val="goog_rdk_2425"/>
            </w:sdtPr>
            <w:sdtContent>
              <w:ins w:date="2022-04-26T14:29:18Z" w:author="Sérgio Henrique" w:id="332"/>
              <w:sdt>
                <w:sdtPr>
                  <w:tag w:val="goog_rdk_2426"/>
                </w:sdtPr>
                <w:sdtContent>
                  <w:ins w:date="2022-04-26T14:29:18Z" w:author="Sérgio Henrique" w:id="332">
                    <w:r w:rsidRPr="00000000" w:rsidDel="00000000" w:rsidR="00000000">
                      <w:rPr>
                        <w:rtl w:val="0"/>
                        <w:rPrChange w:date="2022-04-27T21:31:15Z" w:author="Vinícius Russi" w:id="1">
                          <w:rPr>
                            <w:sz w:val="22"/>
                            <w:szCs w:val="22"/>
                          </w:rPr>
                        </w:rPrChange>
                      </w:rPr>
                      <w:t xml:space="preserve">à</w:t>
                    </w:r>
                  </w:ins>
                </w:sdtContent>
              </w:sdt>
              <w:ins w:date="2022-04-26T14:29:18Z" w:author="Sérgio Henrique" w:id="332"/>
            </w:sdtContent>
          </w:sdt>
          <w:sdt>
            <w:sdtPr>
              <w:tag w:val="goog_rdk_2427"/>
            </w:sdtPr>
            <w:sdtContent>
              <w:r w:rsidRPr="00000000" w:rsidDel="00000000" w:rsidR="00000000">
                <w:rPr>
                  <w:rtl w:val="0"/>
                  <w:rPrChange w:date="2022-04-27T21:31:15Z" w:author="Vinícius Russi" w:id="1">
                    <w:rPr>
                      <w:sz w:val="22"/>
                      <w:szCs w:val="22"/>
                    </w:rPr>
                  </w:rPrChange>
                </w:rPr>
                <w:t xml:space="preserve"> direita (Figura 12).</w:t>
              </w:r>
            </w:sdtContent>
          </w:sdt>
        </w:p>
      </w:sdtContent>
    </w:sdt>
    <w:sdt>
      <w:sdtPr>
        <w:tag w:val="goog_rdk_2432"/>
      </w:sdtPr>
      <w:sdtContent>
        <w:p w:rsidRPr="00000000" w:rsidDel="00000000" w:rsidRDefault="00000000" w:rsidR="00000000" w:rsidP="00000000" w14:paraId="000001AD">
          <w:pPr>
            <w:ind w:left="0" w:firstLine="0"/>
            <w:rPr>
              <w:del w:date="2022-04-27T21:55:43Z" w:author="Vinícius Russi" w:id="333"/>
              <w:rPrChange w:date="2022-04-27T21:31:15Z" w:author="Vinícius Russi" w:id="1">
                <w:rPr>
                  <w:sz w:val="22"/>
                  <w:szCs w:val="22"/>
                </w:rPr>
              </w:rPrChange>
            </w:rPr>
          </w:pPr>
          <w:sdt>
            <w:sdtPr>
              <w:tag w:val="goog_rdk_2430"/>
            </w:sdtPr>
            <w:sdtContent>
              <w:del w:date="2022-04-27T21:55:43Z" w:author="Vinícius Russi" w:id="333"/>
              <w:sdt>
                <w:sdtPr>
                  <w:tag w:val="goog_rdk_2431"/>
                </w:sdtPr>
                <w:sdtContent>
                  <w:del w:date="2022-04-27T21:55:43Z" w:author="Vinícius Russi" w:id="333">
                    <w:r w:rsidRPr="00000000" w:rsidDel="00000000" w:rsidR="00000000">
                      <w:rPr>
                        <w:rtl w:val="0"/>
                      </w:rPr>
                    </w:r>
                  </w:del>
                </w:sdtContent>
              </w:sdt>
              <w:del w:date="2022-04-27T21:55:43Z" w:author="Vinícius Russi" w:id="333"/>
            </w:sdtContent>
          </w:sdt>
        </w:p>
      </w:sdtContent>
    </w:sdt>
    <w:sdt>
      <w:sdtPr>
        <w:tag w:val="goog_rdk_2434"/>
      </w:sdtPr>
      <w:sdtContent>
        <w:p w:rsidRPr="00000000" w:rsidDel="00000000" w:rsidRDefault="00000000" w:rsidR="00000000" w:rsidP="00000000" w14:paraId="000001AE">
          <w:pPr>
            <w:ind w:left="0" w:firstLine="0"/>
            <w:rPr>
              <w:rPrChange w:date="2022-04-27T21:31:15Z" w:author="Vinícius Russi" w:id="1">
                <w:rPr>
                  <w:sz w:val="22"/>
                  <w:szCs w:val="22"/>
                </w:rPr>
              </w:rPrChange>
            </w:rPr>
          </w:pPr>
          <w:sdt>
            <w:sdtPr>
              <w:tag w:val="goog_rdk_2433"/>
            </w:sdtPr>
            <w:sdtContent>
              <w:r w:rsidRPr="00000000" w:rsidDel="00000000" w:rsidR="00000000">
                <w:rPr>
                  <w:rtl w:val="0"/>
                </w:rPr>
              </w:r>
            </w:sdtContent>
          </w:sdt>
        </w:p>
      </w:sdtContent>
    </w:sdt>
    <w:sdt>
      <w:sdtPr>
        <w:tag w:val="goog_rdk_2436"/>
      </w:sdtPr>
      <w:sdtContent>
        <w:p w:rsidRPr="00000000" w:rsidDel="00000000" w:rsidRDefault="00000000" w:rsidR="00000000" w:rsidP="00000000" w14:paraId="000001AF">
          <w:pPr>
            <w:ind w:left="0" w:firstLine="0"/>
            <w:jc w:val="center"/>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5579435" cy="2768600"/>
                <wp:effectExtent b="0" r="0" t="0" l="0"/>
                <wp:docPr name="image20.png" id="1052"/>
                <a:graphic>
                  <a:graphicData uri="http://schemas.openxmlformats.org/drawingml/2006/picture">
                    <pic:pic>
                      <pic:nvPicPr>
                        <pic:cNvPr name="image20.png" id="0"/>
                        <pic:cNvPicPr preferRelativeResize="0"/>
                      </pic:nvPicPr>
                      <pic:blipFill>
                        <a:blip r:embed="rId27"/>
                        <a:srcRect b="0" r="0" t="0" l="0"/>
                        <a:stretch>
                          <a:fillRect/>
                        </a:stretch>
                      </pic:blipFill>
                      <pic:spPr>
                        <a:xfrm>
                          <a:off x="0" y="0"/>
                          <a:ext cx="5579435" cy="2768600"/>
                        </a:xfrm>
                        <a:prstGeom prst="rect"/>
                        <a:ln/>
                      </pic:spPr>
                    </pic:pic>
                  </a:graphicData>
                </a:graphic>
              </wp:inline>
            </w:drawing>
          </w:r>
          <w:sdt>
            <w:sdtPr>
              <w:tag w:val="goog_rdk_2435"/>
            </w:sdtPr>
            <w:sdtContent>
              <w:r w:rsidRPr="00000000" w:rsidDel="00000000" w:rsidR="00000000">
                <w:rPr>
                  <w:rtl w:val="0"/>
                </w:rPr>
              </w:r>
            </w:sdtContent>
          </w:sdt>
        </w:p>
      </w:sdtContent>
    </w:sdt>
    <w:sdt>
      <w:sdtPr>
        <w:tag w:val="goog_rdk_2439"/>
      </w:sdtPr>
      <w:sdtContent>
        <w:p w:rsidRPr="00000000" w:rsidDel="00000000" w:rsidRDefault="00000000" w:rsidR="00000000" w:rsidP="00000000" w14:paraId="000001B0">
          <w:pPr>
            <w:ind w:firstLine="0"/>
            <w:jc w:val="center"/>
            <w:rPr>
              <w:sz w:val="20"/>
              <w:szCs w:val="20"/>
              <w:rPrChange w:date="2022-04-27T21:31:15Z" w:author="Vinícius Russi" w:id="1">
                <w:rPr>
                  <w:sz w:val="18"/>
                  <w:szCs w:val="18"/>
                </w:rPr>
              </w:rPrChange>
            </w:rPr>
          </w:pPr>
          <w:sdt>
            <w:sdtPr>
              <w:tag w:val="goog_rdk_2437"/>
            </w:sdtPr>
            <w:sdtContent>
              <w:r w:rsidRPr="00000000" w:rsidDel="00000000" w:rsidR="00000000">
                <w:rPr>
                  <w:b w:val="1"/>
                  <w:sz w:val="20"/>
                  <w:szCs w:val="20"/>
                  <w:rtl w:val="0"/>
                  <w:rPrChange w:date="2022-04-27T21:31:15Z" w:author="Vinícius Russi" w:id="1">
                    <w:rPr>
                      <w:b w:val="1"/>
                      <w:sz w:val="18"/>
                      <w:szCs w:val="18"/>
                    </w:rPr>
                  </w:rPrChange>
                </w:rPr>
                <w:t xml:space="preserve">Figura 12 -</w:t>
              </w:r>
            </w:sdtContent>
          </w:sdt>
          <w:sdt>
            <w:sdtPr>
              <w:tag w:val="goog_rdk_2438"/>
            </w:sdtPr>
            <w:sdtContent>
              <w:r w:rsidRPr="00000000" w:rsidDel="00000000" w:rsidR="00000000">
                <w:rPr>
                  <w:sz w:val="20"/>
                  <w:szCs w:val="20"/>
                  <w:rtl w:val="0"/>
                  <w:rPrChange w:date="2022-04-27T21:31:15Z" w:author="Vinícius Russi" w:id="1">
                    <w:rPr>
                      <w:sz w:val="18"/>
                      <w:szCs w:val="18"/>
                    </w:rPr>
                  </w:rPrChange>
                </w:rPr>
                <w:t xml:space="preserve"> Histograma e “Box-Plot” das variáveis utilizadas na análise do modelo.</w:t>
              </w:r>
            </w:sdtContent>
          </w:sdt>
        </w:p>
      </w:sdtContent>
    </w:sdt>
    <w:sdt>
      <w:sdtPr>
        <w:tag w:val="goog_rdk_2441"/>
      </w:sdtPr>
      <w:sdtContent>
        <w:p w:rsidRPr="00000000" w:rsidDel="00000000" w:rsidRDefault="00000000" w:rsidR="00000000" w:rsidP="00000000" w14:paraId="000001B1">
          <w:pPr>
            <w:ind w:left="0" w:firstLine="0"/>
            <w:rPr>
              <w:rPrChange w:date="2022-04-27T21:31:15Z" w:author="Vinícius Russi" w:id="1">
                <w:rPr>
                  <w:sz w:val="22"/>
                  <w:szCs w:val="22"/>
                </w:rPr>
              </w:rPrChange>
            </w:rPr>
          </w:pPr>
          <w:sdt>
            <w:sdtPr>
              <w:tag w:val="goog_rdk_2440"/>
            </w:sdtPr>
            <w:sdtContent>
              <w:r w:rsidRPr="00000000" w:rsidDel="00000000" w:rsidR="00000000">
                <w:rPr>
                  <w:rtl w:val="0"/>
                </w:rPr>
              </w:r>
            </w:sdtContent>
          </w:sdt>
        </w:p>
      </w:sdtContent>
    </w:sdt>
    <w:sdt>
      <w:sdtPr>
        <w:tag w:val="goog_rdk_2481"/>
      </w:sdtPr>
      <w:sdtContent>
        <w:p w:rsidRPr="00000000" w:rsidDel="00000000" w:rsidRDefault="00000000" w:rsidR="00000000" w:rsidP="00000000" w14:paraId="000001B2">
          <w:pPr>
            <w:ind w:left="0" w:firstLine="720"/>
            <w:rPr>
              <w:rPrChange w:date="2022-04-27T21:31:15Z" w:author="Vinícius Russi" w:id="1">
                <w:rPr>
                  <w:sz w:val="22"/>
                  <w:szCs w:val="22"/>
                </w:rPr>
              </w:rPrChange>
            </w:rPr>
          </w:pPr>
          <w:sdt>
            <w:sdtPr>
              <w:tag w:val="goog_rdk_2442"/>
            </w:sdtPr>
            <w:sdtContent>
              <w:r w:rsidRPr="00000000" w:rsidDel="00000000" w:rsidR="00000000">
                <w:rPr>
                  <w:rtl w:val="0"/>
                  <w:rPrChange w:date="2022-04-27T21:31:15Z" w:author="Vinícius Russi" w:id="1">
                    <w:rPr>
                      <w:sz w:val="22"/>
                      <w:szCs w:val="22"/>
                    </w:rPr>
                  </w:rPrChange>
                </w:rPr>
                <w:t xml:space="preserve">Após a remoção de </w:t>
              </w:r>
            </w:sdtContent>
          </w:sdt>
          <w:sdt>
            <w:sdtPr>
              <w:tag w:val="goog_rdk_2443"/>
            </w:sdtPr>
            <w:sdtContent>
              <w:r w:rsidRPr="00000000" w:rsidDel="00000000" w:rsidR="00000000">
                <w:rPr>
                  <w:rtl w:val="0"/>
                  <w:rPrChange w:date="2022-04-27T21:31:15Z" w:author="Vinícius Russi" w:id="1">
                    <w:rPr>
                      <w:sz w:val="22"/>
                      <w:szCs w:val="22"/>
                    </w:rPr>
                  </w:rPrChange>
                </w:rPr>
                <w:t xml:space="preserve">outliers</w:t>
              </w:r>
            </w:sdtContent>
          </w:sdt>
          <w:sdt>
            <w:sdtPr>
              <w:tag w:val="goog_rdk_2444"/>
            </w:sdtPr>
            <w:sdtContent>
              <w:r w:rsidRPr="00000000" w:rsidDel="00000000" w:rsidR="00000000">
                <w:rPr>
                  <w:rtl w:val="0"/>
                  <w:rPrChange w:date="2022-04-27T21:31:15Z" w:author="Vinícius Russi" w:id="1">
                    <w:rPr>
                      <w:sz w:val="22"/>
                      <w:szCs w:val="22"/>
                    </w:rPr>
                  </w:rPrChange>
                </w:rPr>
                <w:t xml:space="preserve">, podemos ver através de gráficos de dispersão do tipo “</w:t>
              </w:r>
            </w:sdtContent>
          </w:sdt>
          <w:sdt>
            <w:sdtPr>
              <w:tag w:val="goog_rdk_2445"/>
            </w:sdtPr>
            <w:sdtContent>
              <w:r w:rsidRPr="00000000" w:rsidDel="00000000" w:rsidR="00000000">
                <w:rPr>
                  <w:rtl w:val="0"/>
                  <w:rPrChange w:date="2022-04-27T21:31:15Z" w:author="Vinícius Russi" w:id="1">
                    <w:rPr>
                      <w:sz w:val="22"/>
                      <w:szCs w:val="22"/>
                    </w:rPr>
                  </w:rPrChange>
                </w:rPr>
                <w:t xml:space="preserve">Box-Plot</w:t>
              </w:r>
            </w:sdtContent>
          </w:sdt>
          <w:sdt>
            <w:sdtPr>
              <w:tag w:val="goog_rdk_2446"/>
            </w:sdtPr>
            <w:sdtContent>
              <w:r w:rsidRPr="00000000" w:rsidDel="00000000" w:rsidR="00000000">
                <w:rPr>
                  <w:rtl w:val="0"/>
                  <w:rPrChange w:date="2022-04-27T21:31:15Z" w:author="Vinícius Russi" w:id="1">
                    <w:rPr>
                      <w:sz w:val="22"/>
                      <w:szCs w:val="22"/>
                    </w:rPr>
                  </w:rPrChange>
                </w:rPr>
                <w:t xml:space="preserve">” (Figura 12), como as variáveis estão distribuídas dentro dos quartis e suas medianas</w:t>
              </w:r>
            </w:sdtContent>
          </w:sdt>
          <w:sdt>
            <w:sdtPr>
              <w:tag w:val="goog_rdk_2447"/>
            </w:sdtPr>
            <w:sdtContent>
              <w:ins w:date="2022-04-26T14:38:38Z" w:author="Sérgio Henrique" w:id="334"/>
              <w:sdt>
                <w:sdtPr>
                  <w:tag w:val="goog_rdk_2448"/>
                </w:sdtPr>
                <w:sdtContent>
                  <w:ins w:date="2022-04-26T14:38:38Z" w:author="Sérgio Henrique" w:id="334">
                    <w:r w:rsidRPr="00000000" w:rsidDel="00000000" w:rsidR="00000000">
                      <w:rPr>
                        <w:rtl w:val="0"/>
                        <w:rPrChange w:date="2022-04-27T21:31:15Z" w:author="Vinícius Russi" w:id="1">
                          <w:rPr>
                            <w:sz w:val="22"/>
                            <w:szCs w:val="22"/>
                          </w:rPr>
                        </w:rPrChange>
                      </w:rPr>
                      <w:t xml:space="preserve">.</w:t>
                    </w:r>
                  </w:ins>
                </w:sdtContent>
              </w:sdt>
              <w:ins w:date="2022-04-26T14:38:38Z" w:author="Sérgio Henrique" w:id="334"/>
            </w:sdtContent>
          </w:sdt>
          <w:sdt>
            <w:sdtPr>
              <w:tag w:val="goog_rdk_2449"/>
            </w:sdtPr>
            <w:sdtContent>
              <w:del w:date="2022-04-26T14:38:38Z" w:author="Sérgio Henrique" w:id="334"/>
              <w:sdt>
                <w:sdtPr>
                  <w:tag w:val="goog_rdk_2450"/>
                </w:sdtPr>
                <w:sdtContent>
                  <w:del w:date="2022-04-26T14:38:38Z" w:author="Sérgio Henrique" w:id="334">
                    <w:r w:rsidRPr="00000000" w:rsidDel="00000000" w:rsidR="00000000">
                      <w:rPr>
                        <w:rtl w:val="0"/>
                        <w:rPrChange w:date="2022-04-27T21:31:15Z" w:author="Vinícius Russi" w:id="1">
                          <w:rPr>
                            <w:sz w:val="22"/>
                            <w:szCs w:val="22"/>
                          </w:rPr>
                        </w:rPrChange>
                      </w:rPr>
                      <w:delText xml:space="preserve">,</w:delText>
                    </w:r>
                  </w:del>
                </w:sdtContent>
              </w:sdt>
              <w:del w:date="2022-04-26T14:38:38Z" w:author="Sérgio Henrique" w:id="334"/>
            </w:sdtContent>
          </w:sdt>
          <w:sdt>
            <w:sdtPr>
              <w:tag w:val="goog_rdk_2451"/>
            </w:sdtPr>
            <w:sdtContent>
              <w:r w:rsidRPr="00000000" w:rsidDel="00000000" w:rsidR="00000000">
                <w:rPr>
                  <w:rtl w:val="0"/>
                  <w:rPrChange w:date="2022-04-27T21:31:15Z" w:author="Vinícius Russi" w:id="1">
                    <w:rPr>
                      <w:sz w:val="22"/>
                      <w:szCs w:val="22"/>
                    </w:rPr>
                  </w:rPrChange>
                </w:rPr>
                <w:t xml:space="preserve"> </w:t>
              </w:r>
            </w:sdtContent>
          </w:sdt>
          <w:sdt>
            <w:sdtPr>
              <w:tag w:val="goog_rdk_2452"/>
            </w:sdtPr>
            <w:sdtContent>
              <w:del w:date="2022-04-26T14:38:40Z" w:author="Sérgio Henrique" w:id="335"/>
              <w:sdt>
                <w:sdtPr>
                  <w:tag w:val="goog_rdk_2453"/>
                </w:sdtPr>
                <w:sdtContent>
                  <w:del w:date="2022-04-26T14:38:40Z" w:author="Sérgio Henrique" w:id="335">
                    <w:r w:rsidRPr="00000000" w:rsidDel="00000000" w:rsidR="00000000">
                      <w:rPr>
                        <w:rtl w:val="0"/>
                        <w:rPrChange w:date="2022-04-27T21:31:15Z" w:author="Vinícius Russi" w:id="1">
                          <w:rPr>
                            <w:sz w:val="22"/>
                            <w:szCs w:val="22"/>
                          </w:rPr>
                        </w:rPrChange>
                      </w:rPr>
                      <w:delText xml:space="preserve">é</w:delText>
                    </w:r>
                  </w:del>
                </w:sdtContent>
              </w:sdt>
              <w:del w:date="2022-04-26T14:38:40Z" w:author="Sérgio Henrique" w:id="335"/>
            </w:sdtContent>
          </w:sdt>
          <w:sdt>
            <w:sdtPr>
              <w:tag w:val="goog_rdk_2454"/>
            </w:sdtPr>
            <w:sdtContent>
              <w:ins w:date="2022-04-26T14:38:40Z" w:author="Sérgio Henrique" w:id="335"/>
              <w:sdt>
                <w:sdtPr>
                  <w:tag w:val="goog_rdk_2455"/>
                </w:sdtPr>
                <w:sdtContent>
                  <w:ins w:date="2022-04-26T14:38:40Z" w:author="Sérgio Henrique" w:id="335">
                    <w:r w:rsidRPr="00000000" w:rsidDel="00000000" w:rsidR="00000000">
                      <w:rPr>
                        <w:rtl w:val="0"/>
                        <w:rPrChange w:date="2022-04-27T21:31:15Z" w:author="Vinícius Russi" w:id="1">
                          <w:rPr>
                            <w:sz w:val="22"/>
                            <w:szCs w:val="22"/>
                          </w:rPr>
                        </w:rPrChange>
                      </w:rPr>
                      <w:t xml:space="preserve">É</w:t>
                    </w:r>
                  </w:ins>
                </w:sdtContent>
              </w:sdt>
              <w:ins w:date="2022-04-26T14:38:40Z" w:author="Sérgio Henrique" w:id="335"/>
            </w:sdtContent>
          </w:sdt>
          <w:sdt>
            <w:sdtPr>
              <w:tag w:val="goog_rdk_2456"/>
            </w:sdtPr>
            <w:sdtContent>
              <w:r w:rsidRPr="00000000" w:rsidDel="00000000" w:rsidR="00000000">
                <w:rPr>
                  <w:rtl w:val="0"/>
                  <w:rPrChange w:date="2022-04-27T21:31:15Z" w:author="Vinícius Russi" w:id="1">
                    <w:rPr>
                      <w:sz w:val="22"/>
                      <w:szCs w:val="22"/>
                    </w:rPr>
                  </w:rPrChange>
                </w:rPr>
                <w:t xml:space="preserve"> possível evidenciar que</w:t>
              </w:r>
            </w:sdtContent>
          </w:sdt>
          <w:sdt>
            <w:sdtPr>
              <w:tag w:val="goog_rdk_2457"/>
            </w:sdtPr>
            <w:sdtContent>
              <w:ins w:date="2022-04-26T14:38:46Z" w:author="Sérgio Henrique" w:id="336"/>
              <w:sdt>
                <w:sdtPr>
                  <w:tag w:val="goog_rdk_2458"/>
                </w:sdtPr>
                <w:sdtContent>
                  <w:ins w:date="2022-04-26T14:38:46Z" w:author="Sérgio Henrique" w:id="336">
                    <w:r w:rsidRPr="00000000" w:rsidDel="00000000" w:rsidR="00000000">
                      <w:rPr>
                        <w:rtl w:val="0"/>
                        <w:rPrChange w:date="2022-04-27T21:31:15Z" w:author="Vinícius Russi" w:id="1">
                          <w:rPr>
                            <w:sz w:val="22"/>
                            <w:szCs w:val="22"/>
                          </w:rPr>
                        </w:rPrChange>
                      </w:rPr>
                      <w:t xml:space="preserve">,</w:t>
                    </w:r>
                  </w:ins>
                </w:sdtContent>
              </w:sdt>
              <w:ins w:date="2022-04-26T14:38:46Z" w:author="Sérgio Henrique" w:id="336"/>
            </w:sdtContent>
          </w:sdt>
          <w:sdt>
            <w:sdtPr>
              <w:tag w:val="goog_rdk_2459"/>
            </w:sdtPr>
            <w:sdtContent>
              <w:r w:rsidRPr="00000000" w:rsidDel="00000000" w:rsidR="00000000">
                <w:rPr>
                  <w:rtl w:val="0"/>
                  <w:rPrChange w:date="2022-04-27T21:31:15Z" w:author="Vinícius Russi" w:id="1">
                    <w:rPr>
                      <w:sz w:val="22"/>
                      <w:szCs w:val="22"/>
                    </w:rPr>
                  </w:rPrChange>
                </w:rPr>
                <w:t xml:space="preserve"> para o horímetro</w:t>
              </w:r>
            </w:sdtContent>
          </w:sdt>
          <w:sdt>
            <w:sdtPr>
              <w:tag w:val="goog_rdk_2460"/>
            </w:sdtPr>
            <w:sdtContent>
              <w:ins w:date="2022-04-26T14:38:49Z" w:author="Sérgio Henrique" w:id="337"/>
              <w:sdt>
                <w:sdtPr>
                  <w:tag w:val="goog_rdk_2461"/>
                </w:sdtPr>
                <w:sdtContent>
                  <w:ins w:date="2022-04-26T14:38:49Z" w:author="Sérgio Henrique" w:id="337">
                    <w:r w:rsidRPr="00000000" w:rsidDel="00000000" w:rsidR="00000000">
                      <w:rPr>
                        <w:rtl w:val="0"/>
                        <w:rPrChange w:date="2022-04-27T21:31:15Z" w:author="Vinícius Russi" w:id="1">
                          <w:rPr>
                            <w:sz w:val="22"/>
                            <w:szCs w:val="22"/>
                          </w:rPr>
                        </w:rPrChange>
                      </w:rPr>
                      <w:t xml:space="preserve">,</w:t>
                    </w:r>
                  </w:ins>
                </w:sdtContent>
              </w:sdt>
              <w:ins w:date="2022-04-26T14:38:49Z" w:author="Sérgio Henrique" w:id="337"/>
            </w:sdtContent>
          </w:sdt>
          <w:sdt>
            <w:sdtPr>
              <w:tag w:val="goog_rdk_2462"/>
            </w:sdtPr>
            <w:sdtContent>
              <w:r w:rsidRPr="00000000" w:rsidDel="00000000" w:rsidR="00000000">
                <w:rPr>
                  <w:rtl w:val="0"/>
                  <w:rPrChange w:date="2022-04-27T21:31:15Z" w:author="Vinícius Russi" w:id="1">
                    <w:rPr>
                      <w:sz w:val="22"/>
                      <w:szCs w:val="22"/>
                    </w:rPr>
                  </w:rPrChange>
                </w:rPr>
                <w:t xml:space="preserve"> a mediana está abaixo das 5.000 horas, enquanto o valor máximo supera as 30.000 horas, corroborando </w:t>
              </w:r>
            </w:sdtContent>
          </w:sdt>
          <w:sdt>
            <w:sdtPr>
              <w:tag w:val="goog_rdk_2463"/>
            </w:sdtPr>
            <w:sdtContent>
              <w:del w:date="2022-04-26T14:43:19Z" w:author="Sérgio Henrique" w:id="338"/>
              <w:sdt>
                <w:sdtPr>
                  <w:tag w:val="goog_rdk_2464"/>
                </w:sdtPr>
                <w:sdtContent>
                  <w:del w:date="2022-04-26T14:43:19Z" w:author="Sérgio Henrique" w:id="338">
                    <w:r w:rsidRPr="00000000" w:rsidDel="00000000" w:rsidR="00000000">
                      <w:rPr>
                        <w:rtl w:val="0"/>
                        <w:rPrChange w:date="2022-04-27T21:31:15Z" w:author="Vinícius Russi" w:id="1">
                          <w:rPr>
                            <w:sz w:val="22"/>
                            <w:szCs w:val="22"/>
                          </w:rPr>
                        </w:rPrChange>
                      </w:rPr>
                      <w:delText xml:space="preserve">com </w:delText>
                    </w:r>
                  </w:del>
                </w:sdtContent>
              </w:sdt>
              <w:del w:date="2022-04-26T14:43:19Z" w:author="Sérgio Henrique" w:id="338"/>
            </w:sdtContent>
          </w:sdt>
          <w:sdt>
            <w:sdtPr>
              <w:tag w:val="goog_rdk_2465"/>
            </w:sdtPr>
            <w:sdtContent>
              <w:r w:rsidRPr="00000000" w:rsidDel="00000000" w:rsidR="00000000">
                <w:rPr>
                  <w:rtl w:val="0"/>
                  <w:rPrChange w:date="2022-04-27T21:31:15Z" w:author="Vinícius Russi" w:id="1">
                    <w:rPr>
                      <w:sz w:val="22"/>
                      <w:szCs w:val="22"/>
                    </w:rPr>
                  </w:rPrChange>
                </w:rPr>
                <w:t xml:space="preserve">os resultados apresentados no item 4.2.1</w:t>
              </w:r>
            </w:sdtContent>
          </w:sdt>
          <w:sdt>
            <w:sdtPr>
              <w:tag w:val="goog_rdk_2466"/>
            </w:sdtPr>
            <w:sdtContent>
              <w:del w:date="2022-04-26T14:43:26Z" w:author="Sérgio Henrique" w:id="339"/>
              <w:sdt>
                <w:sdtPr>
                  <w:tag w:val="goog_rdk_2467"/>
                </w:sdtPr>
                <w:sdtContent>
                  <w:del w:date="2022-04-26T14:43:26Z" w:author="Sérgio Henrique" w:id="339">
                    <w:r w:rsidRPr="00000000" w:rsidDel="00000000" w:rsidR="00000000">
                      <w:rPr>
                        <w:rtl w:val="0"/>
                        <w:rPrChange w:date="2022-04-27T21:31:15Z" w:author="Vinícius Russi" w:id="1">
                          <w:rPr>
                            <w:sz w:val="22"/>
                            <w:szCs w:val="22"/>
                          </w:rPr>
                        </w:rPrChange>
                      </w:rPr>
                      <w:delText xml:space="preserve">,</w:delText>
                    </w:r>
                  </w:del>
                </w:sdtContent>
              </w:sdt>
              <w:del w:date="2022-04-26T14:43:26Z" w:author="Sérgio Henrique" w:id="339"/>
            </w:sdtContent>
          </w:sdt>
          <w:sdt>
            <w:sdtPr>
              <w:tag w:val="goog_rdk_2468"/>
            </w:sdtPr>
            <w:sdtContent>
              <w:ins w:date="2022-04-26T14:43:26Z" w:author="Sérgio Henrique" w:id="339"/>
              <w:sdt>
                <w:sdtPr>
                  <w:tag w:val="goog_rdk_2469"/>
                </w:sdtPr>
                <w:sdtContent>
                  <w:ins w:date="2022-04-26T14:43:26Z" w:author="Sérgio Henrique" w:id="339">
                    <w:r w:rsidRPr="00000000" w:rsidDel="00000000" w:rsidR="00000000">
                      <w:rPr>
                        <w:rtl w:val="0"/>
                        <w:rPrChange w:date="2022-04-27T21:31:15Z" w:author="Vinícius Russi" w:id="1">
                          <w:rPr>
                            <w:sz w:val="22"/>
                            <w:szCs w:val="22"/>
                          </w:rPr>
                        </w:rPrChange>
                      </w:rPr>
                      <w:t xml:space="preserve">.</w:t>
                    </w:r>
                  </w:ins>
                </w:sdtContent>
              </w:sdt>
              <w:ins w:date="2022-04-26T14:43:26Z" w:author="Sérgio Henrique" w:id="339"/>
            </w:sdtContent>
          </w:sdt>
          <w:sdt>
            <w:sdtPr>
              <w:tag w:val="goog_rdk_2470"/>
            </w:sdtPr>
            <w:sdtContent>
              <w:r w:rsidRPr="00000000" w:rsidDel="00000000" w:rsidR="00000000">
                <w:rPr>
                  <w:rtl w:val="0"/>
                  <w:rPrChange w:date="2022-04-27T21:31:15Z" w:author="Vinícius Russi" w:id="1">
                    <w:rPr>
                      <w:sz w:val="22"/>
                      <w:szCs w:val="22"/>
                    </w:rPr>
                  </w:rPrChange>
                </w:rPr>
                <w:t xml:space="preserve"> </w:t>
              </w:r>
            </w:sdtContent>
          </w:sdt>
          <w:sdt>
            <w:sdtPr>
              <w:tag w:val="goog_rdk_2471"/>
            </w:sdtPr>
            <w:sdtContent>
              <w:del w:date="2022-04-26T14:43:29Z" w:author="Sérgio Henrique" w:id="340"/>
              <w:sdt>
                <w:sdtPr>
                  <w:tag w:val="goog_rdk_2472"/>
                </w:sdtPr>
                <w:sdtContent>
                  <w:del w:date="2022-04-26T14:43:29Z" w:author="Sérgio Henrique" w:id="340">
                    <w:r w:rsidRPr="00000000" w:rsidDel="00000000" w:rsidR="00000000">
                      <w:rPr>
                        <w:rtl w:val="0"/>
                        <w:rPrChange w:date="2022-04-27T21:31:15Z" w:author="Vinícius Russi" w:id="1">
                          <w:rPr>
                            <w:sz w:val="22"/>
                            <w:szCs w:val="22"/>
                          </w:rPr>
                        </w:rPrChange>
                      </w:rPr>
                      <w:delText xml:space="preserve">o</w:delText>
                    </w:r>
                  </w:del>
                </w:sdtContent>
              </w:sdt>
              <w:del w:date="2022-04-26T14:43:29Z" w:author="Sérgio Henrique" w:id="340"/>
            </w:sdtContent>
          </w:sdt>
          <w:sdt>
            <w:sdtPr>
              <w:tag w:val="goog_rdk_2473"/>
            </w:sdtPr>
            <w:sdtContent>
              <w:ins w:date="2022-04-26T14:43:29Z" w:author="Sérgio Henrique" w:id="340"/>
              <w:sdt>
                <w:sdtPr>
                  <w:tag w:val="goog_rdk_2474"/>
                </w:sdtPr>
                <w:sdtContent>
                  <w:ins w:date="2022-04-26T14:43:29Z" w:author="Sérgio Henrique" w:id="340">
                    <w:r w:rsidRPr="00000000" w:rsidDel="00000000" w:rsidR="00000000">
                      <w:rPr>
                        <w:rtl w:val="0"/>
                        <w:rPrChange w:date="2022-04-27T21:31:15Z" w:author="Vinícius Russi" w:id="1">
                          <w:rPr>
                            <w:sz w:val="22"/>
                            <w:szCs w:val="22"/>
                          </w:rPr>
                        </w:rPrChange>
                      </w:rPr>
                      <w:t xml:space="preserve">O</w:t>
                    </w:r>
                  </w:ins>
                </w:sdtContent>
              </w:sdt>
              <w:ins w:date="2022-04-26T14:43:29Z" w:author="Sérgio Henrique" w:id="340"/>
            </w:sdtContent>
          </w:sdt>
          <w:sdt>
            <w:sdtPr>
              <w:tag w:val="goog_rdk_2475"/>
            </w:sdtPr>
            <w:sdtContent>
              <w:r w:rsidRPr="00000000" w:rsidDel="00000000" w:rsidR="00000000">
                <w:rPr>
                  <w:rtl w:val="0"/>
                  <w:rPrChange w:date="2022-04-27T21:31:15Z" w:author="Vinícius Russi" w:id="1">
                    <w:rPr>
                      <w:sz w:val="22"/>
                      <w:szCs w:val="22"/>
                    </w:rPr>
                  </w:rPrChange>
                </w:rPr>
                <w:t xml:space="preserve"> mesmo efeito é visível para as variáveis de tempo médio entre manutenções e tempo médio para falha, </w:t>
              </w:r>
            </w:sdtContent>
          </w:sdt>
          <w:sdt>
            <w:sdtPr>
              <w:tag w:val="goog_rdk_2476"/>
            </w:sdtPr>
            <w:sdtContent>
              <w:del w:date="2022-04-26T14:43:43Z" w:author="Sérgio Henrique" w:id="341"/>
              <w:sdt>
                <w:sdtPr>
                  <w:tag w:val="goog_rdk_2477"/>
                </w:sdtPr>
                <w:sdtContent>
                  <w:del w:date="2022-04-26T14:43:43Z" w:author="Sérgio Henrique" w:id="341">
                    <w:r w:rsidRPr="00000000" w:rsidDel="00000000" w:rsidR="00000000">
                      <w:rPr>
                        <w:rtl w:val="0"/>
                        <w:rPrChange w:date="2022-04-27T21:31:15Z" w:author="Vinícius Russi" w:id="1">
                          <w:rPr>
                            <w:sz w:val="22"/>
                            <w:szCs w:val="22"/>
                          </w:rPr>
                        </w:rPrChange>
                      </w:rPr>
                      <w:delText xml:space="preserve">onde</w:delText>
                    </w:r>
                  </w:del>
                </w:sdtContent>
              </w:sdt>
              <w:del w:date="2022-04-26T14:43:43Z" w:author="Sérgio Henrique" w:id="341"/>
            </w:sdtContent>
          </w:sdt>
          <w:sdt>
            <w:sdtPr>
              <w:tag w:val="goog_rdk_2478"/>
            </w:sdtPr>
            <w:sdtContent>
              <w:ins w:date="2022-04-26T14:43:43Z" w:author="Sérgio Henrique" w:id="341"/>
              <w:sdt>
                <w:sdtPr>
                  <w:tag w:val="goog_rdk_2479"/>
                </w:sdtPr>
                <w:sdtContent>
                  <w:ins w:date="2022-04-26T14:43:43Z" w:author="Sérgio Henrique" w:id="341">
                    <w:r w:rsidRPr="00000000" w:rsidDel="00000000" w:rsidR="00000000">
                      <w:rPr>
                        <w:rtl w:val="0"/>
                        <w:rPrChange w:date="2022-04-27T21:31:15Z" w:author="Vinícius Russi" w:id="1">
                          <w:rPr>
                            <w:sz w:val="22"/>
                            <w:szCs w:val="22"/>
                          </w:rPr>
                        </w:rPrChange>
                      </w:rPr>
                      <w:t xml:space="preserve">em que</w:t>
                    </w:r>
                  </w:ins>
                </w:sdtContent>
              </w:sdt>
              <w:ins w:date="2022-04-26T14:43:43Z" w:author="Sérgio Henrique" w:id="341"/>
            </w:sdtContent>
          </w:sdt>
          <w:sdt>
            <w:sdtPr>
              <w:tag w:val="goog_rdk_2480"/>
            </w:sdtPr>
            <w:sdtContent>
              <w:r w:rsidRPr="00000000" w:rsidDel="00000000" w:rsidR="00000000">
                <w:rPr>
                  <w:rtl w:val="0"/>
                  <w:rPrChange w:date="2022-04-27T21:31:15Z" w:author="Vinícius Russi" w:id="1">
                    <w:rPr>
                      <w:sz w:val="22"/>
                      <w:szCs w:val="22"/>
                    </w:rPr>
                  </w:rPrChange>
                </w:rPr>
                <w:t xml:space="preserve"> a mediana encontra-se abaixo de 20 horas e os valores máximos se aproximam das 100 horas.</w:t>
              </w:r>
            </w:sdtContent>
          </w:sdt>
        </w:p>
      </w:sdtContent>
    </w:sdt>
    <w:sdt>
      <w:sdtPr>
        <w:tag w:val="goog_rdk_2483"/>
      </w:sdtPr>
      <w:sdtContent>
        <w:p w:rsidRPr="00000000" w:rsidDel="00000000" w:rsidRDefault="00000000" w:rsidR="00000000" w:rsidP="00000000" w14:paraId="000001B3">
          <w:pPr>
            <w:ind w:left="0" w:firstLine="0"/>
            <w:rPr>
              <w:rPrChange w:date="2022-04-27T21:31:15Z" w:author="Vinícius Russi" w:id="1">
                <w:rPr>
                  <w:sz w:val="22"/>
                  <w:szCs w:val="22"/>
                </w:rPr>
              </w:rPrChange>
            </w:rPr>
          </w:pPr>
          <w:sdt>
            <w:sdtPr>
              <w:tag w:val="goog_rdk_2482"/>
            </w:sdtPr>
            <w:sdtContent>
              <w:r w:rsidRPr="00000000" w:rsidDel="00000000" w:rsidR="00000000">
                <w:rPr>
                  <w:rtl w:val="0"/>
                </w:rPr>
              </w:r>
            </w:sdtContent>
          </w:sdt>
        </w:p>
      </w:sdtContent>
    </w:sdt>
    <w:sdt>
      <w:sdtPr>
        <w:tag w:val="goog_rdk_2485"/>
      </w:sdtPr>
      <w:sdtContent>
        <w:p w:rsidRPr="00000000" w:rsidDel="00000000" w:rsidRDefault="00000000" w:rsidR="00000000" w:rsidP="00000000" w14:paraId="000001B4">
          <w:pPr>
            <w:pStyle w:val="Heading4"/>
            <w:rPr>
              <w:rPrChange w:date="2022-04-27T21:31:15Z" w:author="Vinícius Russi" w:id="1">
                <w:rPr>
                  <w:sz w:val="22"/>
                  <w:szCs w:val="22"/>
                </w:rPr>
              </w:rPrChange>
            </w:rPr>
          </w:pPr>
          <w:bookmarkStart w:id="39" w:name="_heading=h.l0qanv2fe6rm" w:colFirst="0" w:colLast="0"/>
          <w:bookmarkEnd w:id="39"/>
          <w:sdt>
            <w:sdtPr>
              <w:tag w:val="goog_rdk_2484"/>
            </w:sdtPr>
            <w:sdtContent>
              <w:r w:rsidRPr="00000000" w:rsidDel="00000000" w:rsidR="00000000">
                <w:rPr>
                  <w:rtl w:val="0"/>
                  <w:rPrChange w:date="2022-04-27T21:31:15Z" w:author="Vinícius Russi" w:id="1">
                    <w:rPr>
                      <w:sz w:val="22"/>
                      <w:szCs w:val="22"/>
                    </w:rPr>
                  </w:rPrChange>
                </w:rPr>
                <w:t xml:space="preserve">4.2.3 CORRELAÇÃO</w:t>
              </w:r>
            </w:sdtContent>
          </w:sdt>
        </w:p>
      </w:sdtContent>
    </w:sdt>
    <w:sdt>
      <w:sdtPr>
        <w:tag w:val="goog_rdk_2514"/>
      </w:sdtPr>
      <w:sdtContent>
        <w:p w:rsidRPr="00000000" w:rsidDel="00000000" w:rsidRDefault="00000000" w:rsidR="00000000" w:rsidP="00000000" w14:paraId="000001B5">
          <w:pPr>
            <w:ind w:left="0" w:firstLine="0"/>
            <w:rPr>
              <w:rPrChange w:date="2022-04-27T21:31:15Z" w:author="Vinícius Russi" w:id="1">
                <w:rPr>
                  <w:sz w:val="22"/>
                  <w:szCs w:val="22"/>
                </w:rPr>
              </w:rPrChange>
            </w:rPr>
          </w:pPr>
          <w:sdt>
            <w:sdtPr>
              <w:tag w:val="goog_rdk_2486"/>
            </w:sdtPr>
            <w:sdtContent>
              <w:r w:rsidRPr="00000000" w:rsidDel="00000000" w:rsidR="00000000">
                <w:rPr>
                  <w:rtl w:val="0"/>
                  <w:rPrChange w:date="2022-04-27T21:31:15Z" w:author="Vinícius Russi" w:id="1">
                    <w:rPr>
                      <w:sz w:val="22"/>
                      <w:szCs w:val="22"/>
                    </w:rPr>
                  </w:rPrChange>
                </w:rPr>
                <w:tab/>
                <w:t xml:space="preserve">Foi possível evidenciar uma forte correlação positiva entre as variáveis horímetro e idade dos equipamentos (Figura 13), resultado que</w:t>
              </w:r>
            </w:sdtContent>
          </w:sdt>
          <w:sdt>
            <w:sdtPr>
              <w:tag w:val="goog_rdk_2487"/>
            </w:sdtPr>
            <w:sdtContent>
              <w:ins w:date="2022-04-26T14:44:38Z" w:author="Sérgio Henrique" w:id="342"/>
              <w:sdt>
                <w:sdtPr>
                  <w:tag w:val="goog_rdk_2488"/>
                </w:sdtPr>
                <w:sdtContent>
                  <w:ins w:date="2022-04-26T14:44:38Z" w:author="Sérgio Henrique" w:id="342">
                    <w:r w:rsidRPr="00000000" w:rsidDel="00000000" w:rsidR="00000000">
                      <w:rPr>
                        <w:rtl w:val="0"/>
                        <w:rPrChange w:date="2022-04-27T21:31:15Z" w:author="Vinícius Russi" w:id="1">
                          <w:rPr>
                            <w:sz w:val="22"/>
                            <w:szCs w:val="22"/>
                          </w:rPr>
                        </w:rPrChange>
                      </w:rPr>
                      <w:t xml:space="preserve"> se</w:t>
                    </w:r>
                  </w:ins>
                </w:sdtContent>
              </w:sdt>
              <w:ins w:date="2022-04-26T14:44:38Z" w:author="Sérgio Henrique" w:id="342"/>
            </w:sdtContent>
          </w:sdt>
          <w:sdt>
            <w:sdtPr>
              <w:tag w:val="goog_rdk_2489"/>
            </w:sdtPr>
            <w:sdtContent>
              <w:r w:rsidRPr="00000000" w:rsidDel="00000000" w:rsidR="00000000">
                <w:rPr>
                  <w:rtl w:val="0"/>
                  <w:rPrChange w:date="2022-04-27T21:31:15Z" w:author="Vinícius Russi" w:id="1">
                    <w:rPr>
                      <w:sz w:val="22"/>
                      <w:szCs w:val="22"/>
                    </w:rPr>
                  </w:rPrChange>
                </w:rPr>
                <w:t xml:space="preserve"> apresenta</w:t>
              </w:r>
            </w:sdtContent>
          </w:sdt>
          <w:sdt>
            <w:sdtPr>
              <w:tag w:val="goog_rdk_2490"/>
            </w:sdtPr>
            <w:sdtContent>
              <w:del w:date="2022-04-26T14:44:40Z" w:author="Sérgio Henrique" w:id="343"/>
              <w:sdt>
                <w:sdtPr>
                  <w:tag w:val="goog_rdk_2491"/>
                </w:sdtPr>
                <w:sdtContent>
                  <w:del w:date="2022-04-26T14:44:40Z" w:author="Sérgio Henrique" w:id="343">
                    <w:r w:rsidRPr="00000000" w:rsidDel="00000000" w:rsidR="00000000">
                      <w:rPr>
                        <w:rtl w:val="0"/>
                        <w:rPrChange w:date="2022-04-27T21:31:15Z" w:author="Vinícius Russi" w:id="1">
                          <w:rPr>
                            <w:sz w:val="22"/>
                            <w:szCs w:val="22"/>
                          </w:rPr>
                        </w:rPrChange>
                      </w:rPr>
                      <w:delText xml:space="preserve">-se</w:delText>
                    </w:r>
                  </w:del>
                </w:sdtContent>
              </w:sdt>
              <w:del w:date="2022-04-26T14:44:40Z" w:author="Sérgio Henrique" w:id="343"/>
            </w:sdtContent>
          </w:sdt>
          <w:sdt>
            <w:sdtPr>
              <w:tag w:val="goog_rdk_2492"/>
            </w:sdtPr>
            <w:sdtContent>
              <w:r w:rsidRPr="00000000" w:rsidDel="00000000" w:rsidR="00000000">
                <w:rPr>
                  <w:rtl w:val="0"/>
                  <w:rPrChange w:date="2022-04-27T21:31:15Z" w:author="Vinícius Russi" w:id="1">
                    <w:rPr>
                      <w:sz w:val="22"/>
                      <w:szCs w:val="22"/>
                    </w:rPr>
                  </w:rPrChange>
                </w:rPr>
                <w:t xml:space="preserve"> bastante coerente, uma vez que, quanto mais velho o equipamento, provavelmente mais horas o mesmo trabalhou. As demais variáveis apresentam correlação negativa, próximas a zero, resultado </w:t>
              </w:r>
            </w:sdtContent>
          </w:sdt>
          <w:sdt>
            <w:sdtPr>
              <w:tag w:val="goog_rdk_2493"/>
            </w:sdtPr>
            <w:sdtContent>
              <w:del w:date="2022-04-26T14:45:00Z" w:author="Sérgio Henrique" w:id="344"/>
              <w:sdt>
                <w:sdtPr>
                  <w:tag w:val="goog_rdk_2494"/>
                </w:sdtPr>
                <w:sdtContent>
                  <w:del w:date="2022-04-26T14:45:00Z" w:author="Sérgio Henrique" w:id="344">
                    <w:r w:rsidRPr="00000000" w:rsidDel="00000000" w:rsidR="00000000">
                      <w:rPr>
                        <w:rtl w:val="0"/>
                        <w:rPrChange w:date="2022-04-27T21:31:15Z" w:author="Vinícius Russi" w:id="1">
                          <w:rPr>
                            <w:sz w:val="22"/>
                            <w:szCs w:val="22"/>
                          </w:rPr>
                        </w:rPrChange>
                      </w:rPr>
                      <w:delText xml:space="preserve">esse, </w:delText>
                    </w:r>
                  </w:del>
                </w:sdtContent>
              </w:sdt>
              <w:del w:date="2022-04-26T14:45:00Z" w:author="Sérgio Henrique" w:id="344"/>
            </w:sdtContent>
          </w:sdt>
          <w:sdt>
            <w:sdtPr>
              <w:tag w:val="goog_rdk_2495"/>
            </w:sdtPr>
            <w:sdtContent>
              <w:r w:rsidRPr="00000000" w:rsidDel="00000000" w:rsidR="00000000">
                <w:rPr>
                  <w:rtl w:val="0"/>
                  <w:rPrChange w:date="2022-04-27T21:31:15Z" w:author="Vinícius Russi" w:id="1">
                    <w:rPr>
                      <w:sz w:val="22"/>
                      <w:szCs w:val="22"/>
                    </w:rPr>
                  </w:rPrChange>
                </w:rPr>
                <w:t xml:space="preserve">que pode indicar que a idade do equipamento</w:t>
              </w:r>
            </w:sdtContent>
          </w:sdt>
          <w:sdt>
            <w:sdtPr>
              <w:tag w:val="goog_rdk_2496"/>
            </w:sdtPr>
            <w:sdtContent>
              <w:ins w:date="2022-04-26T14:45:09Z" w:author="Sérgio Henrique" w:id="345"/>
              <w:sdt>
                <w:sdtPr>
                  <w:tag w:val="goog_rdk_2497"/>
                </w:sdtPr>
                <w:sdtContent>
                  <w:ins w:date="2022-04-26T14:45:09Z" w:author="Sérgio Henrique" w:id="345">
                    <w:r w:rsidRPr="00000000" w:rsidDel="00000000" w:rsidR="00000000">
                      <w:rPr>
                        <w:rtl w:val="0"/>
                        <w:rPrChange w:date="2022-04-27T21:31:15Z" w:author="Vinícius Russi" w:id="1">
                          <w:rPr>
                            <w:sz w:val="22"/>
                            <w:szCs w:val="22"/>
                          </w:rPr>
                        </w:rPrChange>
                      </w:rPr>
                      <w:t xml:space="preserve">,</w:t>
                    </w:r>
                  </w:ins>
                </w:sdtContent>
              </w:sdt>
              <w:ins w:date="2022-04-26T14:45:09Z" w:author="Sérgio Henrique" w:id="345"/>
            </w:sdtContent>
          </w:sdt>
          <w:sdt>
            <w:sdtPr>
              <w:tag w:val="goog_rdk_2498"/>
            </w:sdtPr>
            <w:sdtContent>
              <w:r w:rsidRPr="00000000" w:rsidDel="00000000" w:rsidR="00000000">
                <w:rPr>
                  <w:rtl w:val="0"/>
                  <w:rPrChange w:date="2022-04-27T21:31:15Z" w:author="Vinícius Russi" w:id="1">
                    <w:rPr>
                      <w:sz w:val="22"/>
                      <w:szCs w:val="22"/>
                    </w:rPr>
                  </w:rPrChange>
                </w:rPr>
                <w:t xml:space="preserve"> de forma isolad</w:t>
              </w:r>
            </w:sdtContent>
          </w:sdt>
          <w:sdt>
            <w:sdtPr>
              <w:tag w:val="goog_rdk_2499"/>
            </w:sdtPr>
            <w:sdtContent>
              <w:ins w:date="2022-04-26T14:45:12Z" w:author="Sérgio Henrique" w:id="346"/>
              <w:sdt>
                <w:sdtPr>
                  <w:tag w:val="goog_rdk_2500"/>
                </w:sdtPr>
                <w:sdtContent>
                  <w:ins w:date="2022-04-26T14:45:12Z" w:author="Sérgio Henrique" w:id="346">
                    <w:r w:rsidRPr="00000000" w:rsidDel="00000000" w:rsidR="00000000">
                      <w:rPr>
                        <w:rtl w:val="0"/>
                        <w:rPrChange w:date="2022-04-27T21:31:15Z" w:author="Vinícius Russi" w:id="1">
                          <w:rPr>
                            <w:sz w:val="22"/>
                            <w:szCs w:val="22"/>
                          </w:rPr>
                        </w:rPrChange>
                      </w:rPr>
                      <w:t xml:space="preserve">a</w:t>
                    </w:r>
                  </w:ins>
                </w:sdtContent>
              </w:sdt>
              <w:ins w:date="2022-04-26T14:45:12Z" w:author="Sérgio Henrique" w:id="346"/>
            </w:sdtContent>
          </w:sdt>
          <w:sdt>
            <w:sdtPr>
              <w:tag w:val="goog_rdk_2501"/>
            </w:sdtPr>
            <w:sdtContent>
              <w:del w:date="2022-04-26T14:45:12Z" w:author="Sérgio Henrique" w:id="346"/>
              <w:sdt>
                <w:sdtPr>
                  <w:tag w:val="goog_rdk_2502"/>
                </w:sdtPr>
                <w:sdtContent>
                  <w:del w:date="2022-04-26T14:45:12Z" w:author="Sérgio Henrique" w:id="346">
                    <w:r w:rsidRPr="00000000" w:rsidDel="00000000" w:rsidR="00000000">
                      <w:rPr>
                        <w:rtl w:val="0"/>
                        <w:rPrChange w:date="2022-04-27T21:31:15Z" w:author="Vinícius Russi" w:id="1">
                          <w:rPr>
                            <w:sz w:val="22"/>
                            <w:szCs w:val="22"/>
                          </w:rPr>
                        </w:rPrChange>
                      </w:rPr>
                      <w:delText xml:space="preserve">o</w:delText>
                    </w:r>
                  </w:del>
                </w:sdtContent>
              </w:sdt>
              <w:del w:date="2022-04-26T14:45:12Z" w:author="Sérgio Henrique" w:id="346"/>
            </w:sdtContent>
          </w:sdt>
          <w:sdt>
            <w:sdtPr>
              <w:tag w:val="goog_rdk_2503"/>
            </w:sdtPr>
            <w:sdtContent>
              <w:ins w:date="2022-04-26T14:45:12Z" w:author="Sérgio Henrique" w:id="346"/>
              <w:sdt>
                <w:sdtPr>
                  <w:tag w:val="goog_rdk_2504"/>
                </w:sdtPr>
                <w:sdtContent>
                  <w:ins w:date="2022-04-26T14:45:12Z" w:author="Sérgio Henrique" w:id="346">
                    <w:r w:rsidRPr="00000000" w:rsidDel="00000000" w:rsidR="00000000">
                      <w:rPr>
                        <w:rtl w:val="0"/>
                        <w:rPrChange w:date="2022-04-27T21:31:15Z" w:author="Vinícius Russi" w:id="1">
                          <w:rPr>
                            <w:sz w:val="22"/>
                            <w:szCs w:val="22"/>
                          </w:rPr>
                        </w:rPrChange>
                      </w:rPr>
                      <w:t xml:space="preserve">,</w:t>
                    </w:r>
                  </w:ins>
                </w:sdtContent>
              </w:sdt>
              <w:ins w:date="2022-04-26T14:45:12Z" w:author="Sérgio Henrique" w:id="346"/>
            </w:sdtContent>
          </w:sdt>
          <w:sdt>
            <w:sdtPr>
              <w:tag w:val="goog_rdk_2505"/>
            </w:sdtPr>
            <w:sdtContent>
              <w:r w:rsidRPr="00000000" w:rsidDel="00000000" w:rsidR="00000000">
                <w:rPr>
                  <w:rtl w:val="0"/>
                  <w:rPrChange w:date="2022-04-27T21:31:15Z" w:author="Vinícius Russi" w:id="1">
                    <w:rPr>
                      <w:sz w:val="22"/>
                      <w:szCs w:val="22"/>
                    </w:rPr>
                  </w:rPrChange>
                </w:rPr>
                <w:t xml:space="preserve"> não é um bom </w:t>
              </w:r>
            </w:sdtContent>
          </w:sdt>
          <w:sdt>
            <w:sdtPr>
              <w:tag w:val="goog_rdk_2506"/>
            </w:sdtPr>
            <w:sdtContent>
              <w:r w:rsidRPr="00000000" w:rsidDel="00000000" w:rsidR="00000000">
                <w:rPr>
                  <w:rtl w:val="0"/>
                  <w:rPrChange w:date="2022-04-27T21:31:15Z" w:author="Vinícius Russi" w:id="1">
                    <w:rPr>
                      <w:sz w:val="22"/>
                      <w:szCs w:val="22"/>
                    </w:rPr>
                  </w:rPrChange>
                </w:rPr>
                <w:t xml:space="preserve">preditor</w:t>
              </w:r>
            </w:sdtContent>
          </w:sdt>
          <w:sdt>
            <w:sdtPr>
              <w:tag w:val="goog_rdk_2507"/>
            </w:sdtPr>
            <w:sdtContent>
              <w:r w:rsidRPr="00000000" w:rsidDel="00000000" w:rsidR="00000000">
                <w:rPr>
                  <w:rtl w:val="0"/>
                  <w:rPrChange w:date="2022-04-27T21:31:15Z" w:author="Vinícius Russi" w:id="1">
                    <w:rPr>
                      <w:sz w:val="22"/>
                      <w:szCs w:val="22"/>
                    </w:rPr>
                  </w:rPrChange>
                </w:rPr>
                <w:t xml:space="preserve"> para o tempo médio para a próxima falha, uma vez que, possivelmente</w:t>
              </w:r>
            </w:sdtContent>
          </w:sdt>
          <w:sdt>
            <w:sdtPr>
              <w:tag w:val="goog_rdk_2508"/>
            </w:sdtPr>
            <w:sdtContent>
              <w:ins w:date="2022-04-26T14:45:24Z" w:author="Sérgio Henrique" w:id="347"/>
              <w:sdt>
                <w:sdtPr>
                  <w:tag w:val="goog_rdk_2509"/>
                </w:sdtPr>
                <w:sdtContent>
                  <w:ins w:date="2022-04-26T14:45:24Z" w:author="Sérgio Henrique" w:id="347">
                    <w:r w:rsidRPr="00000000" w:rsidDel="00000000" w:rsidR="00000000">
                      <w:rPr>
                        <w:rtl w:val="0"/>
                        <w:rPrChange w:date="2022-04-27T21:31:15Z" w:author="Vinícius Russi" w:id="1">
                          <w:rPr>
                            <w:sz w:val="22"/>
                            <w:szCs w:val="22"/>
                          </w:rPr>
                        </w:rPrChange>
                      </w:rPr>
                      <w:t xml:space="preserve">,</w:t>
                    </w:r>
                  </w:ins>
                </w:sdtContent>
              </w:sdt>
              <w:ins w:date="2022-04-26T14:45:24Z" w:author="Sérgio Henrique" w:id="347"/>
            </w:sdtContent>
          </w:sdt>
          <w:sdt>
            <w:sdtPr>
              <w:tag w:val="goog_rdk_2510"/>
            </w:sdtPr>
            <w:sdtContent>
              <w:r w:rsidRPr="00000000" w:rsidDel="00000000" w:rsidR="00000000">
                <w:rPr>
                  <w:rtl w:val="0"/>
                  <w:rPrChange w:date="2022-04-27T21:31:15Z" w:author="Vinícius Russi" w:id="1">
                    <w:rPr>
                      <w:sz w:val="22"/>
                      <w:szCs w:val="22"/>
                    </w:rPr>
                  </w:rPrChange>
                </w:rPr>
                <w:t xml:space="preserve"> existem diversos outros fatores que não estão considerados no conjunto de dados disponível</w:t>
              </w:r>
            </w:sdtContent>
          </w:sdt>
          <w:sdt>
            <w:sdtPr>
              <w:tag w:val="goog_rdk_2511"/>
            </w:sdtPr>
            <w:sdtContent>
              <w:del w:date="2022-04-26T14:46:07Z" w:author="Sérgio Henrique" w:id="348"/>
              <w:sdt>
                <w:sdtPr>
                  <w:tag w:val="goog_rdk_2512"/>
                </w:sdtPr>
                <w:sdtContent>
                  <w:del w:date="2022-04-26T14:46:07Z" w:author="Sérgio Henrique" w:id="348">
                    <w:r w:rsidRPr="00000000" w:rsidDel="00000000" w:rsidR="00000000">
                      <w:rPr>
                        <w:rtl w:val="0"/>
                        <w:rPrChange w:date="2022-04-27T21:31:15Z" w:author="Vinícius Russi" w:id="1">
                          <w:rPr>
                            <w:sz w:val="22"/>
                            <w:szCs w:val="22"/>
                          </w:rPr>
                        </w:rPrChange>
                      </w:rPr>
                      <w:delText xml:space="preserve"> que apenas a idade do equipamento</w:delText>
                    </w:r>
                  </w:del>
                </w:sdtContent>
              </w:sdt>
              <w:del w:date="2022-04-26T14:46:07Z" w:author="Sérgio Henrique" w:id="348"/>
            </w:sdtContent>
          </w:sdt>
          <w:sdt>
            <w:sdtPr>
              <w:tag w:val="goog_rdk_2513"/>
            </w:sdtPr>
            <w:sdtContent>
              <w:r w:rsidRPr="00000000" w:rsidDel="00000000" w:rsidR="00000000">
                <w:rPr>
                  <w:rtl w:val="0"/>
                  <w:rPrChange w:date="2022-04-27T21:31:15Z" w:author="Vinícius Russi" w:id="1">
                    <w:rPr>
                      <w:sz w:val="22"/>
                      <w:szCs w:val="22"/>
                    </w:rPr>
                  </w:rPrChange>
                </w:rPr>
                <w:t xml:space="preserve">.</w:t>
              </w:r>
            </w:sdtContent>
          </w:sdt>
        </w:p>
      </w:sdtContent>
    </w:sdt>
    <w:sdt>
      <w:sdtPr>
        <w:tag w:val="goog_rdk_2516"/>
      </w:sdtPr>
      <w:sdtContent>
        <w:p w:rsidRPr="00000000" w:rsidDel="00000000" w:rsidRDefault="00000000" w:rsidR="00000000" w:rsidP="00000000" w14:paraId="000001B6">
          <w:pPr>
            <w:ind w:left="-1417.3228346456694" w:firstLine="0"/>
            <w:jc w:val="center"/>
            <w:rPr>
              <w:rPrChange w:date="2022-04-27T21:31:15Z" w:author="Vinícius Russi" w:id="1">
                <w:rPr>
                  <w:sz w:val="22"/>
                  <w:szCs w:val="22"/>
                </w:rPr>
              </w:rPrChange>
            </w:rPr>
            <w:pPrChange w:date="2022-04-27T21:55:19Z" w:author="Vinícius Russi" w:id="0">
              <w:pPr>
                <w:ind w:left="0" w:firstLine="0"/>
              </w:pPr>
            </w:pPrChange>
          </w:pPr>
          <w:r w:rsidRPr="00000000" w:rsidDel="00000000" w:rsidR="00000000">
            <w:rPr>
              <w:sz w:val="22"/>
              <w:szCs w:val="22"/>
            </w:rPr>
            <w:drawing>
              <wp:inline distL="114300" distT="114300" distB="114300" distR="114300">
                <wp:extent cx="5162550" cy="3695700"/>
                <wp:effectExtent b="0" r="0" t="0" l="0"/>
                <wp:docPr name="image19.png" id="1051"/>
                <a:graphic>
                  <a:graphicData uri="http://schemas.openxmlformats.org/drawingml/2006/picture">
                    <pic:pic>
                      <pic:nvPicPr>
                        <pic:cNvPr name="image19.png" id="0"/>
                        <pic:cNvPicPr preferRelativeResize="0"/>
                      </pic:nvPicPr>
                      <pic:blipFill>
                        <a:blip r:embed="rId28"/>
                        <a:srcRect b="0" r="0" t="0" l="0"/>
                        <a:stretch>
                          <a:fillRect/>
                        </a:stretch>
                      </pic:blipFill>
                      <pic:spPr>
                        <a:xfrm>
                          <a:off x="0" y="0"/>
                          <a:ext cx="5162550" cy="3695700"/>
                        </a:xfrm>
                        <a:prstGeom prst="rect"/>
                        <a:ln/>
                      </pic:spPr>
                    </pic:pic>
                  </a:graphicData>
                </a:graphic>
              </wp:inline>
            </w:drawing>
          </w:r>
          <w:sdt>
            <w:sdtPr>
              <w:tag w:val="goog_rdk_2515"/>
            </w:sdtPr>
            <w:sdtContent>
              <w:r w:rsidRPr="00000000" w:rsidDel="00000000" w:rsidR="00000000">
                <w:rPr>
                  <w:rtl w:val="0"/>
                </w:rPr>
              </w:r>
            </w:sdtContent>
          </w:sdt>
        </w:p>
      </w:sdtContent>
    </w:sdt>
    <w:sdt>
      <w:sdtPr>
        <w:tag w:val="goog_rdk_2522"/>
      </w:sdtPr>
      <w:sdtContent>
        <w:p w:rsidRPr="00000000" w:rsidDel="00000000" w:rsidRDefault="00000000" w:rsidR="00000000" w:rsidP="00000000" w14:paraId="000001B7">
          <w:pPr>
            <w:ind w:firstLine="0"/>
            <w:jc w:val="center"/>
            <w:rPr>
              <w:sz w:val="20"/>
              <w:szCs w:val="20"/>
              <w:rPrChange w:date="2022-04-27T21:31:15Z" w:author="Vinícius Russi" w:id="1">
                <w:rPr>
                  <w:sz w:val="22"/>
                  <w:szCs w:val="22"/>
                </w:rPr>
              </w:rPrChange>
            </w:rPr>
          </w:pPr>
          <w:sdt>
            <w:sdtPr>
              <w:tag w:val="goog_rdk_2517"/>
            </w:sdtPr>
            <w:sdtContent>
              <w:r w:rsidRPr="00000000" w:rsidDel="00000000" w:rsidR="00000000">
                <w:rPr>
                  <w:b w:val="1"/>
                  <w:sz w:val="20"/>
                  <w:szCs w:val="20"/>
                  <w:rtl w:val="0"/>
                  <w:rPrChange w:date="2022-04-27T21:31:15Z" w:author="Vinícius Russi" w:id="1">
                    <w:rPr>
                      <w:b w:val="1"/>
                      <w:sz w:val="18"/>
                      <w:szCs w:val="18"/>
                    </w:rPr>
                  </w:rPrChange>
                </w:rPr>
                <w:t xml:space="preserve">Figura 13 -</w:t>
              </w:r>
            </w:sdtContent>
          </w:sdt>
          <w:sdt>
            <w:sdtPr>
              <w:tag w:val="goog_rdk_2518"/>
            </w:sdtPr>
            <w:sdtContent>
              <w:r w:rsidRPr="00000000" w:rsidDel="00000000" w:rsidR="00000000">
                <w:rPr>
                  <w:sz w:val="20"/>
                  <w:szCs w:val="20"/>
                  <w:rtl w:val="0"/>
                  <w:rPrChange w:date="2022-04-27T21:31:15Z" w:author="Vinícius Russi" w:id="1">
                    <w:rPr>
                      <w:sz w:val="18"/>
                      <w:szCs w:val="18"/>
                    </w:rPr>
                  </w:rPrChange>
                </w:rPr>
                <w:t xml:space="preserve"> Matriz de correlação entre as variáveis utilizadas na análise de modelos</w:t>
              </w:r>
            </w:sdtContent>
          </w:sdt>
          <w:sdt>
            <w:sdtPr>
              <w:tag w:val="goog_rdk_2519"/>
            </w:sdtPr>
            <w:sdtContent>
              <w:del w:date="2022-04-27T21:54:40Z" w:author="Vinícius Russi" w:id="350"/>
              <w:sdt>
                <w:sdtPr>
                  <w:tag w:val="goog_rdk_2520"/>
                </w:sdtPr>
                <w:sdtContent>
                  <w:del w:date="2022-04-27T21:54:40Z" w:author="Vinícius Russi" w:id="350">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4:40Z" w:author="Vinícius Russi" w:id="350"/>
            </w:sdtContent>
          </w:sdt>
          <w:sdt>
            <w:sdtPr>
              <w:tag w:val="goog_rdk_2521"/>
            </w:sdtPr>
            <w:sdtContent>
              <w:r w:rsidRPr="00000000" w:rsidDel="00000000" w:rsidR="00000000">
                <w:rPr>
                  <w:rtl w:val="0"/>
                </w:rPr>
              </w:r>
            </w:sdtContent>
          </w:sdt>
        </w:p>
      </w:sdtContent>
    </w:sdt>
    <w:sdt>
      <w:sdtPr>
        <w:tag w:val="goog_rdk_2524"/>
      </w:sdtPr>
      <w:sdtContent>
        <w:p w:rsidRPr="00000000" w:rsidDel="00000000" w:rsidRDefault="00000000" w:rsidR="00000000" w:rsidP="00000000" w14:paraId="000001B8">
          <w:pPr>
            <w:spacing w:after="231" w:lineRule="auto"/>
            <w:ind w:left="-15" w:right="65" w:firstLine="0"/>
            <w:rPr>
              <w:rPrChange w:date="2022-04-27T21:31:15Z" w:author="Vinícius Russi" w:id="1">
                <w:rPr>
                  <w:sz w:val="22"/>
                  <w:szCs w:val="22"/>
                </w:rPr>
              </w:rPrChange>
            </w:rPr>
          </w:pPr>
          <w:bookmarkStart w:id="40" w:name="_heading=h.9jr3bnu7kxnp" w:colFirst="0" w:colLast="0"/>
          <w:bookmarkEnd w:id="40"/>
          <w:sdt>
            <w:sdtPr>
              <w:tag w:val="goog_rdk_2523"/>
            </w:sdtPr>
            <w:sdtContent>
              <w:r w:rsidRPr="00000000" w:rsidDel="00000000" w:rsidR="00000000">
                <w:rPr>
                  <w:rtl w:val="0"/>
                </w:rPr>
              </w:r>
            </w:sdtContent>
          </w:sdt>
        </w:p>
      </w:sdtContent>
    </w:sdt>
    <w:sdt>
      <w:sdtPr>
        <w:tag w:val="goog_rdk_2526"/>
      </w:sdtPr>
      <w:sdtContent>
        <w:p w:rsidRPr="00000000" w:rsidDel="00000000" w:rsidRDefault="00000000" w:rsidR="00000000" w:rsidP="00000000" w14:paraId="000001B9">
          <w:pPr>
            <w:pStyle w:val="Heading4"/>
            <w:spacing w:after="231" w:lineRule="auto"/>
            <w:ind w:left="-15" w:right="65" w:firstLine="0"/>
            <w:rPr>
              <w:rPrChange w:date="2022-04-27T21:31:15Z" w:author="Vinícius Russi" w:id="1">
                <w:rPr>
                  <w:sz w:val="22"/>
                  <w:szCs w:val="22"/>
                </w:rPr>
              </w:rPrChange>
            </w:rPr>
          </w:pPr>
          <w:bookmarkStart w:id="41" w:name="_heading=h.bz0669qqwb9j" w:colFirst="0" w:colLast="0"/>
          <w:bookmarkEnd w:id="41"/>
          <w:sdt>
            <w:sdtPr>
              <w:tag w:val="goog_rdk_2525"/>
            </w:sdtPr>
            <w:sdtContent>
              <w:r w:rsidRPr="00000000" w:rsidDel="00000000" w:rsidR="00000000">
                <w:rPr>
                  <w:rtl w:val="0"/>
                  <w:rPrChange w:date="2022-04-27T21:31:15Z" w:author="Vinícius Russi" w:id="1">
                    <w:rPr>
                      <w:sz w:val="22"/>
                      <w:szCs w:val="22"/>
                    </w:rPr>
                  </w:rPrChange>
                </w:rPr>
                <w:t xml:space="preserve">4.2.4. CONFIGURAÇÕES DA ANÁLISE DE MODELOS</w:t>
              </w:r>
            </w:sdtContent>
          </w:sdt>
        </w:p>
      </w:sdtContent>
    </w:sdt>
    <w:sdt>
      <w:sdtPr>
        <w:tag w:val="goog_rdk_2551"/>
      </w:sdtPr>
      <w:sdtContent>
        <w:p w:rsidRPr="00000000" w:rsidDel="00000000" w:rsidRDefault="00000000" w:rsidR="00000000" w:rsidP="00000000" w14:paraId="000001BA">
          <w:pPr>
            <w:ind w:left="0" w:firstLine="0"/>
            <w:rPr>
              <w:rPrChange w:date="2022-04-27T21:31:15Z" w:author="Vinícius Russi" w:id="1">
                <w:rPr>
                  <w:sz w:val="22"/>
                  <w:szCs w:val="22"/>
                </w:rPr>
              </w:rPrChange>
            </w:rPr>
          </w:pPr>
          <w:sdt>
            <w:sdtPr>
              <w:tag w:val="goog_rdk_2527"/>
            </w:sdtPr>
            <w:sdtContent>
              <w:r w:rsidRPr="00000000" w:rsidDel="00000000" w:rsidR="00000000">
                <w:rPr>
                  <w:rtl w:val="0"/>
                  <w:rPrChange w:date="2022-04-27T21:31:15Z" w:author="Vinícius Russi" w:id="1">
                    <w:rPr>
                      <w:sz w:val="22"/>
                      <w:szCs w:val="22"/>
                    </w:rPr>
                  </w:rPrChange>
                </w:rPr>
                <w:tab/>
                <w:t xml:space="preserve">Utilizando a biblioteca </w:t>
              </w:r>
            </w:sdtContent>
          </w:sdt>
          <w:sdt>
            <w:sdtPr>
              <w:tag w:val="goog_rdk_2528"/>
            </w:sdtPr>
            <w:sdtContent>
              <w:del w:date="2022-04-26T14:46:46Z" w:author="Sérgio Henrique" w:id="351"/>
              <w:sdt>
                <w:sdtPr>
                  <w:tag w:val="goog_rdk_2529"/>
                </w:sdtPr>
                <w:sdtContent>
                  <w:del w:date="2022-04-26T14:46:46Z" w:author="Sérgio Henrique" w:id="351">
                    <w:r w:rsidRPr="00000000" w:rsidDel="00000000" w:rsidR="00000000">
                      <w:rPr>
                        <w:rtl w:val="0"/>
                        <w:rPrChange w:date="2022-04-27T21:31:15Z" w:author="Vinícius Russi" w:id="1">
                          <w:rPr>
                            <w:sz w:val="22"/>
                            <w:szCs w:val="22"/>
                          </w:rPr>
                        </w:rPrChange>
                      </w:rPr>
                      <w:delText xml:space="preserve">p</w:delText>
                    </w:r>
                  </w:del>
                </w:sdtContent>
              </w:sdt>
              <w:del w:date="2022-04-26T14:46:46Z" w:author="Sérgio Henrique" w:id="351"/>
            </w:sdtContent>
          </w:sdt>
          <w:sdt>
            <w:sdtPr>
              <w:tag w:val="goog_rdk_2530"/>
            </w:sdtPr>
            <w:sdtContent>
              <w:ins w:date="2022-04-26T14:46:46Z" w:author="Sérgio Henrique" w:id="351"/>
              <w:sdt>
                <w:sdtPr>
                  <w:tag w:val="goog_rdk_2531"/>
                </w:sdtPr>
                <w:sdtContent>
                  <w:ins w:date="2022-04-26T14:46:46Z" w:author="Sérgio Henrique" w:id="351">
                    <w:r w:rsidRPr="00000000" w:rsidDel="00000000" w:rsidR="00000000">
                      <w:rPr>
                        <w:rtl w:val="0"/>
                        <w:rPrChange w:date="2022-04-27T21:31:15Z" w:author="Vinícius Russi" w:id="1">
                          <w:rPr>
                            <w:sz w:val="22"/>
                            <w:szCs w:val="22"/>
                          </w:rPr>
                        </w:rPrChange>
                      </w:rPr>
                      <w:t xml:space="preserve">P</w:t>
                    </w:r>
                  </w:ins>
                </w:sdtContent>
              </w:sdt>
              <w:ins w:date="2022-04-26T14:46:46Z" w:author="Sérgio Henrique" w:id="351"/>
            </w:sdtContent>
          </w:sdt>
          <w:sdt>
            <w:sdtPr>
              <w:tag w:val="goog_rdk_2532"/>
            </w:sdtPr>
            <w:sdtContent>
              <w:r w:rsidRPr="00000000" w:rsidDel="00000000" w:rsidR="00000000">
                <w:rPr>
                  <w:rtl w:val="0"/>
                  <w:rPrChange w:date="2022-04-27T21:31:15Z" w:author="Vinícius Russi" w:id="1">
                    <w:rPr>
                      <w:sz w:val="22"/>
                      <w:szCs w:val="22"/>
                    </w:rPr>
                  </w:rPrChange>
                </w:rPr>
                <w:t xml:space="preserve">ython PyCaret</w:t>
              </w:r>
            </w:sdtContent>
          </w:sdt>
          <w:sdt>
            <w:sdtPr>
              <w:tag w:val="goog_rdk_2533"/>
            </w:sdtPr>
            <w:sdtContent>
              <w:r w:rsidRPr="00000000" w:rsidDel="00000000" w:rsidR="00000000">
                <w:rPr>
                  <w:rtl w:val="0"/>
                  <w:rPrChange w:date="2022-04-27T21:31:15Z" w:author="Vinícius Russi" w:id="1">
                    <w:rPr>
                      <w:sz w:val="22"/>
                      <w:szCs w:val="22"/>
                    </w:rPr>
                  </w:rPrChange>
                </w:rPr>
                <w:t xml:space="preserve">, definiu-se a variável tempo médio para falha com</w:t>
              </w:r>
            </w:sdtContent>
          </w:sdt>
          <w:sdt>
            <w:sdtPr>
              <w:tag w:val="goog_rdk_2534"/>
            </w:sdtPr>
            <w:sdtContent>
              <w:ins w:date="2022-04-26T14:49:55Z" w:author="Sérgio Henrique" w:id="352"/>
              <w:sdt>
                <w:sdtPr>
                  <w:tag w:val="goog_rdk_2535"/>
                </w:sdtPr>
                <w:sdtContent>
                  <w:ins w:date="2022-04-26T14:49:55Z" w:author="Sérgio Henrique" w:id="352">
                    <w:r w:rsidRPr="00000000" w:rsidDel="00000000" w:rsidR="00000000">
                      <w:rPr>
                        <w:rtl w:val="0"/>
                        <w:rPrChange w:date="2022-04-27T21:31:15Z" w:author="Vinícius Russi" w:id="1">
                          <w:rPr>
                            <w:sz w:val="22"/>
                            <w:szCs w:val="22"/>
                          </w:rPr>
                        </w:rPrChange>
                      </w:rPr>
                      <w:t xml:space="preserve">o</w:t>
                    </w:r>
                  </w:ins>
                </w:sdtContent>
              </w:sdt>
              <w:ins w:date="2022-04-26T14:49:55Z" w:author="Sérgio Henrique" w:id="352"/>
            </w:sdtContent>
          </w:sdt>
          <w:sdt>
            <w:sdtPr>
              <w:tag w:val="goog_rdk_2536"/>
            </w:sdtPr>
            <w:sdtContent>
              <w:r w:rsidRPr="00000000" w:rsidDel="00000000" w:rsidR="00000000">
                <w:rPr>
                  <w:rtl w:val="0"/>
                  <w:rPrChange w:date="2022-04-27T21:31:15Z" w:author="Vinícius Russi" w:id="1">
                    <w:rPr>
                      <w:sz w:val="22"/>
                      <w:szCs w:val="22"/>
                    </w:rPr>
                  </w:rPrChange>
                </w:rPr>
                <w:t xml:space="preserve"> variável dependente, e as variáveis horímetro, idade e tempo médio entre manutenções como variáveis independentes</w:t>
              </w:r>
            </w:sdtContent>
          </w:sdt>
          <w:sdt>
            <w:sdtPr>
              <w:tag w:val="goog_rdk_2537"/>
            </w:sdtPr>
            <w:sdtContent>
              <w:del w:date="2022-04-26T14:50:05Z" w:author="Sérgio Henrique" w:id="353"/>
              <w:sdt>
                <w:sdtPr>
                  <w:tag w:val="goog_rdk_2538"/>
                </w:sdtPr>
                <w:sdtContent>
                  <w:del w:date="2022-04-26T14:50:05Z" w:author="Sérgio Henrique" w:id="353">
                    <w:r w:rsidRPr="00000000" w:rsidDel="00000000" w:rsidR="00000000">
                      <w:rPr>
                        <w:rtl w:val="0"/>
                        <w:rPrChange w:date="2022-04-27T21:31:15Z" w:author="Vinícius Russi" w:id="1">
                          <w:rPr>
                            <w:sz w:val="22"/>
                            <w:szCs w:val="22"/>
                          </w:rPr>
                        </w:rPrChange>
                      </w:rPr>
                      <w:delText xml:space="preserve">,</w:delText>
                    </w:r>
                  </w:del>
                </w:sdtContent>
              </w:sdt>
              <w:del w:date="2022-04-26T14:50:05Z" w:author="Sérgio Henrique" w:id="353"/>
            </w:sdtContent>
          </w:sdt>
          <w:sdt>
            <w:sdtPr>
              <w:tag w:val="goog_rdk_2539"/>
            </w:sdtPr>
            <w:sdtContent>
              <w:ins w:date="2022-04-26T14:50:05Z" w:author="Sérgio Henrique" w:id="353"/>
              <w:sdt>
                <w:sdtPr>
                  <w:tag w:val="goog_rdk_2540"/>
                </w:sdtPr>
                <w:sdtContent>
                  <w:ins w:date="2022-04-26T14:50:05Z" w:author="Sérgio Henrique" w:id="353">
                    <w:r w:rsidRPr="00000000" w:rsidDel="00000000" w:rsidR="00000000">
                      <w:rPr>
                        <w:rtl w:val="0"/>
                        <w:rPrChange w:date="2022-04-27T21:31:15Z" w:author="Vinícius Russi" w:id="1">
                          <w:rPr>
                            <w:sz w:val="22"/>
                            <w:szCs w:val="22"/>
                          </w:rPr>
                        </w:rPrChange>
                      </w:rPr>
                      <w:t xml:space="preserve">;</w:t>
                    </w:r>
                  </w:ins>
                </w:sdtContent>
              </w:sdt>
              <w:ins w:date="2022-04-26T14:50:05Z" w:author="Sérgio Henrique" w:id="353"/>
            </w:sdtContent>
          </w:sdt>
          <w:sdt>
            <w:sdtPr>
              <w:tag w:val="goog_rdk_2541"/>
            </w:sdtPr>
            <w:sdtContent>
              <w:r w:rsidRPr="00000000" w:rsidDel="00000000" w:rsidR="00000000">
                <w:rPr>
                  <w:rtl w:val="0"/>
                  <w:rPrChange w:date="2022-04-27T21:31:15Z" w:author="Vinícius Russi" w:id="1">
                    <w:rPr>
                      <w:sz w:val="22"/>
                      <w:szCs w:val="22"/>
                    </w:rPr>
                  </w:rPrChange>
                </w:rPr>
                <w:t xml:space="preserve"> a biblioteca foi configurada para realizar a normalização dos dados. Na figura 14, apresenta</w:t>
              </w:r>
            </w:sdtContent>
          </w:sdt>
          <w:sdt>
            <w:sdtPr>
              <w:tag w:val="goog_rdk_2542"/>
            </w:sdtPr>
            <w:sdtContent>
              <w:ins w:date="2022-04-26T14:50:15Z" w:author="Sérgio Henrique" w:id="354"/>
              <w:sdt>
                <w:sdtPr>
                  <w:tag w:val="goog_rdk_2543"/>
                </w:sdtPr>
                <w:sdtContent>
                  <w:ins w:date="2022-04-26T14:50:15Z" w:author="Sérgio Henrique" w:id="354">
                    <w:r w:rsidRPr="00000000" w:rsidDel="00000000" w:rsidR="00000000">
                      <w:rPr>
                        <w:rtl w:val="0"/>
                        <w:rPrChange w:date="2022-04-27T21:31:15Z" w:author="Vinícius Russi" w:id="1">
                          <w:rPr>
                            <w:sz w:val="22"/>
                            <w:szCs w:val="22"/>
                          </w:rPr>
                        </w:rPrChange>
                      </w:rPr>
                      <w:t xml:space="preserve">m</w:t>
                    </w:r>
                  </w:ins>
                </w:sdtContent>
              </w:sdt>
              <w:ins w:date="2022-04-26T14:50:15Z" w:author="Sérgio Henrique" w:id="354"/>
            </w:sdtContent>
          </w:sdt>
          <w:sdt>
            <w:sdtPr>
              <w:tag w:val="goog_rdk_2544"/>
            </w:sdtPr>
            <w:sdtContent>
              <w:r w:rsidRPr="00000000" w:rsidDel="00000000" w:rsidR="00000000">
                <w:rPr>
                  <w:rtl w:val="0"/>
                  <w:rPrChange w:date="2022-04-27T21:31:15Z" w:author="Vinícius Russi" w:id="1">
                    <w:rPr>
                      <w:sz w:val="22"/>
                      <w:szCs w:val="22"/>
                    </w:rPr>
                  </w:rPrChange>
                </w:rPr>
                <w:t xml:space="preserve">-se as confi</w:t>
              </w:r>
            </w:sdtContent>
          </w:sdt>
          <w:sdt>
            <w:sdtPr>
              <w:tag w:val="goog_rdk_2545"/>
            </w:sdtPr>
            <w:sdtContent/>
          </w:sdt>
          <w:sdt>
            <w:sdtPr>
              <w:tag w:val="goog_rdk_2546"/>
            </w:sdtPr>
            <w:sdtContent>
              <w:r w:rsidRPr="00000000" w:rsidDel="00000000" w:rsidR="00000000">
                <w:rPr>
                  <w:rtl w:val="0"/>
                  <w:rPrChange w:date="2022-04-27T21:31:15Z" w:author="Vinícius Russi" w:id="1">
                    <w:rPr>
                      <w:sz w:val="22"/>
                      <w:szCs w:val="22"/>
                    </w:rPr>
                  </w:rPrChange>
                </w:rPr>
                <w:t xml:space="preserve">gurações gerais da biblioteca, onde é possível evidenciar que não existem dados faltantes, três variávei</w:t>
              </w:r>
              <w:sdt>
                <w:sdtPr>
                  <w:tag w:val="goog_rdk_4112"/>
                </w:sdtPr>
                <w:sdtContent>
                  <w:commentRangeStart w:id="4"/>
                </w:sdtContent>
              </w:sdt>
              <w:r w:rsidRPr="00000000" w:rsidDel="00000000" w:rsidR="00000000">
                <w:rPr>
                  <w:rtl w:val="0"/>
                  <w:rPrChange w:date="2022-04-27T21:31:15Z" w:author="Vinícius Russi" w:id="1">
                    <w:rPr>
                      <w:sz w:val="22"/>
                      <w:szCs w:val="22"/>
                    </w:rPr>
                  </w:rPrChange>
                </w:rPr>
                <w:t xml:space="preserve">s numéricas, três variáveis categóricas, foi definido a proporção de 70%/30% entre conjunto de dados entre treinamento e testes. O número de interações padrão é de 10 e </w:t>
              </w:r>
            </w:sdtContent>
          </w:sdt>
          <w:sdt>
            <w:sdtPr>
              <w:tag w:val="goog_rdk_2547"/>
            </w:sdtPr>
            <w:sdtContent>
              <w:ins w:date="2022-04-26T14:51:16Z" w:author="Sérgio Henrique" w:id="355">
                <w:r w:rsidRPr="00000000" w:rsidDel="00000000" w:rsidR="00000000">
                  <w:rPr>
                    <w:sz w:val="22"/>
                    <w:szCs w:val="22"/>
                  </w:rPr>
                  <w:drawing>
                    <wp:anchor simplePos="0" behindDoc="0" distL="114300" hidden="0" allowOverlap="1" relativeHeight="0" layoutInCell="1" distT="114300" locked="0" distB="114300" distR="114300">
                      <wp:simplePos x="0" y="0"/>
                      <wp:positionH relativeFrom="page">
                        <wp:posOffset>128905</wp:posOffset>
                      </wp:positionH>
                      <wp:positionV relativeFrom="page">
                        <wp:posOffset>3176905</wp:posOffset>
                      </wp:positionV>
                      <wp:extent cx="7235592" cy="2123758"/>
                      <wp:effectExtent b="0" r="0" t="0" l="0"/>
                      <wp:wrapNone/>
                      <wp:docPr name="image13.png" id="1040"/>
                      <a:graphic>
                        <a:graphicData uri="http://schemas.openxmlformats.org/drawingml/2006/picture">
                          <pic:pic>
                            <pic:nvPicPr>
                              <pic:cNvPr name="image13.png" id="0"/>
                              <pic:cNvPicPr preferRelativeResize="0"/>
                            </pic:nvPicPr>
                            <pic:blipFill>
                              <a:blip r:embed="rId29"/>
                              <a:srcRect b="0" r="0" t="0" l="0"/>
                              <a:stretch>
                                <a:fillRect/>
                              </a:stretch>
                            </pic:blipFill>
                            <pic:spPr>
                              <a:xfrm>
                                <a:off x="0" y="0"/>
                                <a:ext cx="7235592" cy="2123758"/>
                              </a:xfrm>
                              <a:prstGeom prst="rect"/>
                              <a:ln/>
                            </pic:spPr>
                          </pic:pic>
                        </a:graphicData>
                      </a:graphic>
                    </wp:anchor>
                  </w:drawing>
                </w:r>
              </w:ins>
            </w:sdtContent>
          </w:sdt>
          <w:sdt>
            <w:sdtPr>
              <w:tag w:val="goog_rdk_2548"/>
            </w:sdtPr>
            <w:sdtContent>
              <w:del w:date="2022-04-26T14:51:16Z" w:author="Sérgio Henrique" w:id="355">
                <w:r w:rsidRPr="00000000" w:rsidDel="00000000" w:rsidR="00000000">
                  <w:rPr>
                    <w:sz w:val="22"/>
                    <w:szCs w:val="22"/>
                  </w:rPr>
                  <w:drawing>
                    <wp:anchor simplePos="0" behindDoc="0" distL="114300" hidden="0" allowOverlap="1" relativeHeight="0" layoutInCell="1" distT="114300" locked="0" distB="114300" distR="114300">
                      <wp:simplePos x="0" y="0"/>
                      <wp:positionH relativeFrom="page">
                        <wp:posOffset>195580</wp:posOffset>
                      </wp:positionH>
                      <wp:positionV relativeFrom="page">
                        <wp:posOffset>2329180</wp:posOffset>
                      </wp:positionV>
                      <wp:extent cx="7235592" cy="2123758"/>
                      <wp:effectExtent b="0" r="0" t="0" l="0"/>
                      <wp:wrapNone/>
                      <wp:docPr name="image13.png" id="1044"/>
                      <a:graphic>
                        <a:graphicData uri="http://schemas.openxmlformats.org/drawingml/2006/picture">
                          <pic:pic>
                            <pic:nvPicPr>
                              <pic:cNvPr name="image13.png" id="0"/>
                              <pic:cNvPicPr preferRelativeResize="0"/>
                            </pic:nvPicPr>
                            <pic:blipFill>
                              <a:blip r:embed="rId29"/>
                              <a:srcRect b="0" r="0" t="0" l="0"/>
                              <a:stretch>
                                <a:fillRect/>
                              </a:stretch>
                            </pic:blipFill>
                            <pic:spPr>
                              <a:xfrm>
                                <a:off x="0" y="0"/>
                                <a:ext cx="7235592" cy="2123758"/>
                              </a:xfrm>
                              <a:prstGeom prst="rect"/>
                              <a:ln/>
                            </pic:spPr>
                          </pic:pic>
                        </a:graphicData>
                      </a:graphic>
                    </wp:anchor>
                  </w:drawing>
                </w:r>
              </w:del>
            </w:sdtContent>
          </w:sdt>
          <w:sdt>
            <w:sdtPr>
              <w:tag w:val="goog_rdk_2549"/>
            </w:sdtPr>
            <w:sdtContent/>
          </w:sdt>
          <w:sdt>
            <w:sdtPr>
              <w:tag w:val="goog_rdk_2550"/>
            </w:sdtPr>
            <w:sdtContent>
              <w:r w:rsidRPr="00000000" w:rsidDel="00000000" w:rsidR="00000000">
                <w:rPr>
                  <w:rtl w:val="0"/>
                  <w:rPrChange w:date="2022-04-27T21:31:15Z" w:author="Vinícius Russi" w:id="1">
                    <w:rPr>
                      <w:sz w:val="22"/>
                      <w:szCs w:val="22"/>
                    </w:rPr>
                  </w:rPrChange>
                </w:rPr>
                <w:t xml:space="preserve">a normalização dos dados se dá por Z-Score.</w:t>
              </w:r>
            </w:sdtContent>
          </w:sdt>
        </w:p>
      </w:sdtContent>
    </w:sdt>
    <w:sdt>
      <w:sdtPr>
        <w:tag w:val="goog_rdk_2553"/>
      </w:sdtPr>
      <w:sdtContent>
        <w:p w:rsidRPr="00000000" w:rsidDel="00000000" w:rsidRDefault="00000000" w:rsidR="00000000" w:rsidP="00000000" w14:paraId="000001BB">
          <w:pPr>
            <w:ind w:left="0" w:firstLine="0"/>
            <w:rPr>
              <w:rPrChange w:date="2022-04-27T21:31:15Z" w:author="Vinícius Russi" w:id="1">
                <w:rPr>
                  <w:sz w:val="22"/>
                  <w:szCs w:val="22"/>
                </w:rPr>
              </w:rPrChange>
            </w:rPr>
          </w:pPr>
          <w:sdt>
            <w:sdtPr>
              <w:tag w:val="goog_rdk_2552"/>
            </w:sdtPr>
            <w:sdtContent>
              <w:r w:rsidRPr="00000000" w:rsidDel="00000000" w:rsidR="00000000">
                <w:rPr>
                  <w:rtl w:val="0"/>
                </w:rPr>
              </w:r>
            </w:sdtContent>
          </w:sdt>
        </w:p>
      </w:sdtContent>
    </w:sdt>
    <w:sdt>
      <w:sdtPr>
        <w:tag w:val="goog_rdk_2557"/>
      </w:sdtPr>
      <w:sdtContent>
        <w:p w:rsidRPr="00000000" w:rsidDel="00000000" w:rsidRDefault="00000000" w:rsidR="00000000" w:rsidP="00000000" w14:paraId="000001BC">
          <w:pPr>
            <w:ind w:left="-1275.5905511811022" w:firstLine="0"/>
            <w:jc w:val="center"/>
            <w:rPr>
              <w:rPrChange w:date="2022-04-27T21:31:15Z" w:author="Vinícius Russi" w:id="1">
                <w:rPr>
                  <w:sz w:val="22"/>
                  <w:szCs w:val="22"/>
                </w:rPr>
              </w:rPrChange>
            </w:rPr>
            <w:pPrChange w:date="2022-04-27T22:07:59Z" w:author="Vinícius Russi" w:id="0">
              <w:pPr>
                <w:ind w:left="0" w:firstLine="0"/>
              </w:pPr>
            </w:pPrChange>
          </w:pPr>
          <w:sdt>
            <w:sdtPr>
              <w:tag w:val="goog_rdk_2555"/>
            </w:sdtPr>
            <w:sdtContent>
              <w:ins w:date="2022-04-27T22:07:59Z" w:author="Vinícius Russi" w:id="356">
                <w:r w:rsidRPr="00000000" w:rsidDel="00000000" w:rsidR="00000000">
                  <w:rPr>
                    <w:sz w:val="22"/>
                    <w:szCs w:val="22"/>
                  </w:rPr>
                  <w:drawing>
                    <wp:inline distL="114300" distT="114300" distB="114300" distR="114300">
                      <wp:extent cx="6897889" cy="2020387"/>
                      <wp:effectExtent b="0" r="0" t="0" l="0"/>
                      <wp:docPr name="image13.png" id="1030"/>
                      <a:graphic>
                        <a:graphicData uri="http://schemas.openxmlformats.org/drawingml/2006/picture">
                          <pic:pic>
                            <pic:nvPicPr>
                              <pic:cNvPr name="image13.png" id="0"/>
                              <pic:cNvPicPr preferRelativeResize="0"/>
                            </pic:nvPicPr>
                            <pic:blipFill>
                              <a:blip r:embed="rId29"/>
                              <a:srcRect b="0" r="0" t="0" l="0"/>
                              <a:stretch>
                                <a:fillRect/>
                              </a:stretch>
                            </pic:blipFill>
                            <pic:spPr>
                              <a:xfrm>
                                <a:off x="0" y="0"/>
                                <a:ext cx="6897889" cy="2020387"/>
                              </a:xfrm>
                              <a:prstGeom prst="rect"/>
                              <a:ln/>
                            </pic:spPr>
                          </pic:pic>
                        </a:graphicData>
                      </a:graphic>
                    </wp:inline>
                  </w:drawing>
                </w:r>
              </w:ins>
            </w:sdtContent>
          </w:sdt>
          <w:sdt>
            <w:sdtPr>
              <w:tag w:val="goog_rdk_2556"/>
            </w:sdtPr>
            <w:sdtContent>
              <w:r w:rsidRPr="00000000" w:rsidDel="00000000" w:rsidR="00000000">
                <w:rPr>
                  <w:rtl w:val="0"/>
                </w:rPr>
              </w:r>
            </w:sdtContent>
          </w:sdt>
        </w:p>
      </w:sdtContent>
    </w:sdt>
    <w:sdt>
      <w:sdtPr>
        <w:tag w:val="goog_rdk_2559"/>
      </w:sdtPr>
      <w:sdtContent>
        <w:p w:rsidRPr="00000000" w:rsidDel="00000000" w:rsidRDefault="00000000" w:rsidR="00000000" w:rsidP="00000000" w14:paraId="000001BD">
          <w:pPr>
            <w:ind w:left="0" w:firstLine="0"/>
            <w:rPr>
              <w:rPrChange w:date="2022-04-27T21:31:15Z" w:author="Vinícius Russi" w:id="1">
                <w:rPr>
                  <w:sz w:val="22"/>
                  <w:szCs w:val="22"/>
                </w:rPr>
              </w:rPrChange>
            </w:rPr>
          </w:pPr>
          <w:sdt>
            <w:sdtPr>
              <w:tag w:val="goog_rdk_2558"/>
            </w:sdtPr>
            <w:sdtContent>
              <w:r w:rsidRPr="00000000" w:rsidDel="00000000" w:rsidR="00000000">
                <w:rPr>
                  <w:rtl w:val="0"/>
                </w:rPr>
              </w:r>
            </w:sdtContent>
          </w:sdt>
        </w:p>
      </w:sdtContent>
    </w:sdt>
    <w:sdt>
      <w:sdtPr>
        <w:tag w:val="goog_rdk_2563"/>
      </w:sdtPr>
      <w:sdtContent>
        <w:p w:rsidRPr="00000000" w:rsidDel="00000000" w:rsidRDefault="00000000" w:rsidR="00000000" w:rsidP="00000000" w14:paraId="000001BE">
          <w:pPr>
            <w:ind w:left="0" w:firstLine="0"/>
            <w:rPr>
              <w:del w:date="2022-04-27T22:08:47Z" w:author="Vinícius Russi" w:id="358"/>
              <w:rPrChange w:date="2022-04-27T21:31:15Z" w:author="Vinícius Russi" w:id="1">
                <w:rPr>
                  <w:sz w:val="22"/>
                  <w:szCs w:val="22"/>
                </w:rPr>
              </w:rPrChange>
            </w:rPr>
          </w:pPr>
          <w:sdt>
            <w:sdtPr>
              <w:tag w:val="goog_rdk_2561"/>
            </w:sdtPr>
            <w:sdtContent>
              <w:del w:date="2022-04-27T22:08:47Z" w:author="Vinícius Russi" w:id="358"/>
              <w:sdt>
                <w:sdtPr>
                  <w:tag w:val="goog_rdk_2562"/>
                </w:sdtPr>
                <w:sdtContent>
                  <w:del w:date="2022-04-27T22:08:47Z" w:author="Vinícius Russi" w:id="358">
                    <w:r w:rsidRPr="00000000" w:rsidDel="00000000" w:rsidR="00000000">
                      <w:rPr>
                        <w:rtl w:val="0"/>
                      </w:rPr>
                    </w:r>
                  </w:del>
                </w:sdtContent>
              </w:sdt>
              <w:del w:date="2022-04-27T22:08:47Z" w:author="Vinícius Russi" w:id="358"/>
            </w:sdtContent>
          </w:sdt>
        </w:p>
      </w:sdtContent>
    </w:sdt>
    <w:sdt>
      <w:sdtPr>
        <w:tag w:val="goog_rdk_2566"/>
      </w:sdtPr>
      <w:sdtContent>
        <w:p w:rsidRPr="00000000" w:rsidDel="00000000" w:rsidRDefault="00000000" w:rsidR="00000000" w:rsidP="00000000" w14:paraId="000001BF">
          <w:pPr>
            <w:ind w:left="0" w:firstLine="0"/>
            <w:rPr>
              <w:del w:date="2022-04-27T22:08:47Z" w:author="Vinícius Russi" w:id="358"/>
              <w:rPrChange w:date="2022-04-27T21:31:15Z" w:author="Vinícius Russi" w:id="1">
                <w:rPr>
                  <w:sz w:val="22"/>
                  <w:szCs w:val="22"/>
                </w:rPr>
              </w:rPrChange>
            </w:rPr>
          </w:pPr>
          <w:sdt>
            <w:sdtPr>
              <w:tag w:val="goog_rdk_2564"/>
            </w:sdtPr>
            <w:sdtContent>
              <w:del w:date="2022-04-27T22:08:47Z" w:author="Vinícius Russi" w:id="358"/>
              <w:sdt>
                <w:sdtPr>
                  <w:tag w:val="goog_rdk_2565"/>
                </w:sdtPr>
                <w:sdtContent>
                  <w:del w:date="2022-04-27T22:08:47Z" w:author="Vinícius Russi" w:id="358">
                    <w:r w:rsidRPr="00000000" w:rsidDel="00000000" w:rsidR="00000000">
                      <w:rPr>
                        <w:rtl w:val="0"/>
                      </w:rPr>
                    </w:r>
                  </w:del>
                </w:sdtContent>
              </w:sdt>
              <w:del w:date="2022-04-27T22:08:47Z" w:author="Vinícius Russi" w:id="358"/>
            </w:sdtContent>
          </w:sdt>
        </w:p>
      </w:sdtContent>
    </w:sdt>
    <w:sdt>
      <w:sdtPr>
        <w:tag w:val="goog_rdk_2569"/>
      </w:sdtPr>
      <w:sdtContent>
        <w:p w:rsidRPr="00000000" w:rsidDel="00000000" w:rsidRDefault="00000000" w:rsidR="00000000" w:rsidP="00000000" w14:paraId="000001C0">
          <w:pPr>
            <w:ind w:left="0" w:firstLine="0"/>
            <w:rPr>
              <w:del w:date="2022-04-27T22:08:47Z" w:author="Vinícius Russi" w:id="358"/>
              <w:rPrChange w:date="2022-04-27T21:31:15Z" w:author="Vinícius Russi" w:id="1">
                <w:rPr>
                  <w:sz w:val="22"/>
                  <w:szCs w:val="22"/>
                </w:rPr>
              </w:rPrChange>
            </w:rPr>
          </w:pPr>
          <w:sdt>
            <w:sdtPr>
              <w:tag w:val="goog_rdk_2567"/>
            </w:sdtPr>
            <w:sdtContent>
              <w:del w:date="2022-04-27T22:08:47Z" w:author="Vinícius Russi" w:id="358"/>
              <w:sdt>
                <w:sdtPr>
                  <w:tag w:val="goog_rdk_2568"/>
                </w:sdtPr>
                <w:sdtContent>
                  <w:del w:date="2022-04-27T22:08:47Z" w:author="Vinícius Russi" w:id="358">
                    <w:r w:rsidRPr="00000000" w:rsidDel="00000000" w:rsidR="00000000">
                      <w:rPr>
                        <w:rtl w:val="0"/>
                      </w:rPr>
                    </w:r>
                  </w:del>
                </w:sdtContent>
              </w:sdt>
              <w:del w:date="2022-04-27T22:08:47Z" w:author="Vinícius Russi" w:id="358"/>
            </w:sdtContent>
          </w:sdt>
        </w:p>
      </w:sdtContent>
    </w:sdt>
    <w:sdt>
      <w:sdtPr>
        <w:tag w:val="goog_rdk_2572"/>
      </w:sdtPr>
      <w:sdtContent>
        <w:p w:rsidRPr="00000000" w:rsidDel="00000000" w:rsidRDefault="00000000" w:rsidR="00000000" w:rsidP="00000000" w14:paraId="000001C1">
          <w:pPr>
            <w:ind w:left="0" w:firstLine="0"/>
            <w:rPr>
              <w:del w:date="2022-04-27T22:08:47Z" w:author="Vinícius Russi" w:id="358"/>
              <w:rPrChange w:date="2022-04-27T21:31:15Z" w:author="Vinícius Russi" w:id="1">
                <w:rPr>
                  <w:sz w:val="22"/>
                  <w:szCs w:val="22"/>
                </w:rPr>
              </w:rPrChange>
            </w:rPr>
          </w:pPr>
          <w:sdt>
            <w:sdtPr>
              <w:tag w:val="goog_rdk_2570"/>
            </w:sdtPr>
            <w:sdtContent>
              <w:del w:date="2022-04-27T22:08:47Z" w:author="Vinícius Russi" w:id="358"/>
              <w:sdt>
                <w:sdtPr>
                  <w:tag w:val="goog_rdk_2571"/>
                </w:sdtPr>
                <w:sdtContent>
                  <w:del w:date="2022-04-27T22:08:47Z" w:author="Vinícius Russi" w:id="358">
                    <w:r w:rsidRPr="00000000" w:rsidDel="00000000" w:rsidR="00000000">
                      <w:rPr>
                        <w:rtl w:val="0"/>
                      </w:rPr>
                    </w:r>
                  </w:del>
                </w:sdtContent>
              </w:sdt>
              <w:del w:date="2022-04-27T22:08:47Z" w:author="Vinícius Russi" w:id="358"/>
            </w:sdtContent>
          </w:sdt>
        </w:p>
      </w:sdtContent>
    </w:sdt>
    <w:sdt>
      <w:sdtPr>
        <w:tag w:val="goog_rdk_2575"/>
      </w:sdtPr>
      <w:sdtContent>
        <w:p w:rsidRPr="00000000" w:rsidDel="00000000" w:rsidRDefault="00000000" w:rsidR="00000000" w:rsidP="00000000" w14:paraId="000001C2">
          <w:pPr>
            <w:ind w:left="0" w:firstLine="0"/>
            <w:rPr>
              <w:del w:date="2022-04-27T22:08:47Z" w:author="Vinícius Russi" w:id="358"/>
              <w:rPrChange w:date="2022-04-27T21:31:15Z" w:author="Vinícius Russi" w:id="1">
                <w:rPr>
                  <w:sz w:val="22"/>
                  <w:szCs w:val="22"/>
                </w:rPr>
              </w:rPrChange>
            </w:rPr>
          </w:pPr>
          <w:sdt>
            <w:sdtPr>
              <w:tag w:val="goog_rdk_2573"/>
            </w:sdtPr>
            <w:sdtContent>
              <w:del w:date="2022-04-27T22:08:47Z" w:author="Vinícius Russi" w:id="358"/>
              <w:sdt>
                <w:sdtPr>
                  <w:tag w:val="goog_rdk_2574"/>
                </w:sdtPr>
                <w:sdtContent>
                  <w:del w:date="2022-04-27T22:08:47Z" w:author="Vinícius Russi" w:id="358">
                    <w:r w:rsidRPr="00000000" w:rsidDel="00000000" w:rsidR="00000000">
                      <w:rPr>
                        <w:rtl w:val="0"/>
                      </w:rPr>
                    </w:r>
                  </w:del>
                </w:sdtContent>
              </w:sdt>
              <w:del w:date="2022-04-27T22:08:47Z" w:author="Vinícius Russi" w:id="358"/>
            </w:sdtContent>
          </w:sdt>
        </w:p>
      </w:sdtContent>
    </w:sdt>
    <w:sdt>
      <w:sdtPr>
        <w:tag w:val="goog_rdk_2578"/>
      </w:sdtPr>
      <w:sdtContent>
        <w:p w:rsidRPr="00000000" w:rsidDel="00000000" w:rsidRDefault="00000000" w:rsidR="00000000" w:rsidP="00000000" w14:paraId="000001C3">
          <w:pPr>
            <w:ind w:left="0" w:firstLine="0"/>
            <w:jc w:val="left"/>
            <w:rPr>
              <w:del w:date="2022-04-27T22:08:47Z" w:author="Vinícius Russi" w:id="358"/>
              <w:rPrChange w:date="2022-04-27T21:31:15Z" w:author="Vinícius Russi" w:id="1">
                <w:rPr>
                  <w:sz w:val="22"/>
                  <w:szCs w:val="22"/>
                </w:rPr>
              </w:rPrChange>
            </w:rPr>
          </w:pPr>
          <w:sdt>
            <w:sdtPr>
              <w:tag w:val="goog_rdk_2576"/>
            </w:sdtPr>
            <w:sdtContent>
              <w:del w:date="2022-04-27T22:08:47Z" w:author="Vinícius Russi" w:id="358"/>
              <w:sdt>
                <w:sdtPr>
                  <w:tag w:val="goog_rdk_2577"/>
                </w:sdtPr>
                <w:sdtContent>
                  <w:del w:date="2022-04-27T22:08:47Z" w:author="Vinícius Russi" w:id="358">
                    <w:r w:rsidRPr="00000000" w:rsidDel="00000000" w:rsidR="00000000">
                      <w:rPr>
                        <w:rtl w:val="0"/>
                      </w:rPr>
                    </w:r>
                  </w:del>
                </w:sdtContent>
              </w:sdt>
              <w:del w:date="2022-04-27T22:08:47Z" w:author="Vinícius Russi" w:id="358"/>
            </w:sdtContent>
          </w:sdt>
        </w:p>
      </w:sdtContent>
    </w:sdt>
    <w:sdt>
      <w:sdtPr>
        <w:tag w:val="goog_rdk_2584"/>
      </w:sdtPr>
      <w:sdtContent>
        <w:p w:rsidRPr="00000000" w:rsidDel="00000000" w:rsidRDefault="00000000" w:rsidR="00000000" w:rsidP="00000000" w14:paraId="000001C4">
          <w:pPr>
            <w:ind w:left="0" w:firstLine="0"/>
            <w:jc w:val="center"/>
            <w:rPr>
              <w:rPrChange w:date="2022-04-27T21:31:15Z" w:author="Vinícius Russi" w:id="1">
                <w:rPr>
                  <w:sz w:val="18"/>
                  <w:szCs w:val="18"/>
                </w:rPr>
              </w:rPrChange>
            </w:rPr>
          </w:pPr>
          <w:sdt>
            <w:sdtPr>
              <w:tag w:val="goog_rdk_2579"/>
            </w:sdtPr>
            <w:sdtContent>
              <w:r w:rsidRPr="00000000" w:rsidDel="00000000" w:rsidR="00000000">
                <w:rPr>
                  <w:b w:val="1"/>
                  <w:sz w:val="20"/>
                  <w:szCs w:val="20"/>
                  <w:rtl w:val="0"/>
                  <w:rPrChange w:date="2022-04-27T21:31:15Z" w:author="Vinícius Russi" w:id="1">
                    <w:rPr>
                      <w:b w:val="1"/>
                      <w:sz w:val="18"/>
                      <w:szCs w:val="18"/>
                    </w:rPr>
                  </w:rPrChange>
                </w:rPr>
                <w:t xml:space="preserve">Figura 14 -</w:t>
              </w:r>
            </w:sdtContent>
          </w:sdt>
          <w:sdt>
            <w:sdtPr>
              <w:tag w:val="goog_rdk_2580"/>
            </w:sdtPr>
            <w:sdtContent>
              <w:r w:rsidRPr="00000000" w:rsidDel="00000000" w:rsidR="00000000">
                <w:rPr>
                  <w:sz w:val="20"/>
                  <w:szCs w:val="20"/>
                  <w:rtl w:val="0"/>
                  <w:rPrChange w:date="2022-04-27T21:31:15Z" w:author="Vinícius Russi" w:id="1">
                    <w:rPr>
                      <w:sz w:val="18"/>
                      <w:szCs w:val="18"/>
                    </w:rPr>
                  </w:rPrChange>
                </w:rPr>
                <w:t xml:space="preserve"> Configuração da análise de modelos utilizando PyCaret</w:t>
              </w:r>
            </w:sdtContent>
          </w:sdt>
          <w:sdt>
            <w:sdtPr>
              <w:tag w:val="goog_rdk_2581"/>
            </w:sdtPr>
            <w:sdtContent>
              <w:del w:date="2022-04-27T22:08:16Z" w:author="Vinícius Russi" w:id="359"/>
              <w:sdt>
                <w:sdtPr>
                  <w:tag w:val="goog_rdk_2582"/>
                </w:sdtPr>
                <w:sdtContent>
                  <w:del w:date="2022-04-27T22:08:16Z" w:author="Vinícius Russi" w:id="359">
                    <w:r w:rsidRPr="00000000" w:rsidDel="00000000" w:rsidR="00000000">
                      <w:rPr>
                        <w:rtl w:val="0"/>
                        <w:rPrChange w:date="2022-04-27T21:31:15Z" w:author="Vinícius Russi" w:id="1">
                          <w:rPr>
                            <w:sz w:val="18"/>
                            <w:szCs w:val="18"/>
                          </w:rPr>
                        </w:rPrChange>
                      </w:rPr>
                      <w:delText xml:space="preserve">.</w:delText>
                    </w:r>
                  </w:del>
                </w:sdtContent>
              </w:sdt>
              <w:del w:date="2022-04-27T22:08:16Z" w:author="Vinícius Russi" w:id="359"/>
            </w:sdtContent>
          </w:sdt>
          <w:sdt>
            <w:sdtPr>
              <w:tag w:val="goog_rdk_2583"/>
            </w:sdtPr>
            <w:sdtContent>
              <w:r w:rsidRPr="00000000" w:rsidDel="00000000" w:rsidR="00000000">
                <w:rPr>
                  <w:rtl w:val="0"/>
                </w:rPr>
              </w:r>
            </w:sdtContent>
          </w:sdt>
        </w:p>
      </w:sdtContent>
    </w:sdt>
    <w:sdt>
      <w:sdtPr>
        <w:tag w:val="goog_rdk_2586"/>
      </w:sdtPr>
      <w:sdtContent>
        <w:p w:rsidRPr="00000000" w:rsidDel="00000000" w:rsidRDefault="00000000" w:rsidR="00000000" w:rsidP="00000000" w14:paraId="000001C5">
          <w:pPr>
            <w:ind w:firstLine="0"/>
            <w:jc w:val="center"/>
            <w:rPr>
              <w:rPrChange w:date="2022-04-27T21:31:15Z" w:author="Vinícius Russi" w:id="1">
                <w:rPr>
                  <w:sz w:val="18"/>
                  <w:szCs w:val="18"/>
                </w:rPr>
              </w:rPrChange>
            </w:rPr>
          </w:pPr>
          <w:sdt>
            <w:sdtPr>
              <w:tag w:val="goog_rdk_2585"/>
            </w:sdtPr>
            <w:sdtContent>
              <w:r w:rsidRPr="00000000" w:rsidDel="00000000" w:rsidR="00000000">
                <w:rPr>
                  <w:rtl w:val="0"/>
                </w:rPr>
              </w:r>
            </w:sdtContent>
          </w:sdt>
        </w:p>
      </w:sdtContent>
    </w:sdt>
    <w:sdt>
      <w:sdtPr>
        <w:tag w:val="goog_rdk_2588"/>
      </w:sdtPr>
      <w:sdtContent>
        <w:p w:rsidRPr="00000000" w:rsidDel="00000000" w:rsidRDefault="00000000" w:rsidR="00000000" w:rsidP="00000000" w14:paraId="000001C6">
          <w:pPr>
            <w:pStyle w:val="Heading4"/>
            <w:ind w:firstLine="0"/>
            <w:rPr>
              <w:rPrChange w:date="2022-04-27T21:31:15Z" w:author="Vinícius Russi" w:id="1">
                <w:rPr>
                  <w:sz w:val="22"/>
                  <w:szCs w:val="22"/>
                </w:rPr>
              </w:rPrChange>
            </w:rPr>
          </w:pPr>
          <w:bookmarkStart w:id="42" w:name="_heading=h.l29vb1ons7kx" w:colFirst="0" w:colLast="0"/>
          <w:bookmarkEnd w:id="42"/>
          <w:sdt>
            <w:sdtPr>
              <w:tag w:val="goog_rdk_2587"/>
            </w:sdtPr>
            <w:sdtContent>
              <w:r w:rsidRPr="00000000" w:rsidDel="00000000" w:rsidR="00000000">
                <w:rPr>
                  <w:rtl w:val="0"/>
                </w:rPr>
              </w:r>
            </w:sdtContent>
          </w:sdt>
        </w:p>
      </w:sdtContent>
    </w:sdt>
    <w:sdt>
      <w:sdtPr>
        <w:tag w:val="goog_rdk_2590"/>
      </w:sdtPr>
      <w:sdtContent>
        <w:p w:rsidRPr="00000000" w:rsidDel="00000000" w:rsidRDefault="00000000" w:rsidR="00000000" w:rsidP="00000000" w14:paraId="000001C7">
          <w:pPr>
            <w:pStyle w:val="Heading4"/>
            <w:ind w:firstLine="0"/>
            <w:rPr>
              <w:rPrChange w:date="2022-04-27T21:31:15Z" w:author="Vinícius Russi" w:id="1">
                <w:rPr>
                  <w:sz w:val="22"/>
                  <w:szCs w:val="22"/>
                </w:rPr>
              </w:rPrChange>
            </w:rPr>
          </w:pPr>
          <w:bookmarkStart w:id="43" w:name="_heading=h.jdsm1fr43c5" w:colFirst="0" w:colLast="0"/>
          <w:bookmarkEnd w:id="43"/>
          <w:sdt>
            <w:sdtPr>
              <w:tag w:val="goog_rdk_2589"/>
            </w:sdtPr>
            <w:sdtContent>
              <w:r w:rsidRPr="00000000" w:rsidDel="00000000" w:rsidR="00000000">
                <w:rPr>
                  <w:rtl w:val="0"/>
                  <w:rPrChange w:date="2022-04-27T21:31:15Z" w:author="Vinícius Russi" w:id="1">
                    <w:rPr>
                      <w:sz w:val="22"/>
                      <w:szCs w:val="22"/>
                    </w:rPr>
                  </w:rPrChange>
                </w:rPr>
                <w:t xml:space="preserve">4.2.5 RESUL</w:t>
              </w:r>
              <w:commentRangeEnd w:id="4"/>
              <w:r>
                <w:rPr>
                  <w:rStyle w:val="CommentReference"/>
                </w:rPr>
                <w:commentReference w:id="4"/>
              </w:r>
              <w:r w:rsidRPr="00000000" w:rsidDel="00000000" w:rsidR="00000000">
                <w:rPr>
                  <w:rtl w:val="0"/>
                  <w:rPrChange w:date="2022-04-27T21:31:15Z" w:author="Vinícius Russi" w:id="1">
                    <w:rPr>
                      <w:sz w:val="22"/>
                      <w:szCs w:val="22"/>
                    </w:rPr>
                  </w:rPrChange>
                </w:rPr>
                <w:t xml:space="preserve">TADO DOS MODELO</w:t>
              </w:r>
              <w:sdt>
                <w:sdtPr>
                  <w:tag w:val="goog_rdk_4109"/>
                </w:sdtPr>
                <w:sdtContent>
                  <w:commentRangeStart w:id="1"/>
                </w:sdtContent>
              </w:sdt>
              <w:r w:rsidRPr="00000000" w:rsidDel="00000000" w:rsidR="00000000">
                <w:rPr>
                  <w:rtl w:val="0"/>
                  <w:rPrChange w:date="2022-04-27T21:31:15Z" w:author="Vinícius Russi" w:id="1">
                    <w:rPr>
                      <w:sz w:val="22"/>
                      <w:szCs w:val="22"/>
                    </w:rPr>
                  </w:rPrChange>
                </w:rPr>
                <w:t xml:space="preserve">S ANALISADOS</w:t>
              </w:r>
            </w:sdtContent>
          </w:sdt>
        </w:p>
      </w:sdtContent>
    </w:sdt>
    <w:sdt>
      <w:sdtPr>
        <w:tag w:val="goog_rdk_2601"/>
      </w:sdtPr>
      <w:sdtContent>
        <w:p w:rsidRPr="00000000" w:rsidDel="00000000" w:rsidRDefault="00000000" w:rsidR="00000000" w:rsidP="00000000" w14:paraId="000001C8">
          <w:pPr>
            <w:rPr>
              <w:rPrChange w:date="2022-04-27T21:31:15Z" w:author="Vinícius Russi" w:id="1">
                <w:rPr>
                  <w:sz w:val="22"/>
                  <w:szCs w:val="22"/>
                </w:rPr>
              </w:rPrChange>
            </w:rPr>
          </w:pPr>
          <w:sdt>
            <w:sdtPr>
              <w:tag w:val="goog_rdk_2591"/>
            </w:sdtPr>
            <w:sdtContent>
              <w:r w:rsidRPr="00000000" w:rsidDel="00000000" w:rsidR="00000000">
                <w:rPr>
                  <w:rtl w:val="0"/>
                  <w:rPrChange w:date="2022-04-27T21:31:15Z" w:author="Vinícius Russi" w:id="1">
                    <w:rPr>
                      <w:sz w:val="22"/>
                      <w:szCs w:val="22"/>
                    </w:rPr>
                  </w:rPrChange>
                </w:rPr>
                <w:t xml:space="preserve">Entre os cinco modelos analis</w:t>
              </w:r>
              <w:commentRangeEnd w:id="1"/>
              <w:r>
                <w:rPr>
                  <w:rStyle w:val="CommentReference"/>
                </w:rPr>
                <w:commentReference w:id="1"/>
              </w:r>
              <w:r w:rsidRPr="00000000" w:rsidDel="00000000" w:rsidR="00000000">
                <w:rPr>
                  <w:rtl w:val="0"/>
                  <w:rPrChange w:date="2022-04-27T21:31:15Z" w:author="Vinícius Russi" w:id="1">
                    <w:rPr>
                      <w:sz w:val="22"/>
                      <w:szCs w:val="22"/>
                    </w:rPr>
                  </w:rPrChange>
                </w:rPr>
                <w:t xml:space="preserve">ados, o </w:t>
              </w:r>
            </w:sdtContent>
          </w:sdt>
          <w:sdt>
            <w:sdtPr>
              <w:tag w:val="goog_rdk_2592"/>
            </w:sdtPr>
            <w:sdtContent>
              <w:del w:date="2022-04-27T01:04:29Z" w:author="Sérgio Henrique" w:id="360"/>
              <w:sdt>
                <w:sdtPr>
                  <w:tag w:val="goog_rdk_2593"/>
                </w:sdtPr>
                <w:sdtContent>
                  <w:del w:date="2022-04-27T01:04:29Z" w:author="Sérgio Henrique" w:id="360">
                    <w:r w:rsidRPr="00000000" w:rsidDel="00000000" w:rsidR="00000000">
                      <w:rPr>
                        <w:rtl w:val="0"/>
                        <w:rPrChange w:date="2022-04-27T21:31:15Z" w:author="Vinícius Russi" w:id="1">
                          <w:rPr>
                            <w:sz w:val="22"/>
                            <w:szCs w:val="22"/>
                          </w:rPr>
                        </w:rPrChange>
                      </w:rPr>
                      <w:delText xml:space="preserve">modelo </w:delText>
                    </w:r>
                  </w:del>
                </w:sdtContent>
              </w:sdt>
              <w:del w:date="2022-04-27T01:04:29Z" w:author="Sérgio Henrique" w:id="360"/>
            </w:sdtContent>
          </w:sdt>
          <w:sdt>
            <w:sdtPr>
              <w:tag w:val="goog_rdk_2594"/>
            </w:sdtPr>
            <w:sdtContent>
              <w:r w:rsidRPr="00000000" w:rsidDel="00000000" w:rsidR="00000000">
                <w:rPr>
                  <w:rtl w:val="0"/>
                  <w:rPrChange w:date="2022-04-27T21:31:15Z" w:author="Vinícius Russi" w:id="1">
                    <w:rPr>
                      <w:sz w:val="22"/>
                      <w:szCs w:val="22"/>
                    </w:rPr>
                  </w:rPrChange>
                </w:rPr>
                <w:t xml:space="preserve">que apresentou o melhor resultado</w:t>
              </w:r>
            </w:sdtContent>
          </w:sdt>
          <w:sdt>
            <w:sdtPr>
              <w:tag w:val="goog_rdk_2595"/>
            </w:sdtPr>
            <w:sdtContent>
              <w:ins w:date="2022-04-26T14:51:36Z" w:author="Sérgio Henrique" w:id="361"/>
              <w:sdt>
                <w:sdtPr>
                  <w:tag w:val="goog_rdk_2596"/>
                </w:sdtPr>
                <w:sdtContent>
                  <w:ins w:date="2022-04-26T14:51:36Z" w:author="Sérgio Henrique" w:id="361">
                    <w:r w:rsidRPr="00000000" w:rsidDel="00000000" w:rsidR="00000000">
                      <w:rPr>
                        <w:rtl w:val="0"/>
                        <w:rPrChange w:date="2022-04-27T21:31:15Z" w:author="Vinícius Russi" w:id="1">
                          <w:rPr>
                            <w:sz w:val="22"/>
                            <w:szCs w:val="22"/>
                          </w:rPr>
                        </w:rPrChange>
                      </w:rPr>
                      <w:t xml:space="preserve">,</w:t>
                    </w:r>
                  </w:ins>
                </w:sdtContent>
              </w:sdt>
              <w:ins w:date="2022-04-26T14:51:36Z" w:author="Sérgio Henrique" w:id="361"/>
            </w:sdtContent>
          </w:sdt>
          <w:sdt>
            <w:sdtPr>
              <w:tag w:val="goog_rdk_2597"/>
            </w:sdtPr>
            <w:sdtContent>
              <w:r w:rsidRPr="00000000" w:rsidDel="00000000" w:rsidR="00000000">
                <w:rPr>
                  <w:rtl w:val="0"/>
                  <w:rPrChange w:date="2022-04-27T21:31:15Z" w:author="Vinícius Russi" w:id="1">
                    <w:rPr>
                      <w:sz w:val="22"/>
                      <w:szCs w:val="22"/>
                    </w:rPr>
                  </w:rPrChange>
                </w:rPr>
                <w:t xml:space="preserve"> considerando as métricas de sucesso definidas anteriormente</w:t>
              </w:r>
            </w:sdtContent>
          </w:sdt>
          <w:sdt>
            <w:sdtPr>
              <w:tag w:val="goog_rdk_2598"/>
            </w:sdtPr>
            <w:sdtContent>
              <w:ins w:date="2022-04-26T14:51:39Z" w:author="Sérgio Henrique" w:id="362"/>
              <w:sdt>
                <w:sdtPr>
                  <w:tag w:val="goog_rdk_2599"/>
                </w:sdtPr>
                <w:sdtContent>
                  <w:ins w:date="2022-04-26T14:51:39Z" w:author="Sérgio Henrique" w:id="362">
                    <w:r w:rsidRPr="00000000" w:rsidDel="00000000" w:rsidR="00000000">
                      <w:rPr>
                        <w:rtl w:val="0"/>
                        <w:rPrChange w:date="2022-04-27T21:31:15Z" w:author="Vinícius Russi" w:id="1">
                          <w:rPr>
                            <w:sz w:val="22"/>
                            <w:szCs w:val="22"/>
                          </w:rPr>
                        </w:rPrChange>
                      </w:rPr>
                      <w:t xml:space="preserve">,</w:t>
                    </w:r>
                  </w:ins>
                </w:sdtContent>
              </w:sdt>
              <w:ins w:date="2022-04-26T14:51:39Z" w:author="Sérgio Henrique" w:id="362"/>
            </w:sdtContent>
          </w:sdt>
          <w:sdt>
            <w:sdtPr>
              <w:tag w:val="goog_rdk_2600"/>
            </w:sdtPr>
            <w:sdtContent>
              <w:r w:rsidRPr="00000000" w:rsidDel="00000000" w:rsidR="00000000">
                <w:rPr>
                  <w:rtl w:val="0"/>
                  <w:rPrChange w:date="2022-04-27T21:31:15Z" w:author="Vinícius Russi" w:id="1">
                    <w:rPr>
                      <w:sz w:val="22"/>
                      <w:szCs w:val="22"/>
                    </w:rPr>
                  </w:rPrChange>
                </w:rPr>
                <w:t xml:space="preserve"> foi o modelo de regressão de floresta aleatória (Figura 15).</w:t>
              </w:r>
            </w:sdtContent>
          </w:sdt>
        </w:p>
      </w:sdtContent>
    </w:sdt>
    <w:sdt>
      <w:sdtPr>
        <w:tag w:val="goog_rdk_2603"/>
      </w:sdtPr>
      <w:sdtContent>
        <w:p w:rsidRPr="00000000" w:rsidDel="00000000" w:rsidRDefault="00000000" w:rsidR="00000000" w:rsidP="00000000" w14:paraId="000001C9">
          <w:pPr>
            <w:ind w:left="0" w:firstLine="0"/>
            <w:jc w:val="left"/>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5579435" cy="1397000"/>
                <wp:effectExtent b="0" r="0" t="0" l="0"/>
                <wp:docPr name="image23.png" id="1055"/>
                <a:graphic>
                  <a:graphicData uri="http://schemas.openxmlformats.org/drawingml/2006/picture">
                    <pic:pic>
                      <pic:nvPicPr>
                        <pic:cNvPr name="image23.png" id="0"/>
                        <pic:cNvPicPr preferRelativeResize="0"/>
                      </pic:nvPicPr>
                      <pic:blipFill>
                        <a:blip r:embed="rId30"/>
                        <a:srcRect b="0" r="0" t="0" l="0"/>
                        <a:stretch>
                          <a:fillRect/>
                        </a:stretch>
                      </pic:blipFill>
                      <pic:spPr>
                        <a:xfrm>
                          <a:off x="0" y="0"/>
                          <a:ext cx="5579435" cy="1397000"/>
                        </a:xfrm>
                        <a:prstGeom prst="rect"/>
                        <a:ln/>
                      </pic:spPr>
                    </pic:pic>
                  </a:graphicData>
                </a:graphic>
              </wp:inline>
            </w:drawing>
          </w:r>
          <w:sdt>
            <w:sdtPr>
              <w:tag w:val="goog_rdk_2602"/>
            </w:sdtPr>
            <w:sdtContent>
              <w:r w:rsidRPr="00000000" w:rsidDel="00000000" w:rsidR="00000000">
                <w:rPr>
                  <w:rtl w:val="0"/>
                </w:rPr>
              </w:r>
            </w:sdtContent>
          </w:sdt>
        </w:p>
      </w:sdtContent>
    </w:sdt>
    <w:sdt>
      <w:sdtPr>
        <w:tag w:val="goog_rdk_2609"/>
      </w:sdtPr>
      <w:sdtContent>
        <w:p w:rsidRPr="00000000" w:rsidDel="00000000" w:rsidRDefault="00000000" w:rsidR="00000000" w:rsidP="00000000" w14:paraId="000001CA">
          <w:pPr>
            <w:ind w:firstLine="0"/>
            <w:jc w:val="center"/>
            <w:rPr>
              <w:sz w:val="20"/>
              <w:szCs w:val="20"/>
              <w:rPrChange w:date="2022-04-27T21:31:15Z" w:author="Vinícius Russi" w:id="1">
                <w:rPr>
                  <w:sz w:val="18"/>
                  <w:szCs w:val="18"/>
                </w:rPr>
              </w:rPrChange>
            </w:rPr>
          </w:pPr>
          <w:sdt>
            <w:sdtPr>
              <w:tag w:val="goog_rdk_2604"/>
            </w:sdtPr>
            <w:sdtContent>
              <w:r w:rsidRPr="00000000" w:rsidDel="00000000" w:rsidR="00000000">
                <w:rPr>
                  <w:b w:val="1"/>
                  <w:sz w:val="20"/>
                  <w:szCs w:val="20"/>
                  <w:rtl w:val="0"/>
                  <w:rPrChange w:date="2022-04-27T21:31:15Z" w:author="Vinícius Russi" w:id="1">
                    <w:rPr>
                      <w:b w:val="1"/>
                      <w:sz w:val="18"/>
                      <w:szCs w:val="18"/>
                    </w:rPr>
                  </w:rPrChange>
                </w:rPr>
                <w:t xml:space="preserve">Figura 15 -</w:t>
              </w:r>
            </w:sdtContent>
          </w:sdt>
          <w:sdt>
            <w:sdtPr>
              <w:tag w:val="goog_rdk_2605"/>
            </w:sdtPr>
            <w:sdtContent>
              <w:r w:rsidRPr="00000000" w:rsidDel="00000000" w:rsidR="00000000">
                <w:rPr>
                  <w:sz w:val="20"/>
                  <w:szCs w:val="20"/>
                  <w:rtl w:val="0"/>
                  <w:rPrChange w:date="2022-04-27T21:31:15Z" w:author="Vinícius Russi" w:id="1">
                    <w:rPr>
                      <w:sz w:val="18"/>
                      <w:szCs w:val="18"/>
                    </w:rPr>
                  </w:rPrChange>
                </w:rPr>
                <w:t xml:space="preserve"> Resultado dos modelos analisados</w:t>
              </w:r>
            </w:sdtContent>
          </w:sdt>
          <w:sdt>
            <w:sdtPr>
              <w:tag w:val="goog_rdk_2606"/>
            </w:sdtPr>
            <w:sdtContent>
              <w:del w:date="2022-04-27T21:54:25Z" w:author="Vinícius Russi" w:id="363"/>
              <w:sdt>
                <w:sdtPr>
                  <w:tag w:val="goog_rdk_2607"/>
                </w:sdtPr>
                <w:sdtContent>
                  <w:del w:date="2022-04-27T21:54:25Z" w:author="Vinícius Russi" w:id="363">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4:25Z" w:author="Vinícius Russi" w:id="363"/>
            </w:sdtContent>
          </w:sdt>
          <w:sdt>
            <w:sdtPr>
              <w:tag w:val="goog_rdk_2608"/>
            </w:sdtPr>
            <w:sdtContent>
              <w:r w:rsidRPr="00000000" w:rsidDel="00000000" w:rsidR="00000000">
                <w:rPr>
                  <w:rtl w:val="0"/>
                </w:rPr>
              </w:r>
            </w:sdtContent>
          </w:sdt>
        </w:p>
      </w:sdtContent>
    </w:sdt>
    <w:sdt>
      <w:sdtPr>
        <w:tag w:val="goog_rdk_2611"/>
      </w:sdtPr>
      <w:sdtContent>
        <w:p w:rsidRPr="00000000" w:rsidDel="00000000" w:rsidRDefault="00000000" w:rsidR="00000000" w:rsidP="00000000" w14:paraId="000001CB">
          <w:pPr>
            <w:rPr>
              <w:rPrChange w:date="2022-04-27T21:31:15Z" w:author="Vinícius Russi" w:id="1">
                <w:rPr>
                  <w:sz w:val="22"/>
                  <w:szCs w:val="22"/>
                </w:rPr>
              </w:rPrChange>
            </w:rPr>
          </w:pPr>
          <w:sdt>
            <w:sdtPr>
              <w:tag w:val="goog_rdk_2610"/>
            </w:sdtPr>
            <w:sdtContent>
              <w:r w:rsidRPr="00000000" w:rsidDel="00000000" w:rsidR="00000000">
                <w:rPr>
                  <w:rtl w:val="0"/>
                </w:rPr>
              </w:r>
            </w:sdtContent>
          </w:sdt>
        </w:p>
      </w:sdtContent>
    </w:sdt>
    <w:sdt>
      <w:sdtPr>
        <w:tag w:val="goog_rdk_2635"/>
      </w:sdtPr>
      <w:sdtContent>
        <w:p w:rsidRPr="00000000" w:rsidDel="00000000" w:rsidRDefault="00000000" w:rsidR="00000000" w:rsidP="00000000" w14:paraId="000001CC">
          <w:pPr>
            <w:rPr>
              <w:rPrChange w:date="2022-04-27T21:31:15Z" w:author="Vinícius Russi" w:id="1">
                <w:rPr>
                  <w:sz w:val="22"/>
                  <w:szCs w:val="22"/>
                </w:rPr>
              </w:rPrChange>
            </w:rPr>
          </w:pPr>
          <w:sdt>
            <w:sdtPr>
              <w:tag w:val="goog_rdk_2612"/>
            </w:sdtPr>
            <w:sdtContent>
              <w:r w:rsidRPr="00000000" w:rsidDel="00000000" w:rsidR="00000000">
                <w:rPr>
                  <w:rtl w:val="0"/>
                  <w:rPrChange w:date="2022-04-27T21:31:15Z" w:author="Vinícius Russi" w:id="1">
                    <w:rPr>
                      <w:sz w:val="22"/>
                      <w:szCs w:val="22"/>
                    </w:rPr>
                  </w:rPrChange>
                </w:rPr>
                <w:t xml:space="preserve">O modelo de floresta aleatória obteve erro absoluto médio de 97.83 horas e o erro quadrático médio de 22723,76, mesmo sendo o melhor resultado entre os modelos analisados. Fica evidente que o resultado é fraco para o objetivo de predizer o tempo médio para falha</w:t>
              </w:r>
            </w:sdtContent>
          </w:sdt>
          <w:sdt>
            <w:sdtPr>
              <w:tag w:val="goog_rdk_2613"/>
            </w:sdtPr>
            <w:sdtContent>
              <w:ins w:date="2022-04-27T01:04:53Z" w:author="Sérgio Henrique" w:id="364"/>
              <w:sdt>
                <w:sdtPr>
                  <w:tag w:val="goog_rdk_2614"/>
                </w:sdtPr>
                <w:sdtContent>
                  <w:ins w:date="2022-04-27T01:04:53Z" w:author="Sérgio Henrique" w:id="364">
                    <w:r w:rsidRPr="00000000" w:rsidDel="00000000" w:rsidR="00000000">
                      <w:rPr>
                        <w:rtl w:val="0"/>
                        <w:rPrChange w:date="2022-04-27T21:31:15Z" w:author="Vinícius Russi" w:id="1">
                          <w:rPr>
                            <w:sz w:val="22"/>
                            <w:szCs w:val="22"/>
                          </w:rPr>
                        </w:rPrChange>
                      </w:rPr>
                      <w:t xml:space="preserve">,</w:t>
                    </w:r>
                  </w:ins>
                </w:sdtContent>
              </w:sdt>
              <w:ins w:date="2022-04-27T01:04:53Z" w:author="Sérgio Henrique" w:id="364"/>
            </w:sdtContent>
          </w:sdt>
          <w:sdt>
            <w:sdtPr>
              <w:tag w:val="goog_rdk_2615"/>
            </w:sdtPr>
            <w:sdtContent>
              <w:r w:rsidRPr="00000000" w:rsidDel="00000000" w:rsidR="00000000">
                <w:rPr>
                  <w:rtl w:val="0"/>
                  <w:rPrChange w:date="2022-04-27T21:31:15Z" w:author="Vinícius Russi" w:id="1">
                    <w:rPr>
                      <w:sz w:val="22"/>
                      <w:szCs w:val="22"/>
                    </w:rPr>
                  </w:rPrChange>
                </w:rPr>
                <w:t xml:space="preserve"> tanto no modelo de floresta aleatóri</w:t>
              </w:r>
            </w:sdtContent>
          </w:sdt>
          <w:sdt>
            <w:sdtPr>
              <w:tag w:val="goog_rdk_2616"/>
            </w:sdtPr>
            <w:sdtContent>
              <w:del w:date="2022-04-26T14:51:50Z" w:author="Sérgio Henrique" w:id="365"/>
              <w:sdt>
                <w:sdtPr>
                  <w:tag w:val="goog_rdk_2617"/>
                </w:sdtPr>
                <w:sdtContent>
                  <w:del w:date="2022-04-26T14:51:50Z" w:author="Sérgio Henrique" w:id="365">
                    <w:r w:rsidRPr="00000000" w:rsidDel="00000000" w:rsidR="00000000">
                      <w:rPr>
                        <w:rtl w:val="0"/>
                        <w:rPrChange w:date="2022-04-27T21:31:15Z" w:author="Vinícius Russi" w:id="1">
                          <w:rPr>
                            <w:sz w:val="22"/>
                            <w:szCs w:val="22"/>
                          </w:rPr>
                        </w:rPrChange>
                      </w:rPr>
                      <w:delText xml:space="preserve"> </w:delText>
                    </w:r>
                  </w:del>
                </w:sdtContent>
              </w:sdt>
              <w:del w:date="2022-04-26T14:51:50Z" w:author="Sérgio Henrique" w:id="365"/>
            </w:sdtContent>
          </w:sdt>
          <w:sdt>
            <w:sdtPr>
              <w:tag w:val="goog_rdk_2618"/>
            </w:sdtPr>
            <w:sdtContent>
              <w:r w:rsidRPr="00000000" w:rsidDel="00000000" w:rsidR="00000000">
                <w:rPr>
                  <w:rtl w:val="0"/>
                  <w:rPrChange w:date="2022-04-27T21:31:15Z" w:author="Vinícius Russi" w:id="1">
                    <w:rPr>
                      <w:sz w:val="22"/>
                      <w:szCs w:val="22"/>
                    </w:rPr>
                  </w:rPrChange>
                </w:rPr>
                <w:t xml:space="preserve">a, quanto em todos os outros aqui analisados</w:t>
              </w:r>
            </w:sdtContent>
          </w:sdt>
          <w:sdt>
            <w:sdtPr>
              <w:tag w:val="goog_rdk_2619"/>
            </w:sdtPr>
            <w:sdtContent>
              <w:del w:date="2022-04-27T01:05:44Z" w:author="Sérgio Henrique" w:id="366"/>
              <w:sdt>
                <w:sdtPr>
                  <w:tag w:val="goog_rdk_2620"/>
                </w:sdtPr>
                <w:sdtContent>
                  <w:del w:date="2022-04-27T01:05:44Z" w:author="Sérgio Henrique" w:id="366">
                    <w:r w:rsidRPr="00000000" w:rsidDel="00000000" w:rsidR="00000000">
                      <w:rPr>
                        <w:rtl w:val="0"/>
                        <w:rPrChange w:date="2022-04-27T21:31:15Z" w:author="Vinícius Russi" w:id="1">
                          <w:rPr>
                            <w:sz w:val="22"/>
                            <w:szCs w:val="22"/>
                          </w:rPr>
                        </w:rPrChange>
                      </w:rPr>
                      <w:delText xml:space="preserve">.</w:delText>
                    </w:r>
                  </w:del>
                </w:sdtContent>
              </w:sdt>
              <w:del w:date="2022-04-27T01:05:44Z" w:author="Sérgio Henrique" w:id="366"/>
            </w:sdtContent>
          </w:sdt>
          <w:sdt>
            <w:sdtPr>
              <w:tag w:val="goog_rdk_2621"/>
            </w:sdtPr>
            <w:sdtContent>
              <w:ins w:date="2022-04-27T01:05:44Z" w:author="Sérgio Henrique" w:id="366"/>
              <w:sdt>
                <w:sdtPr>
                  <w:tag w:val="goog_rdk_2622"/>
                </w:sdtPr>
                <w:sdtContent>
                  <w:ins w:date="2022-04-27T01:05:44Z" w:author="Sérgio Henrique" w:id="366">
                    <w:r w:rsidRPr="00000000" w:rsidDel="00000000" w:rsidR="00000000">
                      <w:rPr>
                        <w:rtl w:val="0"/>
                        <w:rPrChange w:date="2022-04-27T21:31:15Z" w:author="Vinícius Russi" w:id="1">
                          <w:rPr>
                            <w:sz w:val="22"/>
                            <w:szCs w:val="22"/>
                          </w:rPr>
                        </w:rPrChange>
                      </w:rPr>
                      <w:t xml:space="preserve">,</w:t>
                    </w:r>
                  </w:ins>
                </w:sdtContent>
              </w:sdt>
              <w:ins w:date="2022-04-27T01:05:44Z" w:author="Sérgio Henrique" w:id="366"/>
            </w:sdtContent>
          </w:sdt>
          <w:sdt>
            <w:sdtPr>
              <w:tag w:val="goog_rdk_2623"/>
            </w:sdtPr>
            <w:sdtContent>
              <w:r w:rsidRPr="00000000" w:rsidDel="00000000" w:rsidR="00000000">
                <w:rPr>
                  <w:rtl w:val="0"/>
                  <w:rPrChange w:date="2022-04-27T21:31:15Z" w:author="Vinícius Russi" w:id="1">
                    <w:rPr>
                      <w:sz w:val="22"/>
                      <w:szCs w:val="22"/>
                    </w:rPr>
                  </w:rPrChange>
                </w:rPr>
                <w:t xml:space="preserve"> </w:t>
              </w:r>
            </w:sdtContent>
          </w:sdt>
          <w:sdt>
            <w:sdtPr>
              <w:tag w:val="goog_rdk_2624"/>
            </w:sdtPr>
            <w:sdtContent>
              <w:del w:date="2022-04-27T01:05:46Z" w:author="Sérgio Henrique" w:id="367"/>
              <w:sdt>
                <w:sdtPr>
                  <w:tag w:val="goog_rdk_2625"/>
                </w:sdtPr>
                <w:sdtContent>
                  <w:del w:date="2022-04-27T01:05:46Z" w:author="Sérgio Henrique" w:id="367">
                    <w:r w:rsidRPr="00000000" w:rsidDel="00000000" w:rsidR="00000000">
                      <w:rPr>
                        <w:rtl w:val="0"/>
                        <w:rPrChange w:date="2022-04-27T21:31:15Z" w:author="Vinícius Russi" w:id="1">
                          <w:rPr>
                            <w:sz w:val="22"/>
                            <w:szCs w:val="22"/>
                          </w:rPr>
                        </w:rPrChange>
                      </w:rPr>
                      <w:delText xml:space="preserve">Uma vez</w:delText>
                    </w:r>
                  </w:del>
                </w:sdtContent>
              </w:sdt>
              <w:del w:date="2022-04-27T01:05:46Z" w:author="Sérgio Henrique" w:id="367"/>
            </w:sdtContent>
          </w:sdt>
          <w:sdt>
            <w:sdtPr>
              <w:tag w:val="goog_rdk_2626"/>
            </w:sdtPr>
            <w:sdtContent>
              <w:ins w:date="2022-04-27T01:05:46Z" w:author="Sérgio Henrique" w:id="367"/>
              <w:sdt>
                <w:sdtPr>
                  <w:tag w:val="goog_rdk_2627"/>
                </w:sdtPr>
                <w:sdtContent>
                  <w:ins w:date="2022-04-27T01:05:46Z" w:author="Sérgio Henrique" w:id="367">
                    <w:r w:rsidRPr="00000000" w:rsidDel="00000000" w:rsidR="00000000">
                      <w:rPr>
                        <w:rtl w:val="0"/>
                        <w:rPrChange w:date="2022-04-27T21:31:15Z" w:author="Vinícius Russi" w:id="1">
                          <w:rPr>
                            <w:sz w:val="22"/>
                            <w:szCs w:val="22"/>
                          </w:rPr>
                        </w:rPrChange>
                      </w:rPr>
                      <w:t xml:space="preserve">haja vista</w:t>
                    </w:r>
                  </w:ins>
                </w:sdtContent>
              </w:sdt>
              <w:ins w:date="2022-04-27T01:05:46Z" w:author="Sérgio Henrique" w:id="367"/>
            </w:sdtContent>
          </w:sdt>
          <w:sdt>
            <w:sdtPr>
              <w:tag w:val="goog_rdk_2628"/>
            </w:sdtPr>
            <w:sdtContent>
              <w:r w:rsidRPr="00000000" w:rsidDel="00000000" w:rsidR="00000000">
                <w:rPr>
                  <w:rtl w:val="0"/>
                  <w:rPrChange w:date="2022-04-27T21:31:15Z" w:author="Vinícius Russi" w:id="1">
                    <w:rPr>
                      <w:sz w:val="22"/>
                      <w:szCs w:val="22"/>
                    </w:rPr>
                  </w:rPrChange>
                </w:rPr>
                <w:t xml:space="preserve"> que um erro médio de 97 horas</w:t>
              </w:r>
            </w:sdtContent>
          </w:sdt>
          <w:sdt>
            <w:sdtPr>
              <w:tag w:val="goog_rdk_2629"/>
            </w:sdtPr>
            <w:sdtContent>
              <w:ins w:date="2022-04-27T01:05:14Z" w:author="Sérgio Henrique" w:id="368"/>
              <w:sdt>
                <w:sdtPr>
                  <w:tag w:val="goog_rdk_2630"/>
                </w:sdtPr>
                <w:sdtContent>
                  <w:ins w:date="2022-04-27T01:05:14Z" w:author="Sérgio Henrique" w:id="368">
                    <w:r w:rsidRPr="00000000" w:rsidDel="00000000" w:rsidR="00000000">
                      <w:rPr>
                        <w:rtl w:val="0"/>
                        <w:rPrChange w:date="2022-04-27T21:31:15Z" w:author="Vinícius Russi" w:id="1">
                          <w:rPr>
                            <w:sz w:val="22"/>
                            <w:szCs w:val="22"/>
                          </w:rPr>
                        </w:rPrChange>
                      </w:rPr>
                      <w:t xml:space="preserve">,</w:t>
                    </w:r>
                  </w:ins>
                </w:sdtContent>
              </w:sdt>
              <w:ins w:date="2022-04-27T01:05:14Z" w:author="Sérgio Henrique" w:id="368"/>
            </w:sdtContent>
          </w:sdt>
          <w:sdt>
            <w:sdtPr>
              <w:tag w:val="goog_rdk_2631"/>
            </w:sdtPr>
            <w:sdtContent>
              <w:r w:rsidRPr="00000000" w:rsidDel="00000000" w:rsidR="00000000">
                <w:rPr>
                  <w:rtl w:val="0"/>
                  <w:rPrChange w:date="2022-04-27T21:31:15Z" w:author="Vinícius Russi" w:id="1">
                    <w:rPr>
                      <w:sz w:val="22"/>
                      <w:szCs w:val="22"/>
                    </w:rPr>
                  </w:rPrChange>
                </w:rPr>
                <w:t xml:space="preserve"> entre estimado e real, não configura um erro aceitável para os padrões do negócio. O coeficiente de correlação</w:t>
              </w:r>
            </w:sdtContent>
          </w:sdt>
          <w:sdt>
            <w:sdtPr>
              <w:tag w:val="goog_rdk_2632"/>
            </w:sdtPr>
            <w:sdtContent>
              <w:ins w:date="2022-04-27T01:05:58Z" w:author="Sérgio Henrique" w:id="369"/>
              <w:sdt>
                <w:sdtPr>
                  <w:tag w:val="goog_rdk_2633"/>
                </w:sdtPr>
                <w:sdtContent>
                  <w:ins w:date="2022-04-27T01:05:58Z" w:author="Sérgio Henrique" w:id="369">
                    <w:r w:rsidRPr="00000000" w:rsidDel="00000000" w:rsidR="00000000">
                      <w:rPr>
                        <w:rtl w:val="0"/>
                        <w:rPrChange w:date="2022-04-27T21:31:15Z" w:author="Vinícius Russi" w:id="1">
                          <w:rPr>
                            <w:sz w:val="22"/>
                            <w:szCs w:val="22"/>
                          </w:rPr>
                        </w:rPrChange>
                      </w:rPr>
                      <w:t xml:space="preserve">,</w:t>
                    </w:r>
                  </w:ins>
                </w:sdtContent>
              </w:sdt>
              <w:ins w:date="2022-04-27T01:05:58Z" w:author="Sérgio Henrique" w:id="369"/>
            </w:sdtContent>
          </w:sdt>
          <w:sdt>
            <w:sdtPr>
              <w:tag w:val="goog_rdk_2634"/>
            </w:sdtPr>
            <w:sdtContent>
              <w:r w:rsidRPr="00000000" w:rsidDel="00000000" w:rsidR="00000000">
                <w:rPr>
                  <w:rtl w:val="0"/>
                  <w:rPrChange w:date="2022-04-27T21:31:15Z" w:author="Vinícius Russi" w:id="1">
                    <w:rPr>
                      <w:sz w:val="22"/>
                      <w:szCs w:val="22"/>
                    </w:rPr>
                  </w:rPrChange>
                </w:rPr>
                <w:t xml:space="preserve"> neste trabalho, não definido como métrica de sucesso, mostra resultados negativos, indicando que os modelos não conseguem explicar de maneira satisfatória a variável dependente de acordo com as variáveis independentes disponíveis. </w:t>
              </w:r>
            </w:sdtContent>
          </w:sdt>
        </w:p>
      </w:sdtContent>
    </w:sdt>
    <w:sdt>
      <w:sdtPr>
        <w:tag w:val="goog_rdk_2637"/>
      </w:sdtPr>
      <w:sdtContent>
        <w:p w:rsidRPr="00000000" w:rsidDel="00000000" w:rsidRDefault="00000000" w:rsidR="00000000" w:rsidP="00000000" w14:paraId="000001CD">
          <w:pPr>
            <w:rPr>
              <w:rPrChange w:date="2022-04-27T21:31:15Z" w:author="Vinícius Russi" w:id="1">
                <w:rPr>
                  <w:sz w:val="22"/>
                  <w:szCs w:val="22"/>
                </w:rPr>
              </w:rPrChange>
            </w:rPr>
          </w:pPr>
          <w:sdt>
            <w:sdtPr>
              <w:tag w:val="goog_rdk_2636"/>
            </w:sdtPr>
            <w:sdtContent>
              <w:r w:rsidRPr="00000000" w:rsidDel="00000000" w:rsidR="00000000">
                <w:rPr>
                  <w:rtl w:val="0"/>
                </w:rPr>
              </w:r>
            </w:sdtContent>
          </w:sdt>
        </w:p>
      </w:sdtContent>
    </w:sdt>
    <w:sdt>
      <w:sdtPr>
        <w:tag w:val="goog_rdk_2639"/>
      </w:sdtPr>
      <w:sdtContent>
        <w:p w:rsidRPr="00000000" w:rsidDel="00000000" w:rsidRDefault="00000000" w:rsidR="00000000" w:rsidP="00000000" w14:paraId="000001CE">
          <w:pPr>
            <w:pStyle w:val="Heading4"/>
            <w:ind w:firstLine="0"/>
            <w:rPr>
              <w:rPrChange w:date="2022-04-27T21:31:15Z" w:author="Vinícius Russi" w:id="1">
                <w:rPr>
                  <w:sz w:val="22"/>
                  <w:szCs w:val="22"/>
                </w:rPr>
              </w:rPrChange>
            </w:rPr>
          </w:pPr>
          <w:bookmarkStart w:id="44" w:name="_heading=h.eobnatfslybl" w:colFirst="0" w:colLast="0"/>
          <w:bookmarkEnd w:id="44"/>
          <w:sdt>
            <w:sdtPr>
              <w:tag w:val="goog_rdk_2638"/>
            </w:sdtPr>
            <w:sdtContent>
              <w:r w:rsidRPr="00000000" w:rsidDel="00000000" w:rsidR="00000000">
                <w:rPr>
                  <w:rtl w:val="0"/>
                  <w:rPrChange w:date="2022-04-27T21:31:15Z" w:author="Vinícius Russi" w:id="1">
                    <w:rPr>
                      <w:sz w:val="22"/>
                      <w:szCs w:val="22"/>
                    </w:rPr>
                  </w:rPrChange>
                </w:rPr>
                <w:t xml:space="preserve">4.2.6 OTIMIZAÇÃO DO MELHOR MODELO ANALISADO</w:t>
              </w:r>
            </w:sdtContent>
          </w:sdt>
        </w:p>
      </w:sdtContent>
    </w:sdt>
    <w:sdt>
      <w:sdtPr>
        <w:tag w:val="goog_rdk_2669"/>
      </w:sdtPr>
      <w:sdtContent>
        <w:p w:rsidRPr="00000000" w:rsidDel="00000000" w:rsidRDefault="00000000" w:rsidR="00000000" w:rsidP="00000000" w14:paraId="000001CF">
          <w:pPr>
            <w:ind w:left="0" w:firstLine="0"/>
            <w:rPr>
              <w:rPrChange w:date="2022-04-27T21:31:15Z" w:author="Vinícius Russi" w:id="1">
                <w:rPr>
                  <w:sz w:val="22"/>
                  <w:szCs w:val="22"/>
                </w:rPr>
              </w:rPrChange>
            </w:rPr>
          </w:pPr>
          <w:sdt>
            <w:sdtPr>
              <w:tag w:val="goog_rdk_2640"/>
            </w:sdtPr>
            <w:sdtContent>
              <w:r w:rsidRPr="00000000" w:rsidDel="00000000" w:rsidR="00000000">
                <w:rPr>
                  <w:rtl w:val="0"/>
                  <w:rPrChange w:date="2022-04-27T21:31:15Z" w:author="Vinícius Russi" w:id="1">
                    <w:rPr>
                      <w:sz w:val="22"/>
                      <w:szCs w:val="22"/>
                    </w:rPr>
                  </w:rPrChange>
                </w:rPr>
                <w:tab/>
                <w:t xml:space="preserve">Com o objetivo de melhorar os resultados obtidos no tópico 4.2.5, realizou-se a separação do melhor modelo obtido, floresta aleatória, sendo otimizado</w:t>
              </w:r>
            </w:sdtContent>
          </w:sdt>
          <w:sdt>
            <w:sdtPr>
              <w:tag w:val="goog_rdk_2641"/>
            </w:sdtPr>
            <w:sdtContent>
              <w:ins w:date="2022-04-27T01:06:49Z" w:author="Sérgio Henrique" w:id="370"/>
              <w:sdt>
                <w:sdtPr>
                  <w:tag w:val="goog_rdk_2642"/>
                </w:sdtPr>
                <w:sdtContent>
                  <w:ins w:date="2022-04-27T01:06:49Z" w:author="Sérgio Henrique" w:id="370">
                    <w:r w:rsidRPr="00000000" w:rsidDel="00000000" w:rsidR="00000000">
                      <w:rPr>
                        <w:rtl w:val="0"/>
                        <w:rPrChange w:date="2022-04-27T21:31:15Z" w:author="Vinícius Russi" w:id="1">
                          <w:rPr>
                            <w:sz w:val="22"/>
                            <w:szCs w:val="22"/>
                          </w:rPr>
                        </w:rPrChange>
                      </w:rPr>
                      <w:t xml:space="preserve">s</w:t>
                    </w:r>
                  </w:ins>
                </w:sdtContent>
              </w:sdt>
              <w:ins w:date="2022-04-27T01:06:49Z" w:author="Sérgio Henrique" w:id="370"/>
            </w:sdtContent>
          </w:sdt>
          <w:sdt>
            <w:sdtPr>
              <w:tag w:val="goog_rdk_2643"/>
            </w:sdtPr>
            <w:sdtContent>
              <w:r w:rsidRPr="00000000" w:rsidDel="00000000" w:rsidR="00000000">
                <w:rPr>
                  <w:rtl w:val="0"/>
                  <w:rPrChange w:date="2022-04-27T21:31:15Z" w:author="Vinícius Russi" w:id="1">
                    <w:rPr>
                      <w:sz w:val="22"/>
                      <w:szCs w:val="22"/>
                    </w:rPr>
                  </w:rPrChange>
                </w:rPr>
                <w:t xml:space="preserve"> </w:t>
              </w:r>
            </w:sdtContent>
          </w:sdt>
          <w:sdt>
            <w:sdtPr>
              <w:tag w:val="goog_rdk_2644"/>
            </w:sdtPr>
            <w:sdtContent>
              <w:del w:date="2022-04-27T01:07:14Z" w:author="Sérgio Henrique" w:id="371"/>
              <w:sdt>
                <w:sdtPr>
                  <w:tag w:val="goog_rdk_2645"/>
                </w:sdtPr>
                <w:sdtContent>
                  <w:del w:date="2022-04-27T01:07:14Z" w:author="Sérgio Henrique" w:id="371">
                    <w:r w:rsidRPr="00000000" w:rsidDel="00000000" w:rsidR="00000000">
                      <w:rPr>
                        <w:rtl w:val="0"/>
                        <w:rPrChange w:date="2022-04-27T21:31:15Z" w:author="Vinícius Russi" w:id="1">
                          <w:rPr>
                            <w:sz w:val="22"/>
                            <w:szCs w:val="22"/>
                          </w:rPr>
                        </w:rPrChange>
                      </w:rPr>
                      <w:delText xml:space="preserve">os</w:delText>
                    </w:r>
                  </w:del>
                </w:sdtContent>
              </w:sdt>
              <w:del w:date="2022-04-27T01:07:14Z" w:author="Sérgio Henrique" w:id="371"/>
            </w:sdtContent>
          </w:sdt>
          <w:sdt>
            <w:sdtPr>
              <w:tag w:val="goog_rdk_2646"/>
            </w:sdtPr>
            <w:sdtContent>
              <w:ins w:date="2022-04-27T01:07:14Z" w:author="Sérgio Henrique" w:id="371"/>
              <w:sdt>
                <w:sdtPr>
                  <w:tag w:val="goog_rdk_2647"/>
                </w:sdtPr>
                <w:sdtContent>
                  <w:ins w:date="2022-04-27T01:07:14Z" w:author="Sérgio Henrique" w:id="371">
                    <w:r w:rsidRPr="00000000" w:rsidDel="00000000" w:rsidR="00000000">
                      <w:rPr>
                        <w:rtl w:val="0"/>
                        <w:rPrChange w:date="2022-04-27T21:31:15Z" w:author="Vinícius Russi" w:id="1">
                          <w:rPr>
                            <w:sz w:val="22"/>
                            <w:szCs w:val="22"/>
                          </w:rPr>
                        </w:rPrChange>
                      </w:rPr>
                      <w:t xml:space="preserve">seus</w:t>
                    </w:r>
                  </w:ins>
                </w:sdtContent>
              </w:sdt>
              <w:ins w:date="2022-04-27T01:07:14Z" w:author="Sérgio Henrique" w:id="371"/>
            </w:sdtContent>
          </w:sdt>
          <w:sdt>
            <w:sdtPr>
              <w:tag w:val="goog_rdk_2648"/>
            </w:sdtPr>
            <w:sdtContent>
              <w:r w:rsidRPr="00000000" w:rsidDel="00000000" w:rsidR="00000000">
                <w:rPr>
                  <w:rtl w:val="0"/>
                  <w:rPrChange w:date="2022-04-27T21:31:15Z" w:author="Vinícius Russi" w:id="1">
                    <w:rPr>
                      <w:sz w:val="22"/>
                      <w:szCs w:val="22"/>
                    </w:rPr>
                  </w:rPrChange>
                </w:rPr>
                <w:t xml:space="preserve"> </w:t>
              </w:r>
            </w:sdtContent>
          </w:sdt>
          <w:sdt>
            <w:sdtPr>
              <w:tag w:val="goog_rdk_2649"/>
            </w:sdtPr>
            <w:sdtContent>
              <w:r w:rsidRPr="00000000" w:rsidDel="00000000" w:rsidR="00000000">
                <w:rPr>
                  <w:rtl w:val="0"/>
                  <w:rPrChange w:date="2022-04-27T21:31:15Z" w:author="Vinícius Russi" w:id="1">
                    <w:rPr>
                      <w:sz w:val="22"/>
                      <w:szCs w:val="22"/>
                    </w:rPr>
                  </w:rPrChange>
                </w:rPr>
                <w:t xml:space="preserve">hyper</w:t>
              </w:r>
            </w:sdtContent>
          </w:sdt>
          <w:sdt>
            <w:sdtPr>
              <w:tag w:val="goog_rdk_2650"/>
            </w:sdtPr>
            <w:sdtContent>
              <w:r w:rsidRPr="00000000" w:rsidDel="00000000" w:rsidR="00000000">
                <w:rPr>
                  <w:rtl w:val="0"/>
                  <w:rPrChange w:date="2022-04-27T21:31:15Z" w:author="Vinícius Russi" w:id="1">
                    <w:rPr>
                      <w:sz w:val="22"/>
                      <w:szCs w:val="22"/>
                    </w:rPr>
                  </w:rPrChange>
                </w:rPr>
                <w:t xml:space="preserve"> parâmetros</w:t>
              </w:r>
            </w:sdtContent>
          </w:sdt>
          <w:sdt>
            <w:sdtPr>
              <w:tag w:val="goog_rdk_2651"/>
            </w:sdtPr>
            <w:sdtContent>
              <w:r w:rsidRPr="00000000" w:rsidDel="00000000" w:rsidR="00000000">
                <w:rPr>
                  <w:rtl w:val="0"/>
                  <w:rPrChange w:date="2022-04-27T21:31:15Z" w:author="Vinícius Russi" w:id="1">
                    <w:rPr>
                      <w:sz w:val="22"/>
                      <w:szCs w:val="22"/>
                    </w:rPr>
                  </w:rPrChange>
                </w:rPr>
                <w:t xml:space="preserve"> </w:t>
              </w:r>
            </w:sdtContent>
          </w:sdt>
          <w:sdt>
            <w:sdtPr>
              <w:tag w:val="goog_rdk_2652"/>
            </w:sdtPr>
            <w:sdtContent>
              <w:del w:date="2022-04-27T01:07:20Z" w:author="Sérgio Henrique" w:id="372"/>
              <w:sdt>
                <w:sdtPr>
                  <w:tag w:val="goog_rdk_2653"/>
                </w:sdtPr>
                <w:sdtContent>
                  <w:del w:date="2022-04-27T01:07:20Z" w:author="Sérgio Henrique" w:id="372">
                    <w:r w:rsidRPr="00000000" w:rsidDel="00000000" w:rsidR="00000000">
                      <w:rPr>
                        <w:rtl w:val="0"/>
                        <w:rPrChange w:date="2022-04-27T21:31:15Z" w:author="Vinícius Russi" w:id="1">
                          <w:rPr>
                            <w:sz w:val="22"/>
                            <w:szCs w:val="22"/>
                          </w:rPr>
                        </w:rPrChange>
                      </w:rPr>
                      <w:delText xml:space="preserve">deste modelo, </w:delText>
                    </w:r>
                  </w:del>
                </w:sdtContent>
              </w:sdt>
              <w:del w:date="2022-04-27T01:07:20Z" w:author="Sérgio Henrique" w:id="372"/>
            </w:sdtContent>
          </w:sdt>
          <w:sdt>
            <w:sdtPr>
              <w:tag w:val="goog_rdk_2654"/>
            </w:sdtPr>
            <w:sdtContent>
              <w:r w:rsidRPr="00000000" w:rsidDel="00000000" w:rsidR="00000000">
                <w:rPr>
                  <w:rtl w:val="0"/>
                  <w:rPrChange w:date="2022-04-27T21:31:15Z" w:author="Vinícius Russi" w:id="1">
                    <w:rPr>
                      <w:sz w:val="22"/>
                      <w:szCs w:val="22"/>
                    </w:rPr>
                  </w:rPrChange>
                </w:rPr>
                <w:t xml:space="preserve">com o auxílio da biblioteca </w:t>
              </w:r>
            </w:sdtContent>
          </w:sdt>
          <w:sdt>
            <w:sdtPr>
              <w:tag w:val="goog_rdk_2655"/>
            </w:sdtPr>
            <w:sdtContent>
              <w:r w:rsidRPr="00000000" w:rsidDel="00000000" w:rsidR="00000000">
                <w:rPr>
                  <w:rtl w:val="0"/>
                  <w:rPrChange w:date="2022-04-27T21:31:15Z" w:author="Vinícius Russi" w:id="1">
                    <w:rPr>
                      <w:sz w:val="22"/>
                      <w:szCs w:val="22"/>
                    </w:rPr>
                  </w:rPrChange>
                </w:rPr>
                <w:t xml:space="preserve">PyCaret</w:t>
              </w:r>
            </w:sdtContent>
          </w:sdt>
          <w:sdt>
            <w:sdtPr>
              <w:tag w:val="goog_rdk_2656"/>
            </w:sdtPr>
            <w:sdtContent>
              <w:ins w:date="2022-04-27T01:07:46Z" w:author="Sérgio Henrique" w:id="373"/>
              <w:sdt>
                <w:sdtPr>
                  <w:tag w:val="goog_rdk_2657"/>
                </w:sdtPr>
                <w:sdtContent>
                  <w:ins w:date="2022-04-27T01:07:46Z" w:author="Sérgio Henrique" w:id="373">
                    <w:r w:rsidRPr="00000000" w:rsidDel="00000000" w:rsidR="00000000">
                      <w:rPr>
                        <w:rtl w:val="0"/>
                        <w:rPrChange w:date="2022-04-27T21:31:15Z" w:author="Vinícius Russi" w:id="1">
                          <w:rPr>
                            <w:sz w:val="22"/>
                            <w:szCs w:val="22"/>
                          </w:rPr>
                        </w:rPrChange>
                      </w:rPr>
                      <w:t xml:space="preserve">,</w:t>
                    </w:r>
                  </w:ins>
                </w:sdtContent>
              </w:sdt>
              <w:ins w:date="2022-04-27T01:07:46Z" w:author="Sérgio Henrique" w:id="373"/>
            </w:sdtContent>
          </w:sdt>
          <w:sdt>
            <w:sdtPr>
              <w:tag w:val="goog_rdk_2658"/>
            </w:sdtPr>
            <w:sdtContent>
              <w:r w:rsidRPr="00000000" w:rsidDel="00000000" w:rsidR="00000000">
                <w:rPr>
                  <w:rtl w:val="0"/>
                  <w:rPrChange w:date="2022-04-27T21:31:15Z" w:author="Vinícius Russi" w:id="1">
                    <w:rPr>
                      <w:sz w:val="22"/>
                      <w:szCs w:val="22"/>
                    </w:rPr>
                  </w:rPrChange>
                </w:rPr>
                <w:t xml:space="preserve"> buscando o melhor erro absoluto médio possível</w:t>
              </w:r>
            </w:sdtContent>
          </w:sdt>
          <w:sdt>
            <w:sdtPr>
              <w:tag w:val="goog_rdk_2659"/>
            </w:sdtPr>
            <w:sdtContent>
              <w:del w:date="2022-04-27T01:07:52Z" w:author="Sérgio Henrique" w:id="374"/>
              <w:sdt>
                <w:sdtPr>
                  <w:tag w:val="goog_rdk_2660"/>
                </w:sdtPr>
                <w:sdtContent>
                  <w:del w:date="2022-04-27T01:07:52Z" w:author="Sérgio Henrique" w:id="374">
                    <w:r w:rsidRPr="00000000" w:rsidDel="00000000" w:rsidR="00000000">
                      <w:rPr>
                        <w:rtl w:val="0"/>
                        <w:rPrChange w:date="2022-04-27T21:31:15Z" w:author="Vinícius Russi" w:id="1">
                          <w:rPr>
                            <w:sz w:val="22"/>
                            <w:szCs w:val="22"/>
                          </w:rPr>
                        </w:rPrChange>
                      </w:rPr>
                      <w:delText xml:space="preserve">,</w:delText>
                    </w:r>
                  </w:del>
                </w:sdtContent>
              </w:sdt>
              <w:del w:date="2022-04-27T01:07:52Z" w:author="Sérgio Henrique" w:id="374"/>
            </w:sdtContent>
          </w:sdt>
          <w:sdt>
            <w:sdtPr>
              <w:tag w:val="goog_rdk_2661"/>
            </w:sdtPr>
            <w:sdtContent>
              <w:ins w:date="2022-04-27T01:07:52Z" w:author="Sérgio Henrique" w:id="374"/>
              <w:sdt>
                <w:sdtPr>
                  <w:tag w:val="goog_rdk_2662"/>
                </w:sdtPr>
                <w:sdtContent>
                  <w:ins w:date="2022-04-27T01:07:52Z" w:author="Sérgio Henrique" w:id="374">
                    <w:r w:rsidRPr="00000000" w:rsidDel="00000000" w:rsidR="00000000">
                      <w:rPr>
                        <w:rtl w:val="0"/>
                        <w:rPrChange w:date="2022-04-27T21:31:15Z" w:author="Vinícius Russi" w:id="1">
                          <w:rPr>
                            <w:sz w:val="22"/>
                            <w:szCs w:val="22"/>
                          </w:rPr>
                        </w:rPrChange>
                      </w:rPr>
                      <w:t xml:space="preserve">;</w:t>
                    </w:r>
                  </w:ins>
                </w:sdtContent>
              </w:sdt>
              <w:ins w:date="2022-04-27T01:07:52Z" w:author="Sérgio Henrique" w:id="374"/>
            </w:sdtContent>
          </w:sdt>
          <w:sdt>
            <w:sdtPr>
              <w:tag w:val="goog_rdk_2663"/>
            </w:sdtPr>
            <w:sdtContent>
              <w:r w:rsidRPr="00000000" w:rsidDel="00000000" w:rsidR="00000000">
                <w:rPr>
                  <w:rtl w:val="0"/>
                  <w:rPrChange w:date="2022-04-27T21:31:15Z" w:author="Vinícius Russi" w:id="1">
                    <w:rPr>
                      <w:sz w:val="22"/>
                      <w:szCs w:val="22"/>
                    </w:rPr>
                  </w:rPrChange>
                </w:rPr>
                <w:t xml:space="preserve"> os resultados são apresentados na Figura 16</w:t>
              </w:r>
            </w:sdtContent>
          </w:sdt>
          <w:sdt>
            <w:sdtPr>
              <w:tag w:val="goog_rdk_2664"/>
            </w:sdtPr>
            <w:sdtContent>
              <w:del w:date="2022-04-27T01:07:56Z" w:author="Sérgio Henrique" w:id="375"/>
              <w:sdt>
                <w:sdtPr>
                  <w:tag w:val="goog_rdk_2665"/>
                </w:sdtPr>
                <w:sdtContent>
                  <w:del w:date="2022-04-27T01:07:56Z" w:author="Sérgio Henrique" w:id="375">
                    <w:r w:rsidRPr="00000000" w:rsidDel="00000000" w:rsidR="00000000">
                      <w:rPr>
                        <w:rtl w:val="0"/>
                        <w:rPrChange w:date="2022-04-27T21:31:15Z" w:author="Vinícius Russi" w:id="1">
                          <w:rPr>
                            <w:sz w:val="22"/>
                            <w:szCs w:val="22"/>
                          </w:rPr>
                        </w:rPrChange>
                      </w:rPr>
                      <w:delText xml:space="preserve">.</w:delText>
                    </w:r>
                  </w:del>
                </w:sdtContent>
              </w:sdt>
              <w:del w:date="2022-04-27T01:07:56Z" w:author="Sérgio Henrique" w:id="375"/>
            </w:sdtContent>
          </w:sdt>
          <w:sdt>
            <w:sdtPr>
              <w:tag w:val="goog_rdk_2666"/>
            </w:sdtPr>
            <w:sdtContent>
              <w:ins w:date="2022-04-27T01:07:56Z" w:author="Sérgio Henrique" w:id="375"/>
              <w:sdt>
                <w:sdtPr>
                  <w:tag w:val="goog_rdk_2667"/>
                </w:sdtPr>
                <w:sdtContent>
                  <w:ins w:date="2022-04-27T01:07:56Z" w:author="Sérgio Henrique" w:id="375">
                    <w:r w:rsidRPr="00000000" w:rsidDel="00000000" w:rsidR="00000000">
                      <w:rPr>
                        <w:rtl w:val="0"/>
                        <w:rPrChange w:date="2022-04-27T21:31:15Z" w:author="Vinícius Russi" w:id="1">
                          <w:rPr>
                            <w:sz w:val="22"/>
                            <w:szCs w:val="22"/>
                          </w:rPr>
                        </w:rPrChange>
                      </w:rPr>
                      <w:t xml:space="preserve">:</w:t>
                    </w:r>
                  </w:ins>
                </w:sdtContent>
              </w:sdt>
              <w:ins w:date="2022-04-27T01:07:56Z" w:author="Sérgio Henrique" w:id="375"/>
            </w:sdtContent>
          </w:sdt>
          <w:sdt>
            <w:sdtPr>
              <w:tag w:val="goog_rdk_2668"/>
            </w:sdtPr>
            <w:sdtContent>
              <w:r w:rsidRPr="00000000" w:rsidDel="00000000" w:rsidR="00000000">
                <w:rPr>
                  <w:rtl w:val="0"/>
                </w:rPr>
              </w:r>
            </w:sdtContent>
          </w:sdt>
        </w:p>
      </w:sdtContent>
    </w:sdt>
    <w:sdt>
      <w:sdtPr>
        <w:tag w:val="goog_rdk_2671"/>
      </w:sdtPr>
      <w:sdtContent>
        <w:p w:rsidRPr="00000000" w:rsidDel="00000000" w:rsidRDefault="00000000" w:rsidR="00000000" w:rsidP="00000000" w14:paraId="000001D0">
          <w:pPr>
            <w:ind w:left="0" w:firstLine="0"/>
            <w:jc w:val="center"/>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3476308" cy="3104627"/>
                <wp:effectExtent b="0" r="0" t="0" l="0"/>
                <wp:docPr name="image3.png" id="1045"/>
                <a:graphic>
                  <a:graphicData uri="http://schemas.openxmlformats.org/drawingml/2006/picture">
                    <pic:pic>
                      <pic:nvPicPr>
                        <pic:cNvPr name="image3.png" id="0"/>
                        <pic:cNvPicPr preferRelativeResize="0"/>
                      </pic:nvPicPr>
                      <pic:blipFill>
                        <a:blip r:embed="rId31"/>
                        <a:srcRect b="0" r="0" t="0" l="0"/>
                        <a:stretch>
                          <a:fillRect/>
                        </a:stretch>
                      </pic:blipFill>
                      <pic:spPr>
                        <a:xfrm>
                          <a:off x="0" y="0"/>
                          <a:ext cx="3476308" cy="3104627"/>
                        </a:xfrm>
                        <a:prstGeom prst="rect"/>
                        <a:ln/>
                      </pic:spPr>
                    </pic:pic>
                  </a:graphicData>
                </a:graphic>
              </wp:inline>
            </w:drawing>
          </w:r>
          <w:sdt>
            <w:sdtPr>
              <w:tag w:val="goog_rdk_2670"/>
            </w:sdtPr>
            <w:sdtContent>
              <w:r w:rsidRPr="00000000" w:rsidDel="00000000" w:rsidR="00000000">
                <w:rPr>
                  <w:rtl w:val="0"/>
                </w:rPr>
              </w:r>
            </w:sdtContent>
          </w:sdt>
        </w:p>
      </w:sdtContent>
    </w:sdt>
    <w:sdt>
      <w:sdtPr>
        <w:tag w:val="goog_rdk_2680"/>
      </w:sdtPr>
      <w:sdtContent>
        <w:p w:rsidRPr="00000000" w:rsidDel="00000000" w:rsidRDefault="00000000" w:rsidR="00000000" w:rsidP="00000000" w14:paraId="000001D1">
          <w:pPr>
            <w:ind w:left="0" w:firstLine="0"/>
            <w:jc w:val="center"/>
            <w:rPr>
              <w:sz w:val="20"/>
              <w:szCs w:val="20"/>
              <w:rPrChange w:date="2022-04-27T21:31:15Z" w:author="Vinícius Russi" w:id="1">
                <w:rPr>
                  <w:sz w:val="18"/>
                  <w:szCs w:val="18"/>
                </w:rPr>
              </w:rPrChange>
            </w:rPr>
          </w:pPr>
          <w:sdt>
            <w:sdtPr>
              <w:tag w:val="goog_rdk_2672"/>
            </w:sdtPr>
            <w:sdtContent>
              <w:r w:rsidRPr="00000000" w:rsidDel="00000000" w:rsidR="00000000">
                <w:rPr>
                  <w:b w:val="1"/>
                  <w:sz w:val="20"/>
                  <w:szCs w:val="20"/>
                  <w:rtl w:val="0"/>
                  <w:rPrChange w:date="2022-04-27T21:31:15Z" w:author="Vinícius Russi" w:id="1">
                    <w:rPr>
                      <w:b w:val="1"/>
                      <w:sz w:val="18"/>
                      <w:szCs w:val="18"/>
                    </w:rPr>
                  </w:rPrChange>
                </w:rPr>
                <w:t xml:space="preserve">Figura 16 -</w:t>
              </w:r>
            </w:sdtContent>
          </w:sdt>
          <w:sdt>
            <w:sdtPr>
              <w:tag w:val="goog_rdk_2673"/>
            </w:sdtPr>
            <w:sdtContent>
              <w:r w:rsidRPr="00000000" w:rsidDel="00000000" w:rsidR="00000000">
                <w:rPr>
                  <w:sz w:val="20"/>
                  <w:szCs w:val="20"/>
                  <w:rtl w:val="0"/>
                  <w:rPrChange w:date="2022-04-27T21:31:15Z" w:author="Vinícius Russi" w:id="1">
                    <w:rPr>
                      <w:sz w:val="18"/>
                      <w:szCs w:val="18"/>
                    </w:rPr>
                  </w:rPrChange>
                </w:rPr>
                <w:t xml:space="preserve"> Resultado do modelo de</w:t>
              </w:r>
            </w:sdtContent>
          </w:sdt>
          <w:sdt>
            <w:sdtPr>
              <w:tag w:val="goog_rdk_2674"/>
            </w:sdtPr>
            <w:sdtContent>
              <w:del w:date="2022-04-27T20:14:00Z" w:author="Vinícius Russi" w:id="376"/>
              <w:sdt>
                <w:sdtPr>
                  <w:tag w:val="goog_rdk_2675"/>
                </w:sdtPr>
                <w:sdtContent>
                  <w:del w:date="2022-04-27T20:14:00Z" w:author="Vinícius Russi" w:id="376">
                    <w:r w:rsidRPr="00000000" w:rsidDel="00000000" w:rsidR="00000000">
                      <w:rPr>
                        <w:sz w:val="20"/>
                        <w:szCs w:val="20"/>
                        <w:rtl w:val="0"/>
                        <w:rPrChange w:date="2022-04-27T21:31:15Z" w:author="Vinícius Russi" w:id="1">
                          <w:rPr>
                            <w:sz w:val="18"/>
                            <w:szCs w:val="18"/>
                          </w:rPr>
                        </w:rPrChange>
                      </w:rPr>
                      <w:delText xml:space="preserve"> </w:delText>
                    </w:r>
                  </w:del>
                </w:sdtContent>
              </w:sdt>
              <w:del w:date="2022-04-27T20:14:00Z" w:author="Vinícius Russi" w:id="376"/>
            </w:sdtContent>
          </w:sdt>
          <w:sdt>
            <w:sdtPr>
              <w:tag w:val="goog_rdk_2676"/>
            </w:sdtPr>
            <w:sdtContent>
              <w:r w:rsidRPr="00000000" w:rsidDel="00000000" w:rsidR="00000000">
                <w:rPr>
                  <w:sz w:val="20"/>
                  <w:szCs w:val="20"/>
                  <w:rtl w:val="0"/>
                  <w:rPrChange w:date="2022-04-27T21:31:15Z" w:author="Vinícius Russi" w:id="1">
                    <w:rPr>
                      <w:sz w:val="18"/>
                      <w:szCs w:val="18"/>
                    </w:rPr>
                  </w:rPrChange>
                </w:rPr>
                <w:t xml:space="preserve"> floresta aleatória otimizado</w:t>
              </w:r>
            </w:sdtContent>
          </w:sdt>
          <w:sdt>
            <w:sdtPr>
              <w:tag w:val="goog_rdk_2677"/>
            </w:sdtPr>
            <w:sdtContent>
              <w:del w:date="2022-04-27T21:54:11Z" w:author="Vinícius Russi" w:id="377"/>
              <w:sdt>
                <w:sdtPr>
                  <w:tag w:val="goog_rdk_2678"/>
                </w:sdtPr>
                <w:sdtContent>
                  <w:del w:date="2022-04-27T21:54:11Z" w:author="Vinícius Russi" w:id="377">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4:11Z" w:author="Vinícius Russi" w:id="377"/>
            </w:sdtContent>
          </w:sdt>
          <w:sdt>
            <w:sdtPr>
              <w:tag w:val="goog_rdk_2679"/>
            </w:sdtPr>
            <w:sdtContent>
              <w:r w:rsidRPr="00000000" w:rsidDel="00000000" w:rsidR="00000000">
                <w:rPr>
                  <w:rtl w:val="0"/>
                </w:rPr>
              </w:r>
            </w:sdtContent>
          </w:sdt>
        </w:p>
      </w:sdtContent>
    </w:sdt>
    <w:sdt>
      <w:sdtPr>
        <w:tag w:val="goog_rdk_2682"/>
      </w:sdtPr>
      <w:sdtContent>
        <w:p w:rsidRPr="00000000" w:rsidDel="00000000" w:rsidRDefault="00000000" w:rsidR="00000000" w:rsidP="00000000" w14:paraId="000001D2">
          <w:pPr>
            <w:ind w:left="0" w:firstLine="0"/>
            <w:jc w:val="left"/>
            <w:rPr>
              <w:rPrChange w:date="2022-04-27T21:31:15Z" w:author="Vinícius Russi" w:id="1">
                <w:rPr>
                  <w:sz w:val="18"/>
                  <w:szCs w:val="18"/>
                </w:rPr>
              </w:rPrChange>
            </w:rPr>
          </w:pPr>
          <w:sdt>
            <w:sdtPr>
              <w:tag w:val="goog_rdk_2681"/>
            </w:sdtPr>
            <w:sdtContent>
              <w:r w:rsidRPr="00000000" w:rsidDel="00000000" w:rsidR="00000000">
                <w:rPr>
                  <w:rtl w:val="0"/>
                </w:rPr>
              </w:r>
            </w:sdtContent>
          </w:sdt>
        </w:p>
      </w:sdtContent>
    </w:sdt>
    <w:sdt>
      <w:sdtPr>
        <w:tag w:val="goog_rdk_2713"/>
      </w:sdtPr>
      <w:sdtContent>
        <w:p w:rsidRPr="00000000" w:rsidDel="00000000" w:rsidRDefault="00000000" w:rsidR="00000000" w:rsidP="00000000" w14:paraId="000001D3">
          <w:pPr>
            <w:ind w:left="0" w:firstLine="0"/>
            <w:rPr>
              <w:rPrChange w:date="2022-04-27T21:31:15Z" w:author="Vinícius Russi" w:id="1">
                <w:rPr>
                  <w:sz w:val="22"/>
                  <w:szCs w:val="22"/>
                </w:rPr>
              </w:rPrChange>
            </w:rPr>
            <w:sectPr>
              <w:headerReference r:id="rId32" w:type="default"/>
              <w:type w:val="nextPage"/>
              <w:pgSz w:w="11906" w:orient="portrait" w:h="16838"/>
              <w:pgMar w:bottom="1440" w:left="1440" w:footer="709" w:top="1440" w:right="1440" w:header="709"/>
              <w:pgNumType w:start="8"/>
              <w:sectPrChange w:date="2022-04-27T21:31:06Z" w:author="Vinícius Russi" w:id="0">
                <w:sectPr w:rsidRPr="000000" w:rsidDel="000000" w:rsidR="000000" w:rsidSect="000000">
                  <w:pgMar w:bottom="1701" w:left="1418" w:footer="709" w:top="1418" w:right="1701" w:header="709"/>
                  <w:pgNumType w:start="8"/>
                  <w:pgSz w:w="11906" w:orient="portrait" w:h="16838"/>
                  <w:type w:val="nextPage"/>
                </w:sectPr>
              </w:sectPrChange>
            </w:sectPr>
          </w:pPr>
          <w:sdt>
            <w:sdtPr>
              <w:tag w:val="goog_rdk_2683"/>
            </w:sdtPr>
            <w:sdtContent>
              <w:r w:rsidRPr="00000000" w:rsidDel="00000000" w:rsidR="00000000">
                <w:rPr>
                  <w:rtl w:val="0"/>
                  <w:rPrChange w:date="2022-04-27T21:31:15Z" w:author="Vinícius Russi" w:id="1">
                    <w:rPr>
                      <w:sz w:val="22"/>
                      <w:szCs w:val="22"/>
                    </w:rPr>
                  </w:rPrChange>
                </w:rPr>
                <w:tab/>
                <w:t xml:space="preserve">A otimização melhorou o erro absoluto médio</w:t>
              </w:r>
            </w:sdtContent>
          </w:sdt>
          <w:sdt>
            <w:sdtPr>
              <w:tag w:val="goog_rdk_2684"/>
            </w:sdtPr>
            <w:sdtContent>
              <w:ins w:date="2022-04-27T01:08:22Z" w:author="Sérgio Henrique" w:id="378"/>
              <w:sdt>
                <w:sdtPr>
                  <w:tag w:val="goog_rdk_2685"/>
                </w:sdtPr>
                <w:sdtContent>
                  <w:ins w:date="2022-04-27T01:08:22Z" w:author="Sérgio Henrique" w:id="378">
                    <w:r w:rsidRPr="00000000" w:rsidDel="00000000" w:rsidR="00000000">
                      <w:rPr>
                        <w:rtl w:val="0"/>
                        <w:rPrChange w:date="2022-04-27T21:31:15Z" w:author="Vinícius Russi" w:id="1">
                          <w:rPr>
                            <w:sz w:val="22"/>
                            <w:szCs w:val="22"/>
                          </w:rPr>
                        </w:rPrChange>
                      </w:rPr>
                      <w:t xml:space="preserve">,</w:t>
                    </w:r>
                  </w:ins>
                </w:sdtContent>
              </w:sdt>
              <w:ins w:date="2022-04-27T01:08:22Z" w:author="Sérgio Henrique" w:id="378"/>
            </w:sdtContent>
          </w:sdt>
          <w:sdt>
            <w:sdtPr>
              <w:tag w:val="goog_rdk_2686"/>
            </w:sdtPr>
            <w:sdtContent>
              <w:r w:rsidRPr="00000000" w:rsidDel="00000000" w:rsidR="00000000">
                <w:rPr>
                  <w:rtl w:val="0"/>
                  <w:rPrChange w:date="2022-04-27T21:31:15Z" w:author="Vinícius Russi" w:id="1">
                    <w:rPr>
                      <w:sz w:val="22"/>
                      <w:szCs w:val="22"/>
                    </w:rPr>
                  </w:rPrChange>
                </w:rPr>
                <w:t xml:space="preserve"> que agora é de 87.62 horas, uma diferença de aproximadamente 10 horas em comparação ao modelo não otimizado</w:t>
              </w:r>
            </w:sdtContent>
          </w:sdt>
          <w:sdt>
            <w:sdtPr>
              <w:tag w:val="goog_rdk_2687"/>
            </w:sdtPr>
            <w:sdtContent>
              <w:del w:date="2022-04-27T01:08:32Z" w:author="Sérgio Henrique" w:id="379"/>
              <w:sdt>
                <w:sdtPr>
                  <w:tag w:val="goog_rdk_2688"/>
                </w:sdtPr>
                <w:sdtContent>
                  <w:del w:date="2022-04-27T01:08:32Z" w:author="Sérgio Henrique" w:id="379">
                    <w:r w:rsidRPr="00000000" w:rsidDel="00000000" w:rsidR="00000000">
                      <w:rPr>
                        <w:rtl w:val="0"/>
                        <w:rPrChange w:date="2022-04-27T21:31:15Z" w:author="Vinícius Russi" w:id="1">
                          <w:rPr>
                            <w:sz w:val="22"/>
                            <w:szCs w:val="22"/>
                          </w:rPr>
                        </w:rPrChange>
                      </w:rPr>
                      <w:delText xml:space="preserve">,</w:delText>
                    </w:r>
                  </w:del>
                </w:sdtContent>
              </w:sdt>
              <w:del w:date="2022-04-27T01:08:32Z" w:author="Sérgio Henrique" w:id="379"/>
            </w:sdtContent>
          </w:sdt>
          <w:sdt>
            <w:sdtPr>
              <w:tag w:val="goog_rdk_2689"/>
            </w:sdtPr>
            <w:sdtContent>
              <w:ins w:date="2022-04-27T01:08:32Z" w:author="Sérgio Henrique" w:id="379"/>
              <w:sdt>
                <w:sdtPr>
                  <w:tag w:val="goog_rdk_2690"/>
                </w:sdtPr>
                <w:sdtContent>
                  <w:ins w:date="2022-04-27T01:08:32Z" w:author="Sérgio Henrique" w:id="379">
                    <w:r w:rsidRPr="00000000" w:rsidDel="00000000" w:rsidR="00000000">
                      <w:rPr>
                        <w:rtl w:val="0"/>
                        <w:rPrChange w:date="2022-04-27T21:31:15Z" w:author="Vinícius Russi" w:id="1">
                          <w:rPr>
                            <w:sz w:val="22"/>
                            <w:szCs w:val="22"/>
                          </w:rPr>
                        </w:rPrChange>
                      </w:rPr>
                      <w:t xml:space="preserve">.</w:t>
                    </w:r>
                  </w:ins>
                </w:sdtContent>
              </w:sdt>
              <w:ins w:date="2022-04-27T01:08:32Z" w:author="Sérgio Henrique" w:id="379"/>
            </w:sdtContent>
          </w:sdt>
          <w:sdt>
            <w:sdtPr>
              <w:tag w:val="goog_rdk_2691"/>
            </w:sdtPr>
            <w:sdtContent>
              <w:r w:rsidRPr="00000000" w:rsidDel="00000000" w:rsidR="00000000">
                <w:rPr>
                  <w:rtl w:val="0"/>
                  <w:rPrChange w:date="2022-04-27T21:31:15Z" w:author="Vinícius Russi" w:id="1">
                    <w:rPr>
                      <w:sz w:val="22"/>
                      <w:szCs w:val="22"/>
                    </w:rPr>
                  </w:rPrChange>
                </w:rPr>
                <w:t xml:space="preserve"> </w:t>
              </w:r>
            </w:sdtContent>
          </w:sdt>
          <w:sdt>
            <w:sdtPr>
              <w:tag w:val="goog_rdk_2692"/>
            </w:sdtPr>
            <w:sdtContent>
              <w:del w:date="2022-04-27T01:08:34Z" w:author="Sérgio Henrique" w:id="380"/>
              <w:sdt>
                <w:sdtPr>
                  <w:tag w:val="goog_rdk_2693"/>
                </w:sdtPr>
                <w:sdtContent>
                  <w:del w:date="2022-04-27T01:08:34Z" w:author="Sérgio Henrique" w:id="380">
                    <w:r w:rsidRPr="00000000" w:rsidDel="00000000" w:rsidR="00000000">
                      <w:rPr>
                        <w:rtl w:val="0"/>
                        <w:rPrChange w:date="2022-04-27T21:31:15Z" w:author="Vinícius Russi" w:id="1">
                          <w:rPr>
                            <w:sz w:val="22"/>
                            <w:szCs w:val="22"/>
                          </w:rPr>
                        </w:rPrChange>
                      </w:rPr>
                      <w:delText xml:space="preserve">e</w:delText>
                    </w:r>
                  </w:del>
                </w:sdtContent>
              </w:sdt>
              <w:del w:date="2022-04-27T01:08:34Z" w:author="Sérgio Henrique" w:id="380"/>
            </w:sdtContent>
          </w:sdt>
          <w:sdt>
            <w:sdtPr>
              <w:tag w:val="goog_rdk_2694"/>
            </w:sdtPr>
            <w:sdtContent>
              <w:ins w:date="2022-04-27T01:08:34Z" w:author="Sérgio Henrique" w:id="380"/>
              <w:sdt>
                <w:sdtPr>
                  <w:tag w:val="goog_rdk_2695"/>
                </w:sdtPr>
                <w:sdtContent>
                  <w:ins w:date="2022-04-27T01:08:34Z" w:author="Sérgio Henrique" w:id="380">
                    <w:r w:rsidRPr="00000000" w:rsidDel="00000000" w:rsidR="00000000">
                      <w:rPr>
                        <w:rtl w:val="0"/>
                        <w:rPrChange w:date="2022-04-27T21:31:15Z" w:author="Vinícius Russi" w:id="1">
                          <w:rPr>
                            <w:sz w:val="22"/>
                            <w:szCs w:val="22"/>
                          </w:rPr>
                        </w:rPrChange>
                      </w:rPr>
                      <w:t xml:space="preserve">E</w:t>
                    </w:r>
                  </w:ins>
                </w:sdtContent>
              </w:sdt>
              <w:ins w:date="2022-04-27T01:08:34Z" w:author="Sérgio Henrique" w:id="380"/>
            </w:sdtContent>
          </w:sdt>
          <w:sdt>
            <w:sdtPr>
              <w:tag w:val="goog_rdk_2696"/>
            </w:sdtPr>
            <w:sdtContent>
              <w:r w:rsidRPr="00000000" w:rsidDel="00000000" w:rsidR="00000000">
                <w:rPr>
                  <w:rtl w:val="0"/>
                  <w:rPrChange w:date="2022-04-27T21:31:15Z" w:author="Vinícius Russi" w:id="1">
                    <w:rPr>
                      <w:sz w:val="22"/>
                      <w:szCs w:val="22"/>
                    </w:rPr>
                  </w:rPrChange>
                </w:rPr>
                <w:t xml:space="preserve">ntretanto</w:t>
              </w:r>
            </w:sdtContent>
          </w:sdt>
          <w:sdt>
            <w:sdtPr>
              <w:tag w:val="goog_rdk_2697"/>
            </w:sdtPr>
            <w:sdtContent>
              <w:ins w:date="2022-04-27T01:08:39Z" w:author="Sérgio Henrique" w:id="381"/>
              <w:sdt>
                <w:sdtPr>
                  <w:tag w:val="goog_rdk_2698"/>
                </w:sdtPr>
                <w:sdtContent>
                  <w:ins w:date="2022-04-27T01:08:39Z" w:author="Sérgio Henrique" w:id="381">
                    <w:r w:rsidRPr="00000000" w:rsidDel="00000000" w:rsidR="00000000">
                      <w:rPr>
                        <w:rtl w:val="0"/>
                        <w:rPrChange w:date="2022-04-27T21:31:15Z" w:author="Vinícius Russi" w:id="1">
                          <w:rPr>
                            <w:sz w:val="22"/>
                            <w:szCs w:val="22"/>
                          </w:rPr>
                        </w:rPrChange>
                      </w:rPr>
                      <w:t xml:space="preserve">,</w:t>
                    </w:r>
                  </w:ins>
                </w:sdtContent>
              </w:sdt>
              <w:ins w:date="2022-04-27T01:08:39Z" w:author="Sérgio Henrique" w:id="381"/>
            </w:sdtContent>
          </w:sdt>
          <w:sdt>
            <w:sdtPr>
              <w:tag w:val="goog_rdk_2699"/>
            </w:sdtPr>
            <w:sdtContent>
              <w:r w:rsidRPr="00000000" w:rsidDel="00000000" w:rsidR="00000000">
                <w:rPr>
                  <w:rtl w:val="0"/>
                  <w:rPrChange w:date="2022-04-27T21:31:15Z" w:author="Vinícius Russi" w:id="1">
                    <w:rPr>
                      <w:sz w:val="22"/>
                      <w:szCs w:val="22"/>
                    </w:rPr>
                  </w:rPrChange>
                </w:rPr>
                <w:t xml:space="preserve"> esse erro é inaceitável do ponto de vista do negócio, </w:t>
              </w:r>
            </w:sdtContent>
          </w:sdt>
          <w:sdt>
            <w:sdtPr>
              <w:tag w:val="goog_rdk_2700"/>
            </w:sdtPr>
            <w:sdtContent>
              <w:del w:date="2022-04-27T01:09:06Z" w:author="Sérgio Henrique" w:id="382"/>
              <w:sdt>
                <w:sdtPr>
                  <w:tag w:val="goog_rdk_2701"/>
                </w:sdtPr>
                <w:sdtContent>
                  <w:del w:date="2022-04-27T01:09:06Z" w:author="Sérgio Henrique" w:id="382">
                    <w:r w:rsidRPr="00000000" w:rsidDel="00000000" w:rsidR="00000000">
                      <w:rPr>
                        <w:rtl w:val="0"/>
                        <w:rPrChange w:date="2022-04-27T21:31:15Z" w:author="Vinícius Russi" w:id="1">
                          <w:rPr>
                            <w:sz w:val="22"/>
                            <w:szCs w:val="22"/>
                          </w:rPr>
                        </w:rPrChange>
                      </w:rPr>
                      <w:delText xml:space="preserve">onde</w:delText>
                    </w:r>
                  </w:del>
                </w:sdtContent>
              </w:sdt>
              <w:del w:date="2022-04-27T01:09:06Z" w:author="Sérgio Henrique" w:id="382"/>
            </w:sdtContent>
          </w:sdt>
          <w:sdt>
            <w:sdtPr>
              <w:tag w:val="goog_rdk_2702"/>
            </w:sdtPr>
            <w:sdtContent>
              <w:ins w:date="2022-04-27T01:09:06Z" w:author="Sérgio Henrique" w:id="382"/>
              <w:sdt>
                <w:sdtPr>
                  <w:tag w:val="goog_rdk_2703"/>
                </w:sdtPr>
                <w:sdtContent>
                  <w:ins w:date="2022-04-27T01:09:06Z" w:author="Sérgio Henrique" w:id="382">
                    <w:r w:rsidRPr="00000000" w:rsidDel="00000000" w:rsidR="00000000">
                      <w:rPr>
                        <w:rtl w:val="0"/>
                        <w:rPrChange w:date="2022-04-27T21:31:15Z" w:author="Vinícius Russi" w:id="1">
                          <w:rPr>
                            <w:sz w:val="22"/>
                            <w:szCs w:val="22"/>
                          </w:rPr>
                        </w:rPrChange>
                      </w:rPr>
                      <w:t xml:space="preserve">em que</w:t>
                    </w:r>
                  </w:ins>
                </w:sdtContent>
              </w:sdt>
              <w:ins w:date="2022-04-27T01:09:06Z" w:author="Sérgio Henrique" w:id="382"/>
            </w:sdtContent>
          </w:sdt>
          <w:sdt>
            <w:sdtPr>
              <w:tag w:val="goog_rdk_2704"/>
            </w:sdtPr>
            <w:sdtContent>
              <w:r w:rsidRPr="00000000" w:rsidDel="00000000" w:rsidR="00000000">
                <w:rPr>
                  <w:rtl w:val="0"/>
                  <w:rPrChange w:date="2022-04-27T21:31:15Z" w:author="Vinícius Russi" w:id="1">
                    <w:rPr>
                      <w:sz w:val="22"/>
                      <w:szCs w:val="22"/>
                    </w:rPr>
                  </w:rPrChange>
                </w:rPr>
                <w:t xml:space="preserve"> qualquer tomada de decisão baseada n</w:t>
              </w:r>
            </w:sdtContent>
          </w:sdt>
          <w:sdt>
            <w:sdtPr>
              <w:tag w:val="goog_rdk_2705"/>
            </w:sdtPr>
            <w:sdtContent>
              <w:del w:date="2022-04-27T01:09:28Z" w:author="Sérgio Henrique" w:id="383"/>
              <w:sdt>
                <w:sdtPr>
                  <w:tag w:val="goog_rdk_2706"/>
                </w:sdtPr>
                <w:sdtContent>
                  <w:del w:date="2022-04-27T01:09:28Z" w:author="Sérgio Henrique" w:id="383">
                    <w:r w:rsidRPr="00000000" w:rsidDel="00000000" w:rsidR="00000000">
                      <w:rPr>
                        <w:rtl w:val="0"/>
                        <w:rPrChange w:date="2022-04-27T21:31:15Z" w:author="Vinícius Russi" w:id="1">
                          <w:rPr>
                            <w:sz w:val="22"/>
                            <w:szCs w:val="22"/>
                          </w:rPr>
                        </w:rPrChange>
                      </w:rPr>
                      <w:delText xml:space="preserve">os</w:delText>
                    </w:r>
                  </w:del>
                </w:sdtContent>
              </w:sdt>
              <w:del w:date="2022-04-27T01:09:28Z" w:author="Sérgio Henrique" w:id="383"/>
            </w:sdtContent>
          </w:sdt>
          <w:sdt>
            <w:sdtPr>
              <w:tag w:val="goog_rdk_2707"/>
            </w:sdtPr>
            <w:sdtContent>
              <w:ins w:date="2022-04-27T01:09:28Z" w:author="Sérgio Henrique" w:id="383"/>
              <w:sdt>
                <w:sdtPr>
                  <w:tag w:val="goog_rdk_2708"/>
                </w:sdtPr>
                <w:sdtContent>
                  <w:ins w:date="2022-04-27T01:09:28Z" w:author="Sérgio Henrique" w:id="383">
                    <w:r w:rsidRPr="00000000" w:rsidDel="00000000" w:rsidR="00000000">
                      <w:rPr>
                        <w:rtl w:val="0"/>
                        <w:rPrChange w:date="2022-04-27T21:31:15Z" w:author="Vinícius Russi" w:id="1">
                          <w:rPr>
                            <w:sz w:val="22"/>
                            <w:szCs w:val="22"/>
                          </w:rPr>
                        </w:rPrChange>
                      </w:rPr>
                      <w:t xml:space="preserve">esses</w:t>
                    </w:r>
                  </w:ins>
                </w:sdtContent>
              </w:sdt>
              <w:ins w:date="2022-04-27T01:09:28Z" w:author="Sérgio Henrique" w:id="383"/>
            </w:sdtContent>
          </w:sdt>
          <w:sdt>
            <w:sdtPr>
              <w:tag w:val="goog_rdk_2709"/>
            </w:sdtPr>
            <w:sdtContent>
              <w:r w:rsidRPr="00000000" w:rsidDel="00000000" w:rsidR="00000000">
                <w:rPr>
                  <w:rtl w:val="0"/>
                  <w:rPrChange w:date="2022-04-27T21:31:15Z" w:author="Vinícius Russi" w:id="1">
                    <w:rPr>
                      <w:sz w:val="22"/>
                      <w:szCs w:val="22"/>
                    </w:rPr>
                  </w:rPrChange>
                </w:rPr>
                <w:t xml:space="preserve"> resultados </w:t>
              </w:r>
            </w:sdtContent>
          </w:sdt>
          <w:sdt>
            <w:sdtPr>
              <w:tag w:val="goog_rdk_2710"/>
            </w:sdtPr>
            <w:sdtContent>
              <w:del w:date="2022-04-27T01:09:33Z" w:author="Sérgio Henrique" w:id="384"/>
              <w:sdt>
                <w:sdtPr>
                  <w:tag w:val="goog_rdk_2711"/>
                </w:sdtPr>
                <w:sdtContent>
                  <w:del w:date="2022-04-27T01:09:33Z" w:author="Sérgio Henrique" w:id="384">
                    <w:r w:rsidRPr="00000000" w:rsidDel="00000000" w:rsidR="00000000">
                      <w:rPr>
                        <w:rtl w:val="0"/>
                        <w:rPrChange w:date="2022-04-27T21:31:15Z" w:author="Vinícius Russi" w:id="1">
                          <w:rPr>
                            <w:sz w:val="22"/>
                            <w:szCs w:val="22"/>
                          </w:rPr>
                        </w:rPrChange>
                      </w:rPr>
                      <w:delText xml:space="preserve">desse modelo, </w:delText>
                    </w:r>
                  </w:del>
                </w:sdtContent>
              </w:sdt>
              <w:del w:date="2022-04-27T01:09:33Z" w:author="Sérgio Henrique" w:id="384"/>
            </w:sdtContent>
          </w:sdt>
          <w:sdt>
            <w:sdtPr>
              <w:tag w:val="goog_rdk_2712"/>
            </w:sdtPr>
            <w:sdtContent>
              <w:r w:rsidRPr="00000000" w:rsidDel="00000000" w:rsidR="00000000">
                <w:rPr>
                  <w:rtl w:val="0"/>
                  <w:rPrChange w:date="2022-04-27T21:31:15Z" w:author="Vinícius Russi" w:id="1">
                    <w:rPr>
                      <w:sz w:val="22"/>
                      <w:szCs w:val="22"/>
                    </w:rPr>
                  </w:rPrChange>
                </w:rPr>
                <w:t xml:space="preserve">poderá ocasionar em erros operacionais.</w:t>
              </w:r>
            </w:sdtContent>
          </w:sdt>
        </w:p>
      </w:sdtContent>
    </w:sdt>
    <w:sdt>
      <w:sdtPr>
        <w:tag w:val="goog_rdk_2715"/>
      </w:sdtPr>
      <w:sdtContent>
        <w:p w:rsidRPr="00000000" w:rsidDel="00000000" w:rsidRDefault="00000000" w:rsidR="00000000" w:rsidP="00000000" w14:paraId="000001D4">
          <w:pPr>
            <w:pStyle w:val="Heading4"/>
            <w:ind w:firstLine="0"/>
            <w:rPr>
              <w:rPrChange w:date="2022-04-27T21:31:15Z" w:author="Vinícius Russi" w:id="1">
                <w:rPr>
                  <w:sz w:val="22"/>
                  <w:szCs w:val="22"/>
                </w:rPr>
              </w:rPrChange>
            </w:rPr>
          </w:pPr>
          <w:bookmarkStart w:id="45" w:name="_heading=h.42lht2j99f75" w:colFirst="0" w:colLast="0"/>
          <w:bookmarkEnd w:id="45"/>
          <w:sdt>
            <w:sdtPr>
              <w:tag w:val="goog_rdk_2714"/>
            </w:sdtPr>
            <w:sdtContent>
              <w:r w:rsidRPr="00000000" w:rsidDel="00000000" w:rsidR="00000000">
                <w:rPr>
                  <w:rtl w:val="0"/>
                  <w:rPrChange w:date="2022-04-27T21:31:15Z" w:author="Vinícius Russi" w:id="1">
                    <w:rPr>
                      <w:sz w:val="22"/>
                      <w:szCs w:val="22"/>
                    </w:rPr>
                  </w:rPrChange>
                </w:rPr>
                <w:t xml:space="preserve">4.2.7 NÍVEL DE IMPORTÂNCIA DAS VARIÁVEIS INDEPENDENTES</w:t>
              </w:r>
            </w:sdtContent>
          </w:sdt>
        </w:p>
      </w:sdtContent>
    </w:sdt>
    <w:sdt>
      <w:sdtPr>
        <w:tag w:val="goog_rdk_2727"/>
      </w:sdtPr>
      <w:sdtContent>
        <w:p w:rsidRPr="00000000" w:rsidDel="00000000" w:rsidRDefault="00000000" w:rsidR="00000000" w:rsidP="00000000" w14:paraId="000001D5">
          <w:pPr>
            <w:rPr>
              <w:rPrChange w:date="2022-04-27T21:31:15Z" w:author="Vinícius Russi" w:id="1">
                <w:rPr>
                  <w:sz w:val="22"/>
                  <w:szCs w:val="22"/>
                </w:rPr>
              </w:rPrChange>
            </w:rPr>
          </w:pPr>
          <w:sdt>
            <w:sdtPr>
              <w:tag w:val="goog_rdk_2716"/>
            </w:sdtPr>
            <w:sdtContent>
              <w:r w:rsidRPr="00000000" w:rsidDel="00000000" w:rsidR="00000000">
                <w:rPr>
                  <w:rtl w:val="0"/>
                  <w:rPrChange w:date="2022-04-27T21:31:15Z" w:author="Vinícius Russi" w:id="1">
                    <w:rPr>
                      <w:sz w:val="22"/>
                      <w:szCs w:val="22"/>
                    </w:rPr>
                  </w:rPrChange>
                </w:rPr>
                <w:t xml:space="preserve">Com base nos dados disponíveis e nos modelos analisados, o horímetro da máquina é a principal variável de importância na predição do tempo médio para falha, seguido pela idade do equipamento em meses e do tempo desde o último reparo</w:t>
              </w:r>
            </w:sdtContent>
          </w:sdt>
          <w:sdt>
            <w:sdtPr>
              <w:tag w:val="goog_rdk_2717"/>
            </w:sdtPr>
            <w:sdtContent>
              <w:del w:date="2022-04-27T01:09:54Z" w:author="Sérgio Henrique" w:id="385"/>
              <w:sdt>
                <w:sdtPr>
                  <w:tag w:val="goog_rdk_2718"/>
                </w:sdtPr>
                <w:sdtContent>
                  <w:del w:date="2022-04-27T01:09:54Z" w:author="Sérgio Henrique" w:id="385">
                    <w:r w:rsidRPr="00000000" w:rsidDel="00000000" w:rsidR="00000000">
                      <w:rPr>
                        <w:rtl w:val="0"/>
                        <w:rPrChange w:date="2022-04-27T21:31:15Z" w:author="Vinícius Russi" w:id="1">
                          <w:rPr>
                            <w:sz w:val="22"/>
                            <w:szCs w:val="22"/>
                          </w:rPr>
                        </w:rPrChange>
                      </w:rPr>
                      <w:delText xml:space="preserve">,</w:delText>
                    </w:r>
                  </w:del>
                </w:sdtContent>
              </w:sdt>
              <w:del w:date="2022-04-27T01:09:54Z" w:author="Sérgio Henrique" w:id="385"/>
            </w:sdtContent>
          </w:sdt>
          <w:sdt>
            <w:sdtPr>
              <w:tag w:val="goog_rdk_2719"/>
            </w:sdtPr>
            <w:sdtContent>
              <w:ins w:date="2022-04-27T01:09:54Z" w:author="Sérgio Henrique" w:id="385"/>
              <w:sdt>
                <w:sdtPr>
                  <w:tag w:val="goog_rdk_2720"/>
                </w:sdtPr>
                <w:sdtContent>
                  <w:ins w:date="2022-04-27T01:09:54Z" w:author="Sérgio Henrique" w:id="385">
                    <w:r w:rsidRPr="00000000" w:rsidDel="00000000" w:rsidR="00000000">
                      <w:rPr>
                        <w:rtl w:val="0"/>
                        <w:rPrChange w:date="2022-04-27T21:31:15Z" w:author="Vinícius Russi" w:id="1">
                          <w:rPr>
                            <w:sz w:val="22"/>
                            <w:szCs w:val="22"/>
                          </w:rPr>
                        </w:rPrChange>
                      </w:rPr>
                      <w:t xml:space="preserve">.</w:t>
                    </w:r>
                  </w:ins>
                </w:sdtContent>
              </w:sdt>
              <w:ins w:date="2022-04-27T01:09:54Z" w:author="Sérgio Henrique" w:id="385"/>
            </w:sdtContent>
          </w:sdt>
          <w:sdt>
            <w:sdtPr>
              <w:tag w:val="goog_rdk_2721"/>
            </w:sdtPr>
            <w:sdtContent>
              <w:r w:rsidRPr="00000000" w:rsidDel="00000000" w:rsidR="00000000">
                <w:rPr>
                  <w:rtl w:val="0"/>
                  <w:rPrChange w:date="2022-04-27T21:31:15Z" w:author="Vinícius Russi" w:id="1">
                    <w:rPr>
                      <w:sz w:val="22"/>
                      <w:szCs w:val="22"/>
                    </w:rPr>
                  </w:rPrChange>
                </w:rPr>
                <w:t xml:space="preserve"> </w:t>
              </w:r>
            </w:sdtContent>
          </w:sdt>
          <w:sdt>
            <w:sdtPr>
              <w:tag w:val="goog_rdk_2722"/>
            </w:sdtPr>
            <w:sdtContent>
              <w:del w:date="2022-04-27T01:09:56Z" w:author="Sérgio Henrique" w:id="386"/>
              <w:sdt>
                <w:sdtPr>
                  <w:tag w:val="goog_rdk_2723"/>
                </w:sdtPr>
                <w:sdtContent>
                  <w:del w:date="2022-04-27T01:09:56Z" w:author="Sérgio Henrique" w:id="386">
                    <w:r w:rsidRPr="00000000" w:rsidDel="00000000" w:rsidR="00000000">
                      <w:rPr>
                        <w:rtl w:val="0"/>
                        <w:rPrChange w:date="2022-04-27T21:31:15Z" w:author="Vinícius Russi" w:id="1">
                          <w:rPr>
                            <w:sz w:val="22"/>
                            <w:szCs w:val="22"/>
                          </w:rPr>
                        </w:rPrChange>
                      </w:rPr>
                      <w:delText xml:space="preserve">a</w:delText>
                    </w:r>
                  </w:del>
                </w:sdtContent>
              </w:sdt>
              <w:del w:date="2022-04-27T01:09:56Z" w:author="Sérgio Henrique" w:id="386"/>
            </w:sdtContent>
          </w:sdt>
          <w:sdt>
            <w:sdtPr>
              <w:tag w:val="goog_rdk_2724"/>
            </w:sdtPr>
            <w:sdtContent>
              <w:ins w:date="2022-04-27T01:09:56Z" w:author="Sérgio Henrique" w:id="386"/>
              <w:sdt>
                <w:sdtPr>
                  <w:tag w:val="goog_rdk_2725"/>
                </w:sdtPr>
                <w:sdtContent>
                  <w:ins w:date="2022-04-27T01:09:56Z" w:author="Sérgio Henrique" w:id="386">
                    <w:r w:rsidRPr="00000000" w:rsidDel="00000000" w:rsidR="00000000">
                      <w:rPr>
                        <w:rtl w:val="0"/>
                        <w:rPrChange w:date="2022-04-27T21:31:15Z" w:author="Vinícius Russi" w:id="1">
                          <w:rPr>
                            <w:sz w:val="22"/>
                            <w:szCs w:val="22"/>
                          </w:rPr>
                        </w:rPrChange>
                      </w:rPr>
                      <w:t xml:space="preserve">A</w:t>
                    </w:r>
                  </w:ins>
                </w:sdtContent>
              </w:sdt>
              <w:ins w:date="2022-04-27T01:09:56Z" w:author="Sérgio Henrique" w:id="386"/>
            </w:sdtContent>
          </w:sdt>
          <w:sdt>
            <w:sdtPr>
              <w:tag w:val="goog_rdk_2726"/>
            </w:sdtPr>
            <w:sdtContent>
              <w:r w:rsidRPr="00000000" w:rsidDel="00000000" w:rsidR="00000000">
                <w:rPr>
                  <w:rtl w:val="0"/>
                  <w:rPrChange w:date="2022-04-27T21:31:15Z" w:author="Vinícius Russi" w:id="1">
                    <w:rPr>
                      <w:sz w:val="22"/>
                      <w:szCs w:val="22"/>
                    </w:rPr>
                  </w:rPrChange>
                </w:rPr>
                <w:t xml:space="preserve">s demais variáveis não apresentam importância estatística (Figura 17).</w:t>
              </w:r>
            </w:sdtContent>
          </w:sdt>
        </w:p>
      </w:sdtContent>
    </w:sdt>
    <w:sdt>
      <w:sdtPr>
        <w:tag w:val="goog_rdk_2729"/>
      </w:sdtPr>
      <w:sdtContent>
        <w:p w:rsidRPr="00000000" w:rsidDel="00000000" w:rsidRDefault="00000000" w:rsidR="00000000" w:rsidP="00000000" w14:paraId="000001D6">
          <w:pPr>
            <w:ind w:left="0" w:firstLine="0"/>
            <w:jc w:val="center"/>
            <w:rPr>
              <w:rPrChange w:date="2022-04-27T21:31:15Z" w:author="Vinícius Russi" w:id="1">
                <w:rPr>
                  <w:sz w:val="22"/>
                  <w:szCs w:val="22"/>
                </w:rPr>
              </w:rPrChange>
            </w:rPr>
          </w:pPr>
          <w:r w:rsidRPr="00000000" w:rsidDel="00000000" w:rsidR="00000000">
            <w:rPr>
              <w:sz w:val="22"/>
              <w:szCs w:val="22"/>
            </w:rPr>
            <w:drawing>
              <wp:inline distL="114300" distT="114300" distB="114300" distR="114300">
                <wp:extent cx="5579435" cy="2819400"/>
                <wp:effectExtent b="0" r="0" t="0" l="0"/>
                <wp:docPr name="image1.png" id="1032"/>
                <a:graphic>
                  <a:graphicData uri="http://schemas.openxmlformats.org/drawingml/2006/picture">
                    <pic:pic>
                      <pic:nvPicPr>
                        <pic:cNvPr name="image1.png" id="0"/>
                        <pic:cNvPicPr preferRelativeResize="0"/>
                      </pic:nvPicPr>
                      <pic:blipFill>
                        <a:blip r:embed="rId33"/>
                        <a:srcRect b="0" r="0" t="0" l="0"/>
                        <a:stretch>
                          <a:fillRect/>
                        </a:stretch>
                      </pic:blipFill>
                      <pic:spPr>
                        <a:xfrm>
                          <a:off x="0" y="0"/>
                          <a:ext cx="5579435" cy="2819400"/>
                        </a:xfrm>
                        <a:prstGeom prst="rect"/>
                        <a:ln/>
                      </pic:spPr>
                    </pic:pic>
                  </a:graphicData>
                </a:graphic>
              </wp:inline>
            </w:drawing>
          </w:r>
          <w:sdt>
            <w:sdtPr>
              <w:tag w:val="goog_rdk_2728"/>
            </w:sdtPr>
            <w:sdtContent>
              <w:r w:rsidRPr="00000000" w:rsidDel="00000000" w:rsidR="00000000">
                <w:rPr>
                  <w:rtl w:val="0"/>
                </w:rPr>
              </w:r>
            </w:sdtContent>
          </w:sdt>
        </w:p>
      </w:sdtContent>
    </w:sdt>
    <w:sdt>
      <w:sdtPr>
        <w:tag w:val="goog_rdk_2735"/>
      </w:sdtPr>
      <w:sdtContent>
        <w:p w:rsidRPr="00000000" w:rsidDel="00000000" w:rsidRDefault="00000000" w:rsidR="00000000" w:rsidP="00000000" w14:paraId="000001D7">
          <w:pPr>
            <w:ind w:firstLine="0"/>
            <w:jc w:val="center"/>
            <w:rPr>
              <w:sz w:val="20"/>
              <w:szCs w:val="20"/>
              <w:rPrChange w:date="2022-04-27T21:31:15Z" w:author="Vinícius Russi" w:id="1">
                <w:rPr>
                  <w:sz w:val="22"/>
                  <w:szCs w:val="22"/>
                </w:rPr>
              </w:rPrChange>
            </w:rPr>
          </w:pPr>
          <w:sdt>
            <w:sdtPr>
              <w:tag w:val="goog_rdk_2730"/>
            </w:sdtPr>
            <w:sdtContent>
              <w:r w:rsidRPr="00000000" w:rsidDel="00000000" w:rsidR="00000000">
                <w:rPr>
                  <w:b w:val="1"/>
                  <w:sz w:val="20"/>
                  <w:szCs w:val="20"/>
                  <w:rtl w:val="0"/>
                  <w:rPrChange w:date="2022-04-27T21:31:15Z" w:author="Vinícius Russi" w:id="1">
                    <w:rPr>
                      <w:b w:val="1"/>
                      <w:sz w:val="18"/>
                      <w:szCs w:val="18"/>
                    </w:rPr>
                  </w:rPrChange>
                </w:rPr>
                <w:t xml:space="preserve">Figura 17 -</w:t>
              </w:r>
            </w:sdtContent>
          </w:sdt>
          <w:sdt>
            <w:sdtPr>
              <w:tag w:val="goog_rdk_2731"/>
            </w:sdtPr>
            <w:sdtContent>
              <w:r w:rsidRPr="00000000" w:rsidDel="00000000" w:rsidR="00000000">
                <w:rPr>
                  <w:sz w:val="20"/>
                  <w:szCs w:val="20"/>
                  <w:rtl w:val="0"/>
                  <w:rPrChange w:date="2022-04-27T21:31:15Z" w:author="Vinícius Russi" w:id="1">
                    <w:rPr>
                      <w:sz w:val="18"/>
                      <w:szCs w:val="18"/>
                    </w:rPr>
                  </w:rPrChange>
                </w:rPr>
                <w:t xml:space="preserve"> Resultado de importância das variáveis utilizadas no modelo</w:t>
              </w:r>
            </w:sdtContent>
          </w:sdt>
          <w:sdt>
            <w:sdtPr>
              <w:tag w:val="goog_rdk_2732"/>
            </w:sdtPr>
            <w:sdtContent>
              <w:del w:date="2022-04-27T21:54:14Z" w:author="Vinícius Russi" w:id="387"/>
              <w:sdt>
                <w:sdtPr>
                  <w:tag w:val="goog_rdk_2733"/>
                </w:sdtPr>
                <w:sdtContent>
                  <w:del w:date="2022-04-27T21:54:14Z" w:author="Vinícius Russi" w:id="387">
                    <w:r w:rsidRPr="00000000" w:rsidDel="00000000" w:rsidR="00000000">
                      <w:rPr>
                        <w:sz w:val="20"/>
                        <w:szCs w:val="20"/>
                        <w:rtl w:val="0"/>
                        <w:rPrChange w:date="2022-04-27T21:31:15Z" w:author="Vinícius Russi" w:id="1">
                          <w:rPr>
                            <w:sz w:val="18"/>
                            <w:szCs w:val="18"/>
                          </w:rPr>
                        </w:rPrChange>
                      </w:rPr>
                      <w:delText xml:space="preserve">.</w:delText>
                    </w:r>
                  </w:del>
                </w:sdtContent>
              </w:sdt>
              <w:del w:date="2022-04-27T21:54:14Z" w:author="Vinícius Russi" w:id="387"/>
            </w:sdtContent>
          </w:sdt>
          <w:sdt>
            <w:sdtPr>
              <w:tag w:val="goog_rdk_2734"/>
            </w:sdtPr>
            <w:sdtContent>
              <w:r w:rsidRPr="00000000" w:rsidDel="00000000" w:rsidR="00000000">
                <w:rPr>
                  <w:rtl w:val="0"/>
                </w:rPr>
              </w:r>
            </w:sdtContent>
          </w:sdt>
        </w:p>
      </w:sdtContent>
    </w:sdt>
    <w:sdt>
      <w:sdtPr>
        <w:tag w:val="goog_rdk_2737"/>
      </w:sdtPr>
      <w:sdtContent>
        <w:p w:rsidRPr="00000000" w:rsidDel="00000000" w:rsidRDefault="00000000" w:rsidR="00000000" w:rsidP="00000000" w14:paraId="000001D8">
          <w:pPr>
            <w:ind w:left="0" w:firstLine="0"/>
            <w:rPr>
              <w:rPrChange w:date="2022-04-27T21:31:15Z" w:author="Vinícius Russi" w:id="1">
                <w:rPr>
                  <w:sz w:val="22"/>
                  <w:szCs w:val="22"/>
                </w:rPr>
              </w:rPrChange>
            </w:rPr>
          </w:pPr>
          <w:sdt>
            <w:sdtPr>
              <w:tag w:val="goog_rdk_2736"/>
            </w:sdtPr>
            <w:sdtContent>
              <w:r w:rsidRPr="00000000" w:rsidDel="00000000" w:rsidR="00000000">
                <w:rPr>
                  <w:rtl w:val="0"/>
                </w:rPr>
              </w:r>
            </w:sdtContent>
          </w:sdt>
        </w:p>
      </w:sdtContent>
    </w:sdt>
    <w:sdt>
      <w:sdtPr>
        <w:tag w:val="goog_rdk_2742"/>
      </w:sdtPr>
      <w:sdtContent>
        <w:p w:rsidRPr="00000000" w:rsidDel="00000000" w:rsidRDefault="00000000" w:rsidR="00000000" w:rsidP="00000000" w14:paraId="000001D9">
          <w:pPr>
            <w:ind w:left="0" w:firstLine="0"/>
            <w:rPr>
              <w:rPrChange w:date="2022-04-27T21:31:15Z" w:author="Vinícius Russi" w:id="1">
                <w:rPr>
                  <w:sz w:val="22"/>
                  <w:szCs w:val="22"/>
                </w:rPr>
              </w:rPrChange>
            </w:rPr>
          </w:pPr>
          <w:sdt>
            <w:sdtPr>
              <w:tag w:val="goog_rdk_2738"/>
            </w:sdtPr>
            <w:sdtContent>
              <w:r w:rsidRPr="00000000" w:rsidDel="00000000" w:rsidR="00000000">
                <w:rPr>
                  <w:rtl w:val="0"/>
                  <w:rPrChange w:date="2022-04-27T21:31:15Z" w:author="Vinícius Russi" w:id="1">
                    <w:rPr>
                      <w:sz w:val="22"/>
                      <w:szCs w:val="22"/>
                    </w:rPr>
                  </w:rPrChange>
                </w:rPr>
                <w:t xml:space="preserve">Esse resultado corrobora com os resultados obtidos no item 4.2.5</w:t>
              </w:r>
            </w:sdtContent>
          </w:sdt>
          <w:sdt>
            <w:sdtPr>
              <w:tag w:val="goog_rdk_2739"/>
            </w:sdtPr>
            <w:sdtContent>
              <w:ins w:date="2022-04-27T01:10:12Z" w:author="Sérgio Henrique" w:id="388"/>
              <w:sdt>
                <w:sdtPr>
                  <w:tag w:val="goog_rdk_2740"/>
                </w:sdtPr>
                <w:sdtContent>
                  <w:ins w:date="2022-04-27T01:10:12Z" w:author="Sérgio Henrique" w:id="388">
                    <w:r w:rsidRPr="00000000" w:rsidDel="00000000" w:rsidR="00000000">
                      <w:rPr>
                        <w:rtl w:val="0"/>
                        <w:rPrChange w:date="2022-04-27T21:31:15Z" w:author="Vinícius Russi" w:id="1">
                          <w:rPr>
                            <w:sz w:val="22"/>
                            <w:szCs w:val="22"/>
                          </w:rPr>
                        </w:rPrChange>
                      </w:rPr>
                      <w:t xml:space="preserve">,</w:t>
                    </w:r>
                  </w:ins>
                </w:sdtContent>
              </w:sdt>
              <w:ins w:date="2022-04-27T01:10:12Z" w:author="Sérgio Henrique" w:id="388"/>
            </w:sdtContent>
          </w:sdt>
          <w:sdt>
            <w:sdtPr>
              <w:tag w:val="goog_rdk_2741"/>
            </w:sdtPr>
            <w:sdtContent>
              <w:r w:rsidRPr="00000000" w:rsidDel="00000000" w:rsidR="00000000">
                <w:rPr>
                  <w:rtl w:val="0"/>
                  <w:rPrChange w:date="2022-04-27T21:31:15Z" w:author="Vinícius Russi" w:id="1">
                    <w:rPr>
                      <w:sz w:val="22"/>
                      <w:szCs w:val="22"/>
                    </w:rPr>
                  </w:rPrChange>
                </w:rPr>
                <w:t xml:space="preserve"> que identificam que a utilização de modelos de aprendizado de máquina aqui avaliados não se mostrou satisfatória para predizer o tempo médio para falha. Uma vez que na etapa de análise exploratória dos dados, notou-se que existe diferença nos dados entre o tipo de operação e a estação operacional, entretanto, tal diferença não foi expressa no modelo de melhor resultado.</w:t>
              </w:r>
            </w:sdtContent>
          </w:sdt>
        </w:p>
      </w:sdtContent>
    </w:sdt>
    <w:sdt>
      <w:sdtPr>
        <w:tag w:val="goog_rdk_2746"/>
      </w:sdtPr>
      <w:sdtContent>
        <w:p w:rsidRPr="00000000" w:rsidDel="00000000" w:rsidRDefault="00000000" w:rsidR="00000000" w:rsidP="00000000" w14:paraId="000001DA">
          <w:pPr>
            <w:ind w:left="0" w:firstLine="0"/>
            <w:rPr>
              <w:del w:date="2022-04-27T21:45:41Z" w:author="Vinícius Russi" w:id="389"/>
              <w:rPrChange w:date="2022-04-27T21:31:15Z" w:author="Vinícius Russi" w:id="1">
                <w:rPr>
                  <w:sz w:val="22"/>
                  <w:szCs w:val="22"/>
                </w:rPr>
              </w:rPrChange>
            </w:rPr>
          </w:pPr>
          <w:sdt>
            <w:sdtPr>
              <w:tag w:val="goog_rdk_2744"/>
            </w:sdtPr>
            <w:sdtContent>
              <w:del w:date="2022-04-27T21:45:41Z" w:author="Vinícius Russi" w:id="389"/>
              <w:sdt>
                <w:sdtPr>
                  <w:tag w:val="goog_rdk_2745"/>
                </w:sdtPr>
                <w:sdtContent>
                  <w:del w:date="2022-04-27T21:45:41Z" w:author="Vinícius Russi" w:id="389">
                    <w:r w:rsidRPr="00000000" w:rsidDel="00000000" w:rsidR="00000000">
                      <w:rPr>
                        <w:rtl w:val="0"/>
                      </w:rPr>
                    </w:r>
                  </w:del>
                </w:sdtContent>
              </w:sdt>
              <w:del w:date="2022-04-27T21:45:41Z" w:author="Vinícius Russi" w:id="389"/>
            </w:sdtContent>
          </w:sdt>
        </w:p>
      </w:sdtContent>
    </w:sdt>
    <w:sdt>
      <w:sdtPr>
        <w:tag w:val="goog_rdk_2749"/>
      </w:sdtPr>
      <w:sdtContent>
        <w:p w:rsidRPr="00000000" w:rsidDel="00000000" w:rsidRDefault="00000000" w:rsidR="00000000" w:rsidP="00000000" w14:paraId="000001DB">
          <w:pPr>
            <w:pStyle w:val="Heading2"/>
            <w:ind w:firstLine="0"/>
            <w:rPr>
              <w:del w:date="2022-04-27T21:45:41Z" w:author="Vinícius Russi" w:id="389"/>
              <w:rPrChange w:date="2022-04-27T21:31:15Z" w:author="Vinícius Russi" w:id="1">
                <w:rPr>
                  <w:sz w:val="22"/>
                  <w:szCs w:val="22"/>
                </w:rPr>
              </w:rPrChange>
            </w:rPr>
          </w:pPr>
          <w:sdt>
            <w:sdtPr>
              <w:tag w:val="goog_rdk_2747"/>
            </w:sdtPr>
            <w:sdtContent>
              <w:del w:date="2022-04-27T21:45:41Z" w:author="Vinícius Russi" w:id="389"/>
              <w:sdt>
                <w:sdtPr>
                  <w:tag w:val="goog_rdk_2748"/>
                </w:sdtPr>
                <w:sdtContent>
                  <w:del w:date="2022-04-27T21:45:41Z" w:author="Vinícius Russi" w:id="389">
                    <w:r w:rsidRPr="00000000" w:rsidDel="00000000" w:rsidR="00000000">
                      <w:rPr>
                        <w:rtl w:val="0"/>
                      </w:rPr>
                    </w:r>
                  </w:del>
                </w:sdtContent>
              </w:sdt>
              <w:del w:date="2022-04-27T21:45:41Z" w:author="Vinícius Russi" w:id="389">
                <w:bookmarkStart w:id="46" w:name="_heading=h.a436xi3688p5" w:colFirst="0" w:colLast="0"/>
                <w:bookmarkEnd w:id="46"/>
              </w:del>
            </w:sdtContent>
          </w:sdt>
        </w:p>
      </w:sdtContent>
    </w:sdt>
    <w:sdt>
      <w:sdtPr>
        <w:tag w:val="goog_rdk_2751"/>
      </w:sdtPr>
      <w:sdtContent>
        <w:p w:rsidRPr="00000000" w:rsidDel="00000000" w:rsidRDefault="00000000" w:rsidR="00000000" w:rsidP="00000000" w14:paraId="000001DC">
          <w:pPr>
            <w:rPr>
              <w:del w:date="2022-04-27T21:45:41Z" w:author="Vinícius Russi" w:id="389"/>
            </w:rPr>
          </w:pPr>
          <w:sdt>
            <w:sdtPr>
              <w:tag w:val="goog_rdk_2750"/>
            </w:sdtPr>
            <w:sdtContent>
              <w:del w:date="2022-04-27T21:45:41Z" w:author="Vinícius Russi" w:id="389">
                <w:r w:rsidRPr="00000000" w:rsidDel="00000000" w:rsidR="00000000">
                  <w:rPr>
                    <w:rtl w:val="0"/>
                  </w:rPr>
                </w:r>
              </w:del>
            </w:sdtContent>
          </w:sdt>
        </w:p>
      </w:sdtContent>
    </w:sdt>
    <w:sdt>
      <w:sdtPr>
        <w:tag w:val="goog_rdk_2753"/>
      </w:sdtPr>
      <w:sdtContent>
        <w:p w:rsidRPr="00000000" w:rsidDel="00000000" w:rsidRDefault="00000000" w:rsidR="00000000" w:rsidP="00000000" w14:paraId="000001DD">
          <w:pPr>
            <w:rPr>
              <w:del w:date="2022-04-27T21:45:41Z" w:author="Vinícius Russi" w:id="389"/>
            </w:rPr>
          </w:pPr>
          <w:sdt>
            <w:sdtPr>
              <w:tag w:val="goog_rdk_2752"/>
            </w:sdtPr>
            <w:sdtContent>
              <w:del w:date="2022-04-27T21:45:41Z" w:author="Vinícius Russi" w:id="389">
                <w:r w:rsidRPr="00000000" w:rsidDel="00000000" w:rsidR="00000000">
                  <w:rPr>
                    <w:rtl w:val="0"/>
                  </w:rPr>
                </w:r>
              </w:del>
            </w:sdtContent>
          </w:sdt>
        </w:p>
      </w:sdtContent>
    </w:sdt>
    <w:sdt>
      <w:sdtPr>
        <w:tag w:val="goog_rdk_2756"/>
      </w:sdtPr>
      <w:sdtContent>
        <w:p w:rsidRPr="00000000" w:rsidDel="00000000" w:rsidRDefault="00000000" w:rsidR="00000000" w:rsidP="00000000" w14:paraId="000001DE">
          <w:pPr>
            <w:rPr>
              <w:del w:date="2022-04-27T21:45:41Z" w:author="Vinícius Russi" w:id="389"/>
              <w:rPrChange w:date="2022-04-27T21:31:15Z" w:author="Vinícius Russi" w:id="1">
                <w:rPr>
                  <w:sz w:val="22"/>
                  <w:szCs w:val="22"/>
                </w:rPr>
              </w:rPrChange>
            </w:rPr>
          </w:pPr>
          <w:sdt>
            <w:sdtPr>
              <w:tag w:val="goog_rdk_2754"/>
            </w:sdtPr>
            <w:sdtContent>
              <w:del w:date="2022-04-27T21:45:41Z" w:author="Vinícius Russi" w:id="389"/>
              <w:sdt>
                <w:sdtPr>
                  <w:tag w:val="goog_rdk_2755"/>
                </w:sdtPr>
                <w:sdtContent>
                  <w:del w:date="2022-04-27T21:45:41Z" w:author="Vinícius Russi" w:id="389">
                    <w:r w:rsidRPr="00000000" w:rsidDel="00000000" w:rsidR="00000000">
                      <w:rPr>
                        <w:rtl w:val="0"/>
                      </w:rPr>
                    </w:r>
                  </w:del>
                </w:sdtContent>
              </w:sdt>
              <w:del w:date="2022-04-27T21:45:41Z" w:author="Vinícius Russi" w:id="389"/>
            </w:sdtContent>
          </w:sdt>
        </w:p>
      </w:sdtContent>
    </w:sdt>
    <w:sdt>
      <w:sdtPr>
        <w:tag w:val="goog_rdk_2758"/>
      </w:sdtPr>
      <w:sdtContent>
        <w:p w:rsidRPr="00000000" w:rsidDel="00000000" w:rsidRDefault="00000000" w:rsidR="00000000" w:rsidP="00000000" w14:paraId="000001DF">
          <w:pPr>
            <w:pStyle w:val="Heading2"/>
            <w:ind w:firstLine="0"/>
            <w:rPr>
              <w:rPrChange w:date="2022-04-27T21:31:15Z" w:author="Vinícius Russi" w:id="1">
                <w:rPr>
                  <w:sz w:val="22"/>
                  <w:szCs w:val="22"/>
                </w:rPr>
              </w:rPrChange>
            </w:rPr>
            <w:pPrChange w:date="2022-04-27T21:26:56Z" w:author="Vinícius Russi" w:id="0">
              <w:pPr>
                <w:pStyle w:val="Heading2"/>
                <w:ind w:firstLine="0"/>
              </w:pPr>
            </w:pPrChange>
          </w:pPr>
          <w:bookmarkStart w:id="47" w:name="_heading=h.an9hyxfb73sw" w:colFirst="0" w:colLast="0"/>
          <w:bookmarkEnd w:id="47"/>
          <w:sdt>
            <w:sdtPr>
              <w:tag w:val="goog_rdk_2757"/>
            </w:sdtPr>
            <w:sdtContent>
              <w:r w:rsidRPr="00000000" w:rsidDel="00000000" w:rsidR="00000000">
                <w:rPr>
                  <w:rtl w:val="0"/>
                  <w:rPrChange w:date="2022-04-27T21:31:15Z" w:author="Vinícius Russi" w:id="1">
                    <w:rPr>
                      <w:sz w:val="22"/>
                      <w:szCs w:val="22"/>
                    </w:rPr>
                  </w:rPrChange>
                </w:rPr>
                <w:t xml:space="preserve">5 CONCLUSÕES</w:t>
              </w:r>
            </w:sdtContent>
          </w:sdt>
        </w:p>
      </w:sdtContent>
    </w:sdt>
    <w:sdt>
      <w:sdtPr>
        <w:tag w:val="goog_rdk_2766"/>
      </w:sdtPr>
      <w:sdtContent>
        <w:p w:rsidRPr="00000000" w:rsidDel="00000000" w:rsidRDefault="00000000" w:rsidR="00000000" w:rsidP="00000000" w14:paraId="000001E0">
          <w:pPr>
            <w:ind w:left="0" w:firstLine="0"/>
            <w:rPr>
              <w:rPrChange w:date="2022-04-27T21:31:15Z" w:author="Vinícius Russi" w:id="1">
                <w:rPr>
                  <w:sz w:val="22"/>
                  <w:szCs w:val="22"/>
                </w:rPr>
              </w:rPrChange>
            </w:rPr>
          </w:pPr>
          <w:sdt>
            <w:sdtPr>
              <w:tag w:val="goog_rdk_2759"/>
            </w:sdtPr>
            <w:sdtContent>
              <w:r w:rsidRPr="00000000" w:rsidDel="00000000" w:rsidR="00000000">
                <w:rPr>
                  <w:rtl w:val="0"/>
                  <w:rPrChange w:date="2022-04-27T21:31:15Z" w:author="Vinícius Russi" w:id="1">
                    <w:rPr>
                      <w:sz w:val="22"/>
                      <w:szCs w:val="22"/>
                    </w:rPr>
                  </w:rPrChange>
                </w:rPr>
                <w:tab/>
                <w:t xml:space="preserve">A análise realizada neste estudo foi bastante interessante de ser trabalhada. Dentre os resultados obtidos,</w:t>
              </w:r>
            </w:sdtContent>
          </w:sdt>
          <w:sdt>
            <w:sdtPr>
              <w:tag w:val="goog_rdk_2760"/>
            </w:sdtPr>
            <w:sdtContent>
              <w:ins w:date="2022-04-27T01:13:55Z" w:author="Sérgio Henrique" w:id="391"/>
              <w:sdt>
                <w:sdtPr>
                  <w:tag w:val="goog_rdk_2761"/>
                </w:sdtPr>
                <w:sdtContent>
                  <w:ins w:date="2022-04-27T01:13:55Z" w:author="Sérgio Henrique" w:id="391">
                    <w:r w:rsidRPr="00000000" w:rsidDel="00000000" w:rsidR="00000000">
                      <w:rPr>
                        <w:rtl w:val="0"/>
                        <w:rPrChange w:date="2022-04-27T21:31:15Z" w:author="Vinícius Russi" w:id="1">
                          <w:rPr>
                            <w:sz w:val="22"/>
                            <w:szCs w:val="22"/>
                          </w:rPr>
                        </w:rPrChange>
                      </w:rPr>
                      <w:t xml:space="preserve"> constatou-se que</w:t>
                    </w:r>
                  </w:ins>
                </w:sdtContent>
              </w:sdt>
              <w:ins w:date="2022-04-27T01:13:55Z" w:author="Sérgio Henrique" w:id="391"/>
            </w:sdtContent>
          </w:sdt>
          <w:sdt>
            <w:sdtPr>
              <w:tag w:val="goog_rdk_2762"/>
            </w:sdtPr>
            <w:sdtContent>
              <w:r w:rsidRPr="00000000" w:rsidDel="00000000" w:rsidR="00000000">
                <w:rPr>
                  <w:rtl w:val="0"/>
                  <w:rPrChange w:date="2022-04-27T21:31:15Z" w:author="Vinícius Russi" w:id="1">
                    <w:rPr>
                      <w:sz w:val="22"/>
                      <w:szCs w:val="22"/>
                    </w:rPr>
                  </w:rPrChange>
                </w:rPr>
                <w:t xml:space="preserve"> a atividade de baldeio representa mais da metade do total de registros de manutenção, sendo maior que o dobro da segunda operação</w:t>
              </w:r>
            </w:sdtContent>
          </w:sdt>
          <w:sdt>
            <w:sdtPr>
              <w:tag w:val="goog_rdk_2763"/>
            </w:sdtPr>
            <w:sdtContent>
              <w:ins w:date="2022-04-27T01:14:13Z" w:author="Sérgio Henrique" w:id="392"/>
              <w:sdt>
                <w:sdtPr>
                  <w:tag w:val="goog_rdk_2764"/>
                </w:sdtPr>
                <w:sdtContent>
                  <w:ins w:date="2022-04-27T01:14:13Z" w:author="Sérgio Henrique" w:id="392">
                    <w:r w:rsidRPr="00000000" w:rsidDel="00000000" w:rsidR="00000000">
                      <w:rPr>
                        <w:rtl w:val="0"/>
                        <w:rPrChange w:date="2022-04-27T21:31:15Z" w:author="Vinícius Russi" w:id="1">
                          <w:rPr>
                            <w:sz w:val="22"/>
                            <w:szCs w:val="22"/>
                          </w:rPr>
                        </w:rPrChange>
                      </w:rPr>
                      <w:t xml:space="preserve">,</w:t>
                    </w:r>
                  </w:ins>
                </w:sdtContent>
              </w:sdt>
              <w:ins w:date="2022-04-27T01:14:13Z" w:author="Sérgio Henrique" w:id="392"/>
            </w:sdtContent>
          </w:sdt>
          <w:sdt>
            <w:sdtPr>
              <w:tag w:val="goog_rdk_2765"/>
            </w:sdtPr>
            <w:sdtContent>
              <w:r w:rsidRPr="00000000" w:rsidDel="00000000" w:rsidR="00000000">
                <w:rPr>
                  <w:rtl w:val="0"/>
                  <w:rPrChange w:date="2022-04-27T21:31:15Z" w:author="Vinícius Russi" w:id="1">
                    <w:rPr>
                      <w:sz w:val="22"/>
                      <w:szCs w:val="22"/>
                    </w:rPr>
                  </w:rPrChange>
                </w:rPr>
                <w:t xml:space="preserve"> que é a de arraste. O tempo médio para reparo é de 43,96 horas, sendo um número considerado alto, pois algumas manutenções no conjunto de dados foram mais longas que a média (em alguns casos superior a 300 horas), devido a falhas complexas ou dificuldades de aquisição de peças de reposição.</w:t>
              </w:r>
            </w:sdtContent>
          </w:sdt>
        </w:p>
      </w:sdtContent>
    </w:sdt>
    <w:sdt>
      <w:sdtPr>
        <w:tag w:val="goog_rdk_2820"/>
      </w:sdtPr>
      <w:sdtContent>
        <w:p w:rsidRPr="00000000" w:rsidDel="00000000" w:rsidRDefault="00000000" w:rsidR="00000000" w:rsidP="00000000" w14:paraId="000001E1">
          <w:pPr>
            <w:ind w:left="0" w:firstLine="720"/>
            <w:rPr>
              <w:rPrChange w:date="2022-04-27T21:31:15Z" w:author="Vinícius Russi" w:id="1">
                <w:rPr>
                  <w:sz w:val="22"/>
                  <w:szCs w:val="22"/>
                </w:rPr>
              </w:rPrChange>
            </w:rPr>
          </w:pPr>
          <w:sdt>
            <w:sdtPr>
              <w:tag w:val="goog_rdk_2767"/>
            </w:sdtPr>
            <w:sdtContent>
              <w:r w:rsidRPr="00000000" w:rsidDel="00000000" w:rsidR="00000000">
                <w:rPr>
                  <w:rtl w:val="0"/>
                  <w:rPrChange w:date="2022-04-27T21:31:15Z" w:author="Vinícius Russi" w:id="1">
                    <w:rPr>
                      <w:sz w:val="22"/>
                      <w:szCs w:val="22"/>
                    </w:rPr>
                  </w:rPrChange>
                </w:rPr>
                <w:t xml:space="preserve">O conjunto d</w:t>
              </w:r>
            </w:sdtContent>
          </w:sdt>
          <w:sdt>
            <w:sdtPr>
              <w:tag w:val="goog_rdk_2768"/>
            </w:sdtPr>
            <w:sdtContent>
              <w:del w:date="2022-04-27T01:14:52Z" w:author="Sérgio Henrique" w:id="393"/>
              <w:sdt>
                <w:sdtPr>
                  <w:tag w:val="goog_rdk_2769"/>
                </w:sdtPr>
                <w:sdtContent>
                  <w:del w:date="2022-04-27T01:14:52Z" w:author="Sérgio Henrique" w:id="393">
                    <w:r w:rsidRPr="00000000" w:rsidDel="00000000" w:rsidR="00000000">
                      <w:rPr>
                        <w:rtl w:val="0"/>
                        <w:rPrChange w:date="2022-04-27T21:31:15Z" w:author="Vinícius Russi" w:id="1">
                          <w:rPr>
                            <w:sz w:val="22"/>
                            <w:szCs w:val="22"/>
                          </w:rPr>
                        </w:rPrChange>
                      </w:rPr>
                      <w:delText xml:space="preserve">e</w:delText>
                    </w:r>
                  </w:del>
                </w:sdtContent>
              </w:sdt>
              <w:del w:date="2022-04-27T01:14:52Z" w:author="Sérgio Henrique" w:id="393"/>
            </w:sdtContent>
          </w:sdt>
          <w:sdt>
            <w:sdtPr>
              <w:tag w:val="goog_rdk_2770"/>
            </w:sdtPr>
            <w:sdtContent>
              <w:ins w:date="2022-04-27T01:14:52Z" w:author="Sérgio Henrique" w:id="393"/>
              <w:sdt>
                <w:sdtPr>
                  <w:tag w:val="goog_rdk_2771"/>
                </w:sdtPr>
                <w:sdtContent>
                  <w:ins w:date="2022-04-27T01:14:52Z" w:author="Sérgio Henrique" w:id="393">
                    <w:r w:rsidRPr="00000000" w:rsidDel="00000000" w:rsidR="00000000">
                      <w:rPr>
                        <w:rtl w:val="0"/>
                        <w:rPrChange w:date="2022-04-27T21:31:15Z" w:author="Vinícius Russi" w:id="1">
                          <w:rPr>
                            <w:sz w:val="22"/>
                            <w:szCs w:val="22"/>
                          </w:rPr>
                        </w:rPrChange>
                      </w:rPr>
                      <w:t xml:space="preserve">os</w:t>
                    </w:r>
                  </w:ins>
                </w:sdtContent>
              </w:sdt>
              <w:ins w:date="2022-04-27T01:14:52Z" w:author="Sérgio Henrique" w:id="393"/>
            </w:sdtContent>
          </w:sdt>
          <w:sdt>
            <w:sdtPr>
              <w:tag w:val="goog_rdk_2772"/>
            </w:sdtPr>
            <w:sdtContent>
              <w:r w:rsidRPr="00000000" w:rsidDel="00000000" w:rsidR="00000000">
                <w:rPr>
                  <w:rtl w:val="0"/>
                  <w:rPrChange w:date="2022-04-27T21:31:15Z" w:author="Vinícius Russi" w:id="1">
                    <w:rPr>
                      <w:sz w:val="22"/>
                      <w:szCs w:val="22"/>
                    </w:rPr>
                  </w:rPrChange>
                </w:rPr>
                <w:t xml:space="preserve"> dados tem sérios problemas em relação aos apontamentos de horímetro. Foram necessárias 262 interações de correção com auxílio do time de negócios da companhia para ajuste dos números. Isso</w:t>
              </w:r>
            </w:sdtContent>
          </w:sdt>
          <w:sdt>
            <w:sdtPr>
              <w:tag w:val="goog_rdk_2773"/>
            </w:sdtPr>
            <w:sdtContent>
              <w:ins w:date="2022-04-27T01:15:12Z" w:author="Sérgio Henrique" w:id="394"/>
              <w:sdt>
                <w:sdtPr>
                  <w:tag w:val="goog_rdk_2774"/>
                </w:sdtPr>
                <w:sdtContent>
                  <w:ins w:date="2022-04-27T01:15:12Z" w:author="Sérgio Henrique" w:id="394">
                    <w:r w:rsidRPr="00000000" w:rsidDel="00000000" w:rsidR="00000000">
                      <w:rPr>
                        <w:rtl w:val="0"/>
                        <w:rPrChange w:date="2022-04-27T21:31:15Z" w:author="Vinícius Russi" w:id="1">
                          <w:rPr>
                            <w:sz w:val="22"/>
                            <w:szCs w:val="22"/>
                          </w:rPr>
                        </w:rPrChange>
                      </w:rPr>
                      <w:t xml:space="preserve">,</w:t>
                    </w:r>
                  </w:ins>
                </w:sdtContent>
              </w:sdt>
              <w:ins w:date="2022-04-27T01:15:12Z" w:author="Sérgio Henrique" w:id="394"/>
            </w:sdtContent>
          </w:sdt>
          <w:sdt>
            <w:sdtPr>
              <w:tag w:val="goog_rdk_2775"/>
            </w:sdtPr>
            <w:sdtContent>
              <w:r w:rsidRPr="00000000" w:rsidDel="00000000" w:rsidR="00000000">
                <w:rPr>
                  <w:rtl w:val="0"/>
                  <w:rPrChange w:date="2022-04-27T21:31:15Z" w:author="Vinícius Russi" w:id="1">
                    <w:rPr>
                      <w:sz w:val="22"/>
                      <w:szCs w:val="22"/>
                    </w:rPr>
                  </w:rPrChange>
                </w:rPr>
                <w:t xml:space="preserve"> além de oneroso em tempo, pode ser considerado um sinal de desconfiança em relação a qualidade dos dados disponibilizados. De qualquer maneira, após as correções</w:t>
              </w:r>
            </w:sdtContent>
          </w:sdt>
          <w:sdt>
            <w:sdtPr>
              <w:tag w:val="goog_rdk_2776"/>
            </w:sdtPr>
            <w:sdtContent>
              <w:ins w:date="2022-04-27T01:15:32Z" w:author="Sérgio Henrique" w:id="395"/>
              <w:sdt>
                <w:sdtPr>
                  <w:tag w:val="goog_rdk_2777"/>
                </w:sdtPr>
                <w:sdtContent>
                  <w:ins w:date="2022-04-27T01:15:32Z" w:author="Sérgio Henrique" w:id="395">
                    <w:r w:rsidRPr="00000000" w:rsidDel="00000000" w:rsidR="00000000">
                      <w:rPr>
                        <w:rtl w:val="0"/>
                        <w:rPrChange w:date="2022-04-27T21:31:15Z" w:author="Vinícius Russi" w:id="1">
                          <w:rPr>
                            <w:sz w:val="22"/>
                            <w:szCs w:val="22"/>
                          </w:rPr>
                        </w:rPrChange>
                      </w:rPr>
                      <w:t xml:space="preserve">,</w:t>
                    </w:r>
                  </w:ins>
                </w:sdtContent>
              </w:sdt>
              <w:ins w:date="2022-04-27T01:15:32Z" w:author="Sérgio Henrique" w:id="395"/>
            </w:sdtContent>
          </w:sdt>
          <w:sdt>
            <w:sdtPr>
              <w:tag w:val="goog_rdk_2778"/>
            </w:sdtPr>
            <w:sdtContent>
              <w:r w:rsidRPr="00000000" w:rsidDel="00000000" w:rsidR="00000000">
                <w:rPr>
                  <w:rtl w:val="0"/>
                  <w:rPrChange w:date="2022-04-27T21:31:15Z" w:author="Vinícius Russi" w:id="1">
                    <w:rPr>
                      <w:sz w:val="22"/>
                      <w:szCs w:val="22"/>
                    </w:rPr>
                  </w:rPrChange>
                </w:rPr>
                <w:t xml:space="preserve"> foi possível evidenciar um tempo médio </w:t>
              </w:r>
            </w:sdtContent>
          </w:sdt>
          <w:sdt>
            <w:sdtPr>
              <w:tag w:val="goog_rdk_2779"/>
            </w:sdtPr>
            <w:sdtContent>
              <w:del w:date="2022-04-27T01:16:11Z" w:author="Sérgio Henrique" w:id="396"/>
              <w:sdt>
                <w:sdtPr>
                  <w:tag w:val="goog_rdk_2780"/>
                </w:sdtPr>
                <w:sdtContent>
                  <w:del w:date="2022-04-27T01:16:11Z" w:author="Sérgio Henrique" w:id="396">
                    <w:r w:rsidRPr="00000000" w:rsidDel="00000000" w:rsidR="00000000">
                      <w:rPr>
                        <w:rtl w:val="0"/>
                        <w:rPrChange w:date="2022-04-27T21:31:15Z" w:author="Vinícius Russi" w:id="1">
                          <w:rPr>
                            <w:sz w:val="22"/>
                            <w:szCs w:val="22"/>
                          </w:rPr>
                        </w:rPrChange>
                      </w:rPr>
                      <w:delText xml:space="preserve">entre</w:delText>
                    </w:r>
                  </w:del>
                </w:sdtContent>
              </w:sdt>
              <w:del w:date="2022-04-27T01:16:11Z" w:author="Sérgio Henrique" w:id="396"/>
            </w:sdtContent>
          </w:sdt>
          <w:sdt>
            <w:sdtPr>
              <w:tag w:val="goog_rdk_2781"/>
            </w:sdtPr>
            <w:sdtContent>
              <w:ins w:date="2022-04-27T01:16:11Z" w:author="Sérgio Henrique" w:id="396"/>
              <w:sdt>
                <w:sdtPr>
                  <w:tag w:val="goog_rdk_2782"/>
                </w:sdtPr>
                <w:sdtContent>
                  <w:ins w:date="2022-04-27T01:16:11Z" w:author="Sérgio Henrique" w:id="396">
                    <w:r w:rsidRPr="00000000" w:rsidDel="00000000" w:rsidR="00000000">
                      <w:rPr>
                        <w:rtl w:val="0"/>
                        <w:rPrChange w:date="2022-04-27T21:31:15Z" w:author="Vinícius Russi" w:id="1">
                          <w:rPr>
                            <w:sz w:val="22"/>
                            <w:szCs w:val="22"/>
                          </w:rPr>
                        </w:rPrChange>
                      </w:rPr>
                      <w:t xml:space="preserve">para</w:t>
                    </w:r>
                  </w:ins>
                </w:sdtContent>
              </w:sdt>
              <w:ins w:date="2022-04-27T01:16:11Z" w:author="Sérgio Henrique" w:id="396"/>
            </w:sdtContent>
          </w:sdt>
          <w:sdt>
            <w:sdtPr>
              <w:tag w:val="goog_rdk_2783"/>
            </w:sdtPr>
            <w:sdtContent>
              <w:r w:rsidRPr="00000000" w:rsidDel="00000000" w:rsidR="00000000">
                <w:rPr>
                  <w:rtl w:val="0"/>
                  <w:rPrChange w:date="2022-04-27T21:31:15Z" w:author="Vinícius Russi" w:id="1">
                    <w:rPr>
                      <w:sz w:val="22"/>
                      <w:szCs w:val="22"/>
                    </w:rPr>
                  </w:rPrChange>
                </w:rPr>
                <w:t xml:space="preserve"> reparos de aproximadamente 19 horas, </w:t>
              </w:r>
            </w:sdtContent>
          </w:sdt>
          <w:sdt>
            <w:sdtPr>
              <w:tag w:val="goog_rdk_2784"/>
            </w:sdtPr>
            <w:sdtContent>
              <w:del w:date="2022-04-27T01:16:20Z" w:author="Sérgio Henrique" w:id="397"/>
              <w:sdt>
                <w:sdtPr>
                  <w:tag w:val="goog_rdk_2785"/>
                </w:sdtPr>
                <w:sdtContent>
                  <w:del w:date="2022-04-27T01:16:20Z" w:author="Sérgio Henrique" w:id="397">
                    <w:r w:rsidRPr="00000000" w:rsidDel="00000000" w:rsidR="00000000">
                      <w:rPr>
                        <w:rtl w:val="0"/>
                        <w:rPrChange w:date="2022-04-27T21:31:15Z" w:author="Vinícius Russi" w:id="1">
                          <w:rPr>
                            <w:sz w:val="22"/>
                            <w:szCs w:val="22"/>
                          </w:rPr>
                        </w:rPrChange>
                      </w:rPr>
                      <w:delText xml:space="preserve">onde</w:delText>
                    </w:r>
                  </w:del>
                </w:sdtContent>
              </w:sdt>
              <w:del w:date="2022-04-27T01:16:20Z" w:author="Sérgio Henrique" w:id="397"/>
            </w:sdtContent>
          </w:sdt>
          <w:sdt>
            <w:sdtPr>
              <w:tag w:val="goog_rdk_2786"/>
            </w:sdtPr>
            <w:sdtContent>
              <w:ins w:date="2022-04-27T01:16:20Z" w:author="Sérgio Henrique" w:id="397"/>
              <w:sdt>
                <w:sdtPr>
                  <w:tag w:val="goog_rdk_2787"/>
                </w:sdtPr>
                <w:sdtContent>
                  <w:ins w:date="2022-04-27T01:16:20Z" w:author="Sérgio Henrique" w:id="397">
                    <w:r w:rsidRPr="00000000" w:rsidDel="00000000" w:rsidR="00000000">
                      <w:rPr>
                        <w:rtl w:val="0"/>
                        <w:rPrChange w:date="2022-04-27T21:31:15Z" w:author="Vinícius Russi" w:id="1">
                          <w:rPr>
                            <w:sz w:val="22"/>
                            <w:szCs w:val="22"/>
                          </w:rPr>
                        </w:rPrChange>
                      </w:rPr>
                      <w:t xml:space="preserve">dentre os quais</w:t>
                    </w:r>
                  </w:ins>
                </w:sdtContent>
              </w:sdt>
              <w:ins w:date="2022-04-27T01:16:20Z" w:author="Sérgio Henrique" w:id="397"/>
            </w:sdtContent>
          </w:sdt>
          <w:sdt>
            <w:sdtPr>
              <w:tag w:val="goog_rdk_2788"/>
            </w:sdtPr>
            <w:sdtContent>
              <w:r w:rsidRPr="00000000" w:rsidDel="00000000" w:rsidR="00000000">
                <w:rPr>
                  <w:rtl w:val="0"/>
                  <w:rPrChange w:date="2022-04-27T21:31:15Z" w:author="Vinícius Russi" w:id="1">
                    <w:rPr>
                      <w:sz w:val="22"/>
                      <w:szCs w:val="22"/>
                    </w:rPr>
                  </w:rPrChange>
                </w:rPr>
                <w:t xml:space="preserve"> a atividade de corte apresenta o </w:t>
              </w:r>
            </w:sdtContent>
          </w:sdt>
          <w:sdt>
            <w:sdtPr>
              <w:tag w:val="goog_rdk_2789"/>
            </w:sdtPr>
            <w:sdtContent/>
          </w:sdt>
          <w:sdt>
            <w:sdtPr>
              <w:tag w:val="goog_rdk_2790"/>
            </w:sdtPr>
            <w:sdtContent>
              <w:r w:rsidRPr="00000000" w:rsidDel="00000000" w:rsidR="00000000">
                <w:rPr>
                  <w:rtl w:val="0"/>
                  <w:rPrChange w:date="2022-04-27T21:31:15Z" w:author="Vinícius Russi" w:id="1">
                    <w:rPr>
                      <w:sz w:val="22"/>
                      <w:szCs w:val="22"/>
                    </w:rPr>
                  </w:rPrChange>
                </w:rPr>
                <w:t xml:space="preserve">menor resultado (13 horas)</w:t>
              </w:r>
            </w:sdtContent>
          </w:sdt>
          <w:sdt>
            <w:sdtPr>
              <w:tag w:val="goog_rdk_2791"/>
            </w:sdtPr>
            <w:sdtContent>
              <w:ins w:date="2022-04-27T01:16:35Z" w:author="Sérgio Henrique" w:id="398"/>
              <w:sdt>
                <w:sdtPr>
                  <w:tag w:val="goog_rdk_2792"/>
                </w:sdtPr>
                <w:sdtContent>
                  <w:ins w:date="2022-04-27T01:16:35Z" w:author="Sérgio Henrique" w:id="398">
                    <w:r w:rsidRPr="00000000" w:rsidDel="00000000" w:rsidR="00000000">
                      <w:rPr>
                        <w:rtl w:val="0"/>
                        <w:rPrChange w:date="2022-04-27T21:31:15Z" w:author="Vinícius Russi" w:id="1">
                          <w:rPr>
                            <w:sz w:val="22"/>
                            <w:szCs w:val="22"/>
                          </w:rPr>
                        </w:rPrChange>
                      </w:rPr>
                      <w:t xml:space="preserve">,</w:t>
                    </w:r>
                  </w:ins>
                </w:sdtContent>
              </w:sdt>
              <w:ins w:date="2022-04-27T01:16:35Z" w:author="Sérgio Henrique" w:id="398"/>
            </w:sdtContent>
          </w:sdt>
          <w:sdt>
            <w:sdtPr>
              <w:tag w:val="goog_rdk_2793"/>
            </w:sdtPr>
            <w:sdtContent>
              <w:r w:rsidRPr="00000000" w:rsidDel="00000000" w:rsidR="00000000">
                <w:rPr>
                  <w:rtl w:val="0"/>
                  <w:rPrChange w:date="2022-04-27T21:31:15Z" w:author="Vinícius Russi" w:id="1">
                    <w:rPr>
                      <w:sz w:val="22"/>
                      <w:szCs w:val="22"/>
                    </w:rPr>
                  </w:rPrChange>
                </w:rPr>
                <w:t xml:space="preserve"> indicando que essa operação apresenta mais necessidade de manutenção que as demais</w:t>
              </w:r>
            </w:sdtContent>
          </w:sdt>
          <w:sdt>
            <w:sdtPr>
              <w:tag w:val="goog_rdk_2794"/>
            </w:sdtPr>
            <w:sdtContent>
              <w:ins w:date="2022-04-27T01:19:59Z" w:author="Sérgio Henrique" w:id="399"/>
              <w:sdt>
                <w:sdtPr>
                  <w:tag w:val="goog_rdk_2795"/>
                </w:sdtPr>
                <w:sdtContent>
                  <w:ins w:date="2022-04-27T01:19:59Z" w:author="Sérgio Henrique" w:id="399">
                    <w:r w:rsidRPr="00000000" w:rsidDel="00000000" w:rsidR="00000000">
                      <w:rPr>
                        <w:rtl w:val="0"/>
                        <w:rPrChange w:date="2022-04-27T21:31:15Z" w:author="Vinícius Russi" w:id="1">
                          <w:rPr>
                            <w:sz w:val="22"/>
                            <w:szCs w:val="22"/>
                          </w:rPr>
                        </w:rPrChange>
                      </w:rPr>
                      <w:t xml:space="preserve">.</w:t>
                    </w:r>
                  </w:ins>
                </w:sdtContent>
              </w:sdt>
              <w:ins w:date="2022-04-27T01:19:59Z" w:author="Sérgio Henrique" w:id="399"/>
            </w:sdtContent>
          </w:sdt>
          <w:sdt>
            <w:sdtPr>
              <w:tag w:val="goog_rdk_2796"/>
            </w:sdtPr>
            <w:sdtContent>
              <w:del w:date="2022-04-27T01:19:59Z" w:author="Sérgio Henrique" w:id="399"/>
              <w:sdt>
                <w:sdtPr>
                  <w:tag w:val="goog_rdk_2797"/>
                </w:sdtPr>
                <w:sdtContent>
                  <w:del w:date="2022-04-27T01:19:59Z" w:author="Sérgio Henrique" w:id="399">
                    <w:r w:rsidRPr="00000000" w:rsidDel="00000000" w:rsidR="00000000">
                      <w:rPr>
                        <w:rtl w:val="0"/>
                        <w:rPrChange w:date="2022-04-27T21:31:15Z" w:author="Vinícius Russi" w:id="1">
                          <w:rPr>
                            <w:sz w:val="22"/>
                            <w:szCs w:val="22"/>
                          </w:rPr>
                        </w:rPrChange>
                      </w:rPr>
                      <w:delText xml:space="preserve">,</w:delText>
                    </w:r>
                  </w:del>
                </w:sdtContent>
              </w:sdt>
              <w:del w:date="2022-04-27T01:19:59Z" w:author="Sérgio Henrique" w:id="399"/>
            </w:sdtContent>
          </w:sdt>
          <w:sdt>
            <w:sdtPr>
              <w:tag w:val="goog_rdk_2798"/>
            </w:sdtPr>
            <w:sdtContent>
              <w:r w:rsidRPr="00000000" w:rsidDel="00000000" w:rsidR="00000000">
                <w:rPr>
                  <w:rtl w:val="0"/>
                  <w:rPrChange w:date="2022-04-27T21:31:15Z" w:author="Vinícius Russi" w:id="1">
                    <w:rPr>
                      <w:sz w:val="22"/>
                      <w:szCs w:val="22"/>
                    </w:rPr>
                  </w:rPrChange>
                </w:rPr>
                <w:t xml:space="preserve"> </w:t>
              </w:r>
            </w:sdtContent>
          </w:sdt>
          <w:sdt>
            <w:sdtPr>
              <w:tag w:val="goog_rdk_2799"/>
            </w:sdtPr>
            <w:sdtContent>
              <w:del w:date="2022-04-27T01:20:03Z" w:author="Sérgio Henrique" w:id="400"/>
              <w:sdt>
                <w:sdtPr>
                  <w:tag w:val="goog_rdk_2800"/>
                </w:sdtPr>
                <w:sdtContent>
                  <w:del w:date="2022-04-27T01:20:03Z" w:author="Sérgio Henrique" w:id="400">
                    <w:r w:rsidRPr="00000000" w:rsidDel="00000000" w:rsidR="00000000">
                      <w:rPr>
                        <w:rtl w:val="0"/>
                        <w:rPrChange w:date="2022-04-27T21:31:15Z" w:author="Vinícius Russi" w:id="1">
                          <w:rPr>
                            <w:sz w:val="22"/>
                            <w:szCs w:val="22"/>
                          </w:rPr>
                        </w:rPrChange>
                      </w:rPr>
                      <w:delText xml:space="preserve">fato que</w:delText>
                    </w:r>
                  </w:del>
                </w:sdtContent>
              </w:sdt>
              <w:del w:date="2022-04-27T01:20:03Z" w:author="Sérgio Henrique" w:id="400"/>
            </w:sdtContent>
          </w:sdt>
          <w:sdt>
            <w:sdtPr>
              <w:tag w:val="goog_rdk_2801"/>
            </w:sdtPr>
            <w:sdtContent>
              <w:ins w:date="2022-04-27T01:20:03Z" w:author="Sérgio Henrique" w:id="400"/>
              <w:sdt>
                <w:sdtPr>
                  <w:tag w:val="goog_rdk_2802"/>
                </w:sdtPr>
                <w:sdtContent>
                  <w:ins w:date="2022-04-27T01:20:03Z" w:author="Sérgio Henrique" w:id="400">
                    <w:r w:rsidRPr="00000000" w:rsidDel="00000000" w:rsidR="00000000">
                      <w:rPr>
                        <w:rtl w:val="0"/>
                        <w:rPrChange w:date="2022-04-27T21:31:15Z" w:author="Vinícius Russi" w:id="1">
                          <w:rPr>
                            <w:sz w:val="22"/>
                            <w:szCs w:val="22"/>
                          </w:rPr>
                        </w:rPrChange>
                      </w:rPr>
                      <w:t xml:space="preserve">Isso</w:t>
                    </w:r>
                  </w:ins>
                </w:sdtContent>
              </w:sdt>
              <w:ins w:date="2022-04-27T01:20:03Z" w:author="Sérgio Henrique" w:id="400"/>
            </w:sdtContent>
          </w:sdt>
          <w:sdt>
            <w:sdtPr>
              <w:tag w:val="goog_rdk_2803"/>
            </w:sdtPr>
            <w:sdtContent>
              <w:r w:rsidRPr="00000000" w:rsidDel="00000000" w:rsidR="00000000">
                <w:rPr>
                  <w:rtl w:val="0"/>
                  <w:rPrChange w:date="2022-04-27T21:31:15Z" w:author="Vinícius Russi" w:id="1">
                    <w:rPr>
                      <w:sz w:val="22"/>
                      <w:szCs w:val="22"/>
                    </w:rPr>
                  </w:rPrChange>
                </w:rPr>
                <w:t xml:space="preserve"> corrobor</w:t>
              </w:r>
              <w:sdt>
                <w:sdtPr>
                  <w:tag w:val="goog_rdk_4115"/>
                </w:sdtPr>
                <w:sdtContent>
                  <w:commentRangeStart w:id="7"/>
                </w:sdtContent>
              </w:sdt>
              <w:r w:rsidRPr="00000000" w:rsidDel="00000000" w:rsidR="00000000">
                <w:rPr>
                  <w:rtl w:val="0"/>
                  <w:rPrChange w:date="2022-04-27T21:31:15Z" w:author="Vinícius Russi" w:id="1">
                    <w:rPr>
                      <w:sz w:val="22"/>
                      <w:szCs w:val="22"/>
                    </w:rPr>
                  </w:rPrChange>
                </w:rPr>
                <w:t xml:space="preserve">a </w:t>
              </w:r>
            </w:sdtContent>
          </w:sdt>
          <w:sdt>
            <w:sdtPr>
              <w:tag w:val="goog_rdk_2804"/>
            </w:sdtPr>
            <w:sdtContent>
              <w:del w:date="2022-04-27T01:20:09Z" w:author="Sérgio Henrique" w:id="401"/>
              <w:sdt>
                <w:sdtPr>
                  <w:tag w:val="goog_rdk_2805"/>
                </w:sdtPr>
                <w:sdtContent>
                  <w:del w:date="2022-04-27T01:20:09Z" w:author="Sérgio Henrique" w:id="401">
                    <w:r w:rsidRPr="00000000" w:rsidDel="00000000" w:rsidR="00000000">
                      <w:rPr>
                        <w:rtl w:val="0"/>
                        <w:rPrChange w:date="2022-04-27T21:31:15Z" w:author="Vinícius Russi" w:id="1">
                          <w:rPr>
                            <w:sz w:val="22"/>
                            <w:szCs w:val="22"/>
                          </w:rPr>
                        </w:rPrChange>
                      </w:rPr>
                      <w:delText xml:space="preserve">com </w:delText>
                    </w:r>
                  </w:del>
                </w:sdtContent>
              </w:sdt>
              <w:del w:date="2022-04-27T01:20:09Z" w:author="Sérgio Henrique" w:id="401"/>
            </w:sdtContent>
          </w:sdt>
          <w:sdt>
            <w:sdtPr>
              <w:tag w:val="goog_rdk_2806"/>
            </w:sdtPr>
            <w:sdtContent>
              <w:r w:rsidRPr="00000000" w:rsidDel="00000000" w:rsidR="00000000">
                <w:rPr>
                  <w:rtl w:val="0"/>
                  <w:rPrChange w:date="2022-04-27T21:31:15Z" w:author="Vinícius Russi" w:id="1">
                    <w:rPr>
                      <w:sz w:val="22"/>
                      <w:szCs w:val="22"/>
                    </w:rPr>
                  </w:rPrChange>
                </w:rPr>
                <w:t xml:space="preserve">o resultado obtido no item 4.1.1, </w:t>
              </w:r>
            </w:sdtContent>
          </w:sdt>
          <w:sdt>
            <w:sdtPr>
              <w:tag w:val="goog_rdk_2807"/>
            </w:sdtPr>
            <w:sdtContent>
              <w:del w:date="2022-04-27T01:20:12Z" w:author="Sérgio Henrique" w:id="402"/>
              <w:sdt>
                <w:sdtPr>
                  <w:tag w:val="goog_rdk_2808"/>
                </w:sdtPr>
                <w:sdtContent>
                  <w:del w:date="2022-04-27T01:20:12Z" w:author="Sérgio Henrique" w:id="402">
                    <w:r w:rsidRPr="00000000" w:rsidDel="00000000" w:rsidR="00000000">
                      <w:rPr>
                        <w:rtl w:val="0"/>
                        <w:rPrChange w:date="2022-04-27T21:31:15Z" w:author="Vinícius Russi" w:id="1">
                          <w:rPr>
                            <w:sz w:val="22"/>
                            <w:szCs w:val="22"/>
                          </w:rPr>
                        </w:rPrChange>
                      </w:rPr>
                      <w:delText xml:space="preserve">onde</w:delText>
                    </w:r>
                  </w:del>
                </w:sdtContent>
              </w:sdt>
              <w:del w:date="2022-04-27T01:20:12Z" w:author="Sérgio Henrique" w:id="402"/>
            </w:sdtContent>
          </w:sdt>
          <w:sdt>
            <w:sdtPr>
              <w:tag w:val="goog_rdk_2809"/>
            </w:sdtPr>
            <w:sdtContent>
              <w:ins w:date="2022-04-27T01:20:12Z" w:author="Sérgio Henrique" w:id="402"/>
              <w:sdt>
                <w:sdtPr>
                  <w:tag w:val="goog_rdk_2810"/>
                </w:sdtPr>
                <w:sdtContent>
                  <w:ins w:date="2022-04-27T01:20:12Z" w:author="Sérgio Henrique" w:id="402">
                    <w:r w:rsidRPr="00000000" w:rsidDel="00000000" w:rsidR="00000000">
                      <w:rPr>
                        <w:rtl w:val="0"/>
                        <w:rPrChange w:date="2022-04-27T21:31:15Z" w:author="Vinícius Russi" w:id="1">
                          <w:rPr>
                            <w:sz w:val="22"/>
                            <w:szCs w:val="22"/>
                          </w:rPr>
                        </w:rPrChange>
                      </w:rPr>
                      <w:t xml:space="preserve">no qual</w:t>
                    </w:r>
                  </w:ins>
                </w:sdtContent>
              </w:sdt>
              <w:ins w:date="2022-04-27T01:20:12Z" w:author="Sérgio Henrique" w:id="402"/>
            </w:sdtContent>
          </w:sdt>
          <w:sdt>
            <w:sdtPr>
              <w:tag w:val="goog_rdk_2811"/>
            </w:sdtPr>
            <w:sdtContent>
              <w:r w:rsidRPr="00000000" w:rsidDel="00000000" w:rsidR="00000000">
                <w:rPr>
                  <w:rtl w:val="0"/>
                  <w:rPrChange w:date="2022-04-27T21:31:15Z" w:author="Vinícius Russi" w:id="1">
                    <w:rPr>
                      <w:sz w:val="22"/>
                      <w:szCs w:val="22"/>
                    </w:rPr>
                  </w:rPrChange>
                </w:rPr>
                <w:t xml:space="preserve"> foi possível evidenciar que o equipamento HV 08 é </w:t>
              </w:r>
            </w:sdtContent>
          </w:sdt>
          <w:sdt>
            <w:sdtPr>
              <w:tag w:val="goog_rdk_2812"/>
            </w:sdtPr>
            <w:sdtContent>
              <w:del w:date="2022-04-27T01:20:31Z" w:author="Sérgio Henrique" w:id="403"/>
              <w:sdt>
                <w:sdtPr>
                  <w:tag w:val="goog_rdk_2813"/>
                </w:sdtPr>
                <w:sdtContent>
                  <w:del w:date="2022-04-27T01:20:31Z" w:author="Sérgio Henrique" w:id="403">
                    <w:r w:rsidRPr="00000000" w:rsidDel="00000000" w:rsidR="00000000">
                      <w:rPr>
                        <w:rtl w:val="0"/>
                        <w:rPrChange w:date="2022-04-27T21:31:15Z" w:author="Vinícius Russi" w:id="1">
                          <w:rPr>
                            <w:sz w:val="22"/>
                            <w:szCs w:val="22"/>
                          </w:rPr>
                        </w:rPrChange>
                      </w:rPr>
                      <w:delText xml:space="preserve">o equipamento</w:delText>
                    </w:r>
                    <w:commentRangeEnd w:id="7"/>
                    <w:r>
                      <w:rPr>
                        <w:rStyle w:val="CommentReference"/>
                      </w:rPr>
                      <w:commentReference w:id="7"/>
                    </w:r>
                  </w:del>
                </w:sdtContent>
              </w:sdt>
              <w:del w:date="2022-04-27T01:20:31Z" w:author="Sérgio Henrique" w:id="403"/>
            </w:sdtContent>
          </w:sdt>
          <w:sdt>
            <w:sdtPr>
              <w:tag w:val="goog_rdk_2814"/>
            </w:sdtPr>
            <w:sdtContent>
              <w:ins w:date="2022-04-27T01:20:31Z" w:author="Sérgio Henrique" w:id="403"/>
              <w:sdt>
                <w:sdtPr>
                  <w:tag w:val="goog_rdk_2815"/>
                </w:sdtPr>
                <w:sdtContent>
                  <w:ins w:date="2022-04-27T01:20:31Z" w:author="Sérgio Henrique" w:id="403">
                    <w:r w:rsidRPr="00000000" w:rsidDel="00000000" w:rsidR="00000000">
                      <w:rPr>
                        <w:rtl w:val="0"/>
                        <w:rPrChange w:date="2022-04-27T21:31:15Z" w:author="Vinícius Russi" w:id="1">
                          <w:rPr>
                            <w:sz w:val="22"/>
                            <w:szCs w:val="22"/>
                          </w:rPr>
                        </w:rPrChange>
                      </w:rPr>
                      <w:t xml:space="preserve">aquele</w:t>
                    </w:r>
                  </w:ins>
                </w:sdtContent>
              </w:sdt>
              <w:ins w:date="2022-04-27T01:20:31Z" w:author="Sérgio Henrique" w:id="403"/>
            </w:sdtContent>
          </w:sdt>
          <w:sdt>
            <w:sdtPr>
              <w:tag w:val="goog_rdk_2816"/>
            </w:sdtPr>
            <w:sdtContent>
              <w:r w:rsidRPr="00000000" w:rsidDel="00000000" w:rsidR="00000000">
                <w:rPr>
                  <w:rtl w:val="0"/>
                  <w:rPrChange w:date="2022-04-27T21:31:15Z" w:author="Vinícius Russi" w:id="1">
                    <w:rPr>
                      <w:sz w:val="22"/>
                      <w:szCs w:val="22"/>
                    </w:rPr>
                  </w:rPrChange>
                </w:rPr>
                <w:t xml:space="preserve"> com </w:t>
              </w:r>
            </w:sdtContent>
          </w:sdt>
          <w:sdt>
            <w:sdtPr>
              <w:tag w:val="goog_rdk_2817"/>
            </w:sdtPr>
            <w:sdtContent>
              <w:del w:date="2022-04-27T01:20:37Z" w:author="Sérgio Henrique" w:id="404"/>
              <w:sdt>
                <w:sdtPr>
                  <w:tag w:val="goog_rdk_2818"/>
                </w:sdtPr>
                <w:sdtContent>
                  <w:del w:date="2022-04-27T01:20:37Z" w:author="Sérgio Henrique" w:id="404">
                    <w:r w:rsidRPr="00000000" w:rsidDel="00000000" w:rsidR="00000000">
                      <w:rPr>
                        <w:rtl w:val="0"/>
                        <w:rPrChange w:date="2022-04-27T21:31:15Z" w:author="Vinícius Russi" w:id="1">
                          <w:rPr>
                            <w:sz w:val="22"/>
                            <w:szCs w:val="22"/>
                          </w:rPr>
                        </w:rPrChange>
                      </w:rPr>
                      <w:delText xml:space="preserve">o </w:delText>
                    </w:r>
                  </w:del>
                </w:sdtContent>
              </w:sdt>
              <w:del w:date="2022-04-27T01:20:37Z" w:author="Sérgio Henrique" w:id="404"/>
            </w:sdtContent>
          </w:sdt>
          <w:sdt>
            <w:sdtPr>
              <w:tag w:val="goog_rdk_2819"/>
            </w:sdtPr>
            <w:sdtContent>
              <w:r w:rsidRPr="00000000" w:rsidDel="00000000" w:rsidR="00000000">
                <w:rPr>
                  <w:rtl w:val="0"/>
                  <w:rPrChange w:date="2022-04-27T21:31:15Z" w:author="Vinícius Russi" w:id="1">
                    <w:rPr>
                      <w:sz w:val="22"/>
                      <w:szCs w:val="22"/>
                    </w:rPr>
                  </w:rPrChange>
                </w:rPr>
                <w:t xml:space="preserve">maior número de manutenções registradas.</w:t>
              </w:r>
            </w:sdtContent>
          </w:sdt>
        </w:p>
      </w:sdtContent>
    </w:sdt>
    <w:sdt>
      <w:sdtPr>
        <w:tag w:val="goog_rdk_2899"/>
      </w:sdtPr>
      <w:sdtContent>
        <w:p w:rsidRPr="00000000" w:rsidDel="00000000" w:rsidRDefault="00000000" w:rsidR="00000000" w:rsidP="00000000" w14:paraId="000001E2">
          <w:pPr>
            <w:ind w:left="0" w:firstLine="720"/>
            <w:rPr>
              <w:rPrChange w:date="2022-04-27T21:31:15Z" w:author="Vinícius Russi" w:id="1">
                <w:rPr>
                  <w:sz w:val="22"/>
                  <w:szCs w:val="22"/>
                </w:rPr>
              </w:rPrChange>
            </w:rPr>
          </w:pPr>
          <w:sdt>
            <w:sdtPr>
              <w:tag w:val="goog_rdk_2821"/>
            </w:sdtPr>
            <w:sdtContent>
              <w:r w:rsidRPr="00000000" w:rsidDel="00000000" w:rsidR="00000000">
                <w:rPr>
                  <w:rtl w:val="0"/>
                  <w:rPrChange w:date="2022-04-27T21:31:15Z" w:author="Vinícius Russi" w:id="1">
                    <w:rPr>
                      <w:sz w:val="22"/>
                      <w:szCs w:val="22"/>
                    </w:rPr>
                  </w:rPrChange>
                </w:rPr>
                <w:t xml:space="preserve">Pelos resultados obtidos, evidenciou-se que 68,4% do total de manutenções foram corretivas</w:t>
              </w:r>
            </w:sdtContent>
          </w:sdt>
          <w:sdt>
            <w:sdtPr>
              <w:tag w:val="goog_rdk_2822"/>
            </w:sdtPr>
            <w:sdtContent>
              <w:ins w:date="2022-04-27T01:20:50Z" w:author="Sérgio Henrique" w:id="405"/>
              <w:sdt>
                <w:sdtPr>
                  <w:tag w:val="goog_rdk_2823"/>
                </w:sdtPr>
                <w:sdtContent>
                  <w:ins w:date="2022-04-27T01:20:50Z" w:author="Sérgio Henrique" w:id="405">
                    <w:r w:rsidRPr="00000000" w:rsidDel="00000000" w:rsidR="00000000">
                      <w:rPr>
                        <w:rtl w:val="0"/>
                        <w:rPrChange w:date="2022-04-27T21:31:15Z" w:author="Vinícius Russi" w:id="1">
                          <w:rPr>
                            <w:sz w:val="22"/>
                            <w:szCs w:val="22"/>
                          </w:rPr>
                        </w:rPrChange>
                      </w:rPr>
                      <w:t xml:space="preserve">,</w:t>
                    </w:r>
                  </w:ins>
                </w:sdtContent>
              </w:sdt>
              <w:ins w:date="2022-04-27T01:20:50Z" w:author="Sérgio Henrique" w:id="405"/>
            </w:sdtContent>
          </w:sdt>
          <w:sdt>
            <w:sdtPr>
              <w:tag w:val="goog_rdk_2824"/>
            </w:sdtPr>
            <w:sdtContent>
              <w:r w:rsidRPr="00000000" w:rsidDel="00000000" w:rsidR="00000000">
                <w:rPr>
                  <w:rtl w:val="0"/>
                  <w:rPrChange w:date="2022-04-27T21:31:15Z" w:author="Vinícius Russi" w:id="1">
                    <w:rPr>
                      <w:sz w:val="22"/>
                      <w:szCs w:val="22"/>
                    </w:rPr>
                  </w:rPrChange>
                </w:rPr>
                <w:t xml:space="preserve"> e 29,6%, preventivas, indicando que</w:t>
              </w:r>
            </w:sdtContent>
          </w:sdt>
          <w:sdt>
            <w:sdtPr>
              <w:tag w:val="goog_rdk_2825"/>
            </w:sdtPr>
            <w:sdtContent>
              <w:ins w:date="2022-04-27T01:21:23Z" w:author="Sérgio Henrique" w:id="406"/>
              <w:sdt>
                <w:sdtPr>
                  <w:tag w:val="goog_rdk_2826"/>
                </w:sdtPr>
                <w:sdtContent>
                  <w:ins w:date="2022-04-27T01:21:23Z" w:author="Sérgio Henrique" w:id="406">
                    <w:r w:rsidRPr="00000000" w:rsidDel="00000000" w:rsidR="00000000">
                      <w:rPr>
                        <w:rtl w:val="0"/>
                        <w:rPrChange w:date="2022-04-27T21:31:15Z" w:author="Vinícius Russi" w:id="1">
                          <w:rPr>
                            <w:sz w:val="22"/>
                            <w:szCs w:val="22"/>
                          </w:rPr>
                        </w:rPrChange>
                      </w:rPr>
                      <w:t xml:space="preserve">,</w:t>
                    </w:r>
                  </w:ins>
                </w:sdtContent>
              </w:sdt>
              <w:ins w:date="2022-04-27T01:21:23Z" w:author="Sérgio Henrique" w:id="406"/>
            </w:sdtContent>
          </w:sdt>
          <w:sdt>
            <w:sdtPr>
              <w:tag w:val="goog_rdk_2827"/>
            </w:sdtPr>
            <w:sdtContent>
              <w:r w:rsidRPr="00000000" w:rsidDel="00000000" w:rsidR="00000000">
                <w:rPr>
                  <w:rtl w:val="0"/>
                  <w:rPrChange w:date="2022-04-27T21:31:15Z" w:author="Vinícius Russi" w:id="1">
                    <w:rPr>
                      <w:sz w:val="22"/>
                      <w:szCs w:val="22"/>
                    </w:rPr>
                  </w:rPrChange>
                </w:rPr>
                <w:t xml:space="preserve"> na </w:t>
              </w:r>
            </w:sdtContent>
          </w:sdt>
          <w:sdt>
            <w:sdtPr>
              <w:tag w:val="goog_rdk_2828"/>
            </w:sdtPr>
            <w:sdtContent>
              <w:del w:date="2022-04-27T01:21:25Z" w:author="Sérgio Henrique" w:id="407"/>
              <w:sdt>
                <w:sdtPr>
                  <w:tag w:val="goog_rdk_2829"/>
                </w:sdtPr>
                <w:sdtContent>
                  <w:del w:date="2022-04-27T01:21:25Z" w:author="Sérgio Henrique" w:id="407">
                    <w:r w:rsidRPr="00000000" w:rsidDel="00000000" w:rsidR="00000000">
                      <w:rPr>
                        <w:rtl w:val="0"/>
                        <w:rPrChange w:date="2022-04-27T21:31:15Z" w:author="Vinícius Russi" w:id="1">
                          <w:rPr>
                            <w:sz w:val="22"/>
                            <w:szCs w:val="22"/>
                          </w:rPr>
                        </w:rPrChange>
                      </w:rPr>
                      <w:delText xml:space="preserve">sua </w:delText>
                    </w:r>
                  </w:del>
                </w:sdtContent>
              </w:sdt>
              <w:del w:date="2022-04-27T01:21:25Z" w:author="Sérgio Henrique" w:id="407"/>
            </w:sdtContent>
          </w:sdt>
          <w:sdt>
            <w:sdtPr>
              <w:tag w:val="goog_rdk_2830"/>
            </w:sdtPr>
            <w:sdtContent>
              <w:r w:rsidRPr="00000000" w:rsidDel="00000000" w:rsidR="00000000">
                <w:rPr>
                  <w:rtl w:val="0"/>
                  <w:rPrChange w:date="2022-04-27T21:31:15Z" w:author="Vinícius Russi" w:id="1">
                    <w:rPr>
                      <w:sz w:val="22"/>
                      <w:szCs w:val="22"/>
                    </w:rPr>
                  </w:rPrChange>
                </w:rPr>
                <w:t xml:space="preserve">maioria</w:t>
              </w:r>
            </w:sdtContent>
          </w:sdt>
          <w:sdt>
            <w:sdtPr>
              <w:tag w:val="goog_rdk_2831"/>
            </w:sdtPr>
            <w:sdtContent>
              <w:ins w:date="2022-04-27T01:21:27Z" w:author="Sérgio Henrique" w:id="408"/>
              <w:sdt>
                <w:sdtPr>
                  <w:tag w:val="goog_rdk_2832"/>
                </w:sdtPr>
                <w:sdtContent>
                  <w:ins w:date="2022-04-27T01:21:27Z" w:author="Sérgio Henrique" w:id="408">
                    <w:r w:rsidRPr="00000000" w:rsidDel="00000000" w:rsidR="00000000">
                      <w:rPr>
                        <w:rtl w:val="0"/>
                        <w:rPrChange w:date="2022-04-27T21:31:15Z" w:author="Vinícius Russi" w:id="1">
                          <w:rPr>
                            <w:sz w:val="22"/>
                            <w:szCs w:val="22"/>
                          </w:rPr>
                        </w:rPrChange>
                      </w:rPr>
                      <w:t xml:space="preserve"> das vezes,</w:t>
                    </w:r>
                  </w:ins>
                </w:sdtContent>
              </w:sdt>
              <w:ins w:date="2022-04-27T01:21:27Z" w:author="Sérgio Henrique" w:id="408"/>
            </w:sdtContent>
          </w:sdt>
          <w:sdt>
            <w:sdtPr>
              <w:tag w:val="goog_rdk_2833"/>
            </w:sdtPr>
            <w:sdtContent>
              <w:r w:rsidRPr="00000000" w:rsidDel="00000000" w:rsidR="00000000">
                <w:rPr>
                  <w:rtl w:val="0"/>
                  <w:rPrChange w:date="2022-04-27T21:31:15Z" w:author="Vinícius Russi" w:id="1">
                    <w:rPr>
                      <w:sz w:val="22"/>
                      <w:szCs w:val="22"/>
                    </w:rPr>
                  </w:rPrChange>
                </w:rPr>
                <w:t xml:space="preserve"> as manutenções acontecem após a falha do equipamento, incorrendo em perdas de produção</w:t>
              </w:r>
            </w:sdtContent>
          </w:sdt>
          <w:sdt>
            <w:sdtPr>
              <w:tag w:val="goog_rdk_2834"/>
            </w:sdtPr>
            <w:sdtContent>
              <w:del w:date="2022-04-27T01:21:39Z" w:author="Sérgio Henrique" w:id="409"/>
              <w:sdt>
                <w:sdtPr>
                  <w:tag w:val="goog_rdk_2835"/>
                </w:sdtPr>
                <w:sdtContent>
                  <w:del w:date="2022-04-27T01:21:39Z" w:author="Sérgio Henrique" w:id="409">
                    <w:r w:rsidRPr="00000000" w:rsidDel="00000000" w:rsidR="00000000">
                      <w:rPr>
                        <w:rtl w:val="0"/>
                        <w:rPrChange w:date="2022-04-27T21:31:15Z" w:author="Vinícius Russi" w:id="1">
                          <w:rPr>
                            <w:sz w:val="22"/>
                            <w:szCs w:val="22"/>
                          </w:rPr>
                        </w:rPrChange>
                      </w:rPr>
                      <w:delText xml:space="preserve">,</w:delText>
                    </w:r>
                  </w:del>
                </w:sdtContent>
              </w:sdt>
              <w:del w:date="2022-04-27T01:21:39Z" w:author="Sérgio Henrique" w:id="409"/>
            </w:sdtContent>
          </w:sdt>
          <w:sdt>
            <w:sdtPr>
              <w:tag w:val="goog_rdk_2836"/>
            </w:sdtPr>
            <w:sdtContent>
              <w:r w:rsidRPr="00000000" w:rsidDel="00000000" w:rsidR="00000000">
                <w:rPr>
                  <w:rtl w:val="0"/>
                  <w:rPrChange w:date="2022-04-27T21:31:15Z" w:author="Vinícius Russi" w:id="1">
                    <w:rPr>
                      <w:sz w:val="22"/>
                      <w:szCs w:val="22"/>
                    </w:rPr>
                  </w:rPrChange>
                </w:rPr>
                <w:t xml:space="preserve"> por conta de equipamento parado de forma não programada. As peças </w:t>
              </w:r>
            </w:sdtContent>
          </w:sdt>
          <w:sdt>
            <w:sdtPr>
              <w:tag w:val="goog_rdk_2837"/>
            </w:sdtPr>
            <w:sdtContent>
              <w:del w:date="2022-04-27T01:21:48Z" w:author="Sérgio Henrique" w:id="410"/>
              <w:sdt>
                <w:sdtPr>
                  <w:tag w:val="goog_rdk_2838"/>
                </w:sdtPr>
                <w:sdtContent>
                  <w:del w:date="2022-04-27T01:21:48Z" w:author="Sérgio Henrique" w:id="410">
                    <w:r w:rsidRPr="00000000" w:rsidDel="00000000" w:rsidR="00000000">
                      <w:rPr>
                        <w:rtl w:val="0"/>
                        <w:rPrChange w:date="2022-04-27T21:31:15Z" w:author="Vinícius Russi" w:id="1">
                          <w:rPr>
                            <w:sz w:val="22"/>
                            <w:szCs w:val="22"/>
                          </w:rPr>
                        </w:rPrChange>
                      </w:rPr>
                      <w:delText xml:space="preserve">t</w:delText>
                    </w:r>
                  </w:del>
                </w:sdtContent>
              </w:sdt>
              <w:del w:date="2022-04-27T01:21:48Z" w:author="Sérgio Henrique" w:id="410"/>
            </w:sdtContent>
          </w:sdt>
          <w:sdt>
            <w:sdtPr>
              <w:tag w:val="goog_rdk_2839"/>
            </w:sdtPr>
            <w:sdtContent>
              <w:ins w:date="2022-04-27T01:21:48Z" w:author="Sérgio Henrique" w:id="410"/>
              <w:sdt>
                <w:sdtPr>
                  <w:tag w:val="goog_rdk_2840"/>
                </w:sdtPr>
                <w:sdtContent>
                  <w:ins w:date="2022-04-27T01:21:48Z" w:author="Sérgio Henrique" w:id="410">
                    <w:r w:rsidRPr="00000000" w:rsidDel="00000000" w:rsidR="00000000">
                      <w:rPr>
                        <w:rtl w:val="0"/>
                        <w:rPrChange w:date="2022-04-27T21:31:15Z" w:author="Vinícius Russi" w:id="1">
                          <w:rPr>
                            <w:sz w:val="22"/>
                            <w:szCs w:val="22"/>
                          </w:rPr>
                        </w:rPrChange>
                      </w:rPr>
                      <w:t xml:space="preserve">T</w:t>
                    </w:r>
                  </w:ins>
                </w:sdtContent>
              </w:sdt>
              <w:ins w:date="2022-04-27T01:21:48Z" w:author="Sérgio Henrique" w:id="410"/>
            </w:sdtContent>
          </w:sdt>
          <w:sdt>
            <w:sdtPr>
              <w:tag w:val="goog_rdk_2841"/>
            </w:sdtPr>
            <w:sdtContent>
              <w:r w:rsidRPr="00000000" w:rsidDel="00000000" w:rsidR="00000000">
                <w:rPr>
                  <w:rtl w:val="0"/>
                  <w:rPrChange w:date="2022-04-27T21:31:15Z" w:author="Vinícius Russi" w:id="1">
                    <w:rPr>
                      <w:sz w:val="22"/>
                      <w:szCs w:val="22"/>
                    </w:rPr>
                  </w:rPrChange>
                </w:rPr>
                <w:t xml:space="preserve">erminal </w:t>
              </w:r>
            </w:sdtContent>
          </w:sdt>
          <w:sdt>
            <w:sdtPr>
              <w:tag w:val="goog_rdk_2842"/>
            </w:sdtPr>
            <w:sdtContent>
              <w:del w:date="2022-04-27T01:21:50Z" w:author="Sérgio Henrique" w:id="411"/>
              <w:sdt>
                <w:sdtPr>
                  <w:tag w:val="goog_rdk_2843"/>
                </w:sdtPr>
                <w:sdtContent>
                  <w:del w:date="2022-04-27T01:21:50Z" w:author="Sérgio Henrique" w:id="411">
                    <w:r w:rsidRPr="00000000" w:rsidDel="00000000" w:rsidR="00000000">
                      <w:rPr>
                        <w:rtl w:val="0"/>
                        <w:rPrChange w:date="2022-04-27T21:31:15Z" w:author="Vinícius Russi" w:id="1">
                          <w:rPr>
                            <w:sz w:val="22"/>
                            <w:szCs w:val="22"/>
                          </w:rPr>
                        </w:rPrChange>
                      </w:rPr>
                      <w:delText xml:space="preserve">h</w:delText>
                    </w:r>
                  </w:del>
                </w:sdtContent>
              </w:sdt>
              <w:del w:date="2022-04-27T01:21:50Z" w:author="Sérgio Henrique" w:id="411"/>
            </w:sdtContent>
          </w:sdt>
          <w:sdt>
            <w:sdtPr>
              <w:tag w:val="goog_rdk_2844"/>
            </w:sdtPr>
            <w:sdtContent>
              <w:ins w:date="2022-04-27T01:21:50Z" w:author="Sérgio Henrique" w:id="411"/>
              <w:sdt>
                <w:sdtPr>
                  <w:tag w:val="goog_rdk_2845"/>
                </w:sdtPr>
                <w:sdtContent>
                  <w:ins w:date="2022-04-27T01:21:50Z" w:author="Sérgio Henrique" w:id="411">
                    <w:r w:rsidRPr="00000000" w:rsidDel="00000000" w:rsidR="00000000">
                      <w:rPr>
                        <w:rtl w:val="0"/>
                        <w:rPrChange w:date="2022-04-27T21:31:15Z" w:author="Vinícius Russi" w:id="1">
                          <w:rPr>
                            <w:sz w:val="22"/>
                            <w:szCs w:val="22"/>
                          </w:rPr>
                        </w:rPrChange>
                      </w:rPr>
                      <w:t xml:space="preserve">H</w:t>
                    </w:r>
                  </w:ins>
                </w:sdtContent>
              </w:sdt>
              <w:ins w:date="2022-04-27T01:21:50Z" w:author="Sérgio Henrique" w:id="411"/>
            </w:sdtContent>
          </w:sdt>
          <w:sdt>
            <w:sdtPr>
              <w:tag w:val="goog_rdk_2846"/>
            </w:sdtPr>
            <w:sdtContent>
              <w:r w:rsidRPr="00000000" w:rsidDel="00000000" w:rsidR="00000000">
                <w:rPr>
                  <w:rtl w:val="0"/>
                  <w:rPrChange w:date="2022-04-27T21:31:15Z" w:author="Vinícius Russi" w:id="1">
                    <w:rPr>
                      <w:sz w:val="22"/>
                      <w:szCs w:val="22"/>
                    </w:rPr>
                  </w:rPrChange>
                </w:rPr>
                <w:t xml:space="preserve">idráulico e </w:t>
              </w:r>
            </w:sdtContent>
          </w:sdt>
          <w:sdt>
            <w:sdtPr>
              <w:tag w:val="goog_rdk_2847"/>
            </w:sdtPr>
            <w:sdtContent>
              <w:del w:date="2022-04-27T01:21:54Z" w:author="Sérgio Henrique" w:id="412"/>
              <w:sdt>
                <w:sdtPr>
                  <w:tag w:val="goog_rdk_2848"/>
                </w:sdtPr>
                <w:sdtContent>
                  <w:del w:date="2022-04-27T01:21:54Z" w:author="Sérgio Henrique" w:id="412">
                    <w:r w:rsidRPr="00000000" w:rsidDel="00000000" w:rsidR="00000000">
                      <w:rPr>
                        <w:rtl w:val="0"/>
                        <w:rPrChange w:date="2022-04-27T21:31:15Z" w:author="Vinícius Russi" w:id="1">
                          <w:rPr>
                            <w:sz w:val="22"/>
                            <w:szCs w:val="22"/>
                          </w:rPr>
                        </w:rPrChange>
                      </w:rPr>
                      <w:delText xml:space="preserve">m</w:delText>
                    </w:r>
                  </w:del>
                </w:sdtContent>
              </w:sdt>
              <w:del w:date="2022-04-27T01:21:54Z" w:author="Sérgio Henrique" w:id="412"/>
            </w:sdtContent>
          </w:sdt>
          <w:sdt>
            <w:sdtPr>
              <w:tag w:val="goog_rdk_2849"/>
            </w:sdtPr>
            <w:sdtContent>
              <w:ins w:date="2022-04-27T01:21:54Z" w:author="Sérgio Henrique" w:id="412"/>
              <w:sdt>
                <w:sdtPr>
                  <w:tag w:val="goog_rdk_2850"/>
                </w:sdtPr>
                <w:sdtContent>
                  <w:ins w:date="2022-04-27T01:21:54Z" w:author="Sérgio Henrique" w:id="412">
                    <w:r w:rsidRPr="00000000" w:rsidDel="00000000" w:rsidR="00000000">
                      <w:rPr>
                        <w:rtl w:val="0"/>
                        <w:rPrChange w:date="2022-04-27T21:31:15Z" w:author="Vinícius Russi" w:id="1">
                          <w:rPr>
                            <w:sz w:val="22"/>
                            <w:szCs w:val="22"/>
                          </w:rPr>
                        </w:rPrChange>
                      </w:rPr>
                      <w:t xml:space="preserve">M</w:t>
                    </w:r>
                  </w:ins>
                </w:sdtContent>
              </w:sdt>
              <w:ins w:date="2022-04-27T01:21:54Z" w:author="Sérgio Henrique" w:id="412"/>
            </w:sdtContent>
          </w:sdt>
          <w:sdt>
            <w:sdtPr>
              <w:tag w:val="goog_rdk_2851"/>
            </w:sdtPr>
            <w:sdtContent>
              <w:r w:rsidRPr="00000000" w:rsidDel="00000000" w:rsidR="00000000">
                <w:rPr>
                  <w:rtl w:val="0"/>
                  <w:rPrChange w:date="2022-04-27T21:31:15Z" w:author="Vinícius Russi" w:id="1">
                    <w:rPr>
                      <w:sz w:val="22"/>
                      <w:szCs w:val="22"/>
                    </w:rPr>
                  </w:rPrChange>
                </w:rPr>
                <w:t xml:space="preserve">angueira </w:t>
              </w:r>
            </w:sdtContent>
          </w:sdt>
          <w:sdt>
            <w:sdtPr>
              <w:tag w:val="goog_rdk_2852"/>
            </w:sdtPr>
            <w:sdtContent>
              <w:del w:date="2022-04-27T01:21:57Z" w:author="Sérgio Henrique" w:id="413"/>
              <w:sdt>
                <w:sdtPr>
                  <w:tag w:val="goog_rdk_2853"/>
                </w:sdtPr>
                <w:sdtContent>
                  <w:del w:date="2022-04-27T01:21:57Z" w:author="Sérgio Henrique" w:id="413">
                    <w:r w:rsidRPr="00000000" w:rsidDel="00000000" w:rsidR="00000000">
                      <w:rPr>
                        <w:rtl w:val="0"/>
                        <w:rPrChange w:date="2022-04-27T21:31:15Z" w:author="Vinícius Russi" w:id="1">
                          <w:rPr>
                            <w:sz w:val="22"/>
                            <w:szCs w:val="22"/>
                          </w:rPr>
                        </w:rPrChange>
                      </w:rPr>
                      <w:delText xml:space="preserve">h</w:delText>
                    </w:r>
                  </w:del>
                </w:sdtContent>
              </w:sdt>
              <w:del w:date="2022-04-27T01:21:57Z" w:author="Sérgio Henrique" w:id="413"/>
            </w:sdtContent>
          </w:sdt>
          <w:sdt>
            <w:sdtPr>
              <w:tag w:val="goog_rdk_2854"/>
            </w:sdtPr>
            <w:sdtContent>
              <w:ins w:date="2022-04-27T01:21:57Z" w:author="Sérgio Henrique" w:id="413"/>
              <w:sdt>
                <w:sdtPr>
                  <w:tag w:val="goog_rdk_2855"/>
                </w:sdtPr>
                <w:sdtContent>
                  <w:ins w:date="2022-04-27T01:21:57Z" w:author="Sérgio Henrique" w:id="413">
                    <w:r w:rsidRPr="00000000" w:rsidDel="00000000" w:rsidR="00000000">
                      <w:rPr>
                        <w:rtl w:val="0"/>
                        <w:rPrChange w:date="2022-04-27T21:31:15Z" w:author="Vinícius Russi" w:id="1">
                          <w:rPr>
                            <w:sz w:val="22"/>
                            <w:szCs w:val="22"/>
                          </w:rPr>
                        </w:rPrChange>
                      </w:rPr>
                      <w:t xml:space="preserve">H</w:t>
                    </w:r>
                  </w:ins>
                </w:sdtContent>
              </w:sdt>
              <w:ins w:date="2022-04-27T01:21:57Z" w:author="Sérgio Henrique" w:id="413"/>
            </w:sdtContent>
          </w:sdt>
          <w:sdt>
            <w:sdtPr>
              <w:tag w:val="goog_rdk_2856"/>
            </w:sdtPr>
            <w:sdtContent>
              <w:r w:rsidRPr="00000000" w:rsidDel="00000000" w:rsidR="00000000">
                <w:rPr>
                  <w:rtl w:val="0"/>
                  <w:rPrChange w:date="2022-04-27T21:31:15Z" w:author="Vinícius Russi" w:id="1">
                    <w:rPr>
                      <w:sz w:val="22"/>
                      <w:szCs w:val="22"/>
                    </w:rPr>
                  </w:rPrChange>
                </w:rPr>
                <w:t xml:space="preserve">idráulica são as </w:t>
              </w:r>
            </w:sdtContent>
          </w:sdt>
          <w:sdt>
            <w:sdtPr>
              <w:tag w:val="goog_rdk_2857"/>
            </w:sdtPr>
            <w:sdtContent>
              <w:del w:date="2022-04-27T01:22:03Z" w:author="Sérgio Henrique" w:id="414"/>
              <w:sdt>
                <w:sdtPr>
                  <w:tag w:val="goog_rdk_2858"/>
                </w:sdtPr>
                <w:sdtContent>
                  <w:del w:date="2022-04-27T01:22:03Z" w:author="Sérgio Henrique" w:id="414">
                    <w:r w:rsidRPr="00000000" w:rsidDel="00000000" w:rsidR="00000000">
                      <w:rPr>
                        <w:rtl w:val="0"/>
                        <w:rPrChange w:date="2022-04-27T21:31:15Z" w:author="Vinícius Russi" w:id="1">
                          <w:rPr>
                            <w:sz w:val="22"/>
                            <w:szCs w:val="22"/>
                          </w:rPr>
                        </w:rPrChange>
                      </w:rPr>
                      <w:delText xml:space="preserve">peças </w:delText>
                    </w:r>
                  </w:del>
                </w:sdtContent>
              </w:sdt>
              <w:del w:date="2022-04-27T01:22:03Z" w:author="Sérgio Henrique" w:id="414"/>
            </w:sdtContent>
          </w:sdt>
          <w:sdt>
            <w:sdtPr>
              <w:tag w:val="goog_rdk_2859"/>
            </w:sdtPr>
            <w:sdtContent>
              <w:r w:rsidRPr="00000000" w:rsidDel="00000000" w:rsidR="00000000">
                <w:rPr>
                  <w:rtl w:val="0"/>
                  <w:rPrChange w:date="2022-04-27T21:31:15Z" w:author="Vinícius Russi" w:id="1">
                    <w:rPr>
                      <w:sz w:val="22"/>
                      <w:szCs w:val="22"/>
                    </w:rPr>
                  </w:rPrChange>
                </w:rPr>
                <w:t xml:space="preserve">mais frequentes nas manutenções, somando 40% do total quando combinadas</w:t>
              </w:r>
            </w:sdtContent>
          </w:sdt>
          <w:sdt>
            <w:sdtPr>
              <w:tag w:val="goog_rdk_2860"/>
            </w:sdtPr>
            <w:sdtContent>
              <w:del w:date="2022-04-27T01:22:11Z" w:author="Sérgio Henrique" w:id="415"/>
              <w:sdt>
                <w:sdtPr>
                  <w:tag w:val="goog_rdk_2861"/>
                </w:sdtPr>
                <w:sdtContent>
                  <w:del w:date="2022-04-27T01:22:11Z" w:author="Sérgio Henrique" w:id="415">
                    <w:r w:rsidRPr="00000000" w:rsidDel="00000000" w:rsidR="00000000">
                      <w:rPr>
                        <w:rtl w:val="0"/>
                        <w:rPrChange w:date="2022-04-27T21:31:15Z" w:author="Vinícius Russi" w:id="1">
                          <w:rPr>
                            <w:sz w:val="22"/>
                            <w:szCs w:val="22"/>
                          </w:rPr>
                        </w:rPrChange>
                      </w:rPr>
                      <w:delText xml:space="preserve">,</w:delText>
                    </w:r>
                  </w:del>
                </w:sdtContent>
              </w:sdt>
              <w:del w:date="2022-04-27T01:22:11Z" w:author="Sérgio Henrique" w:id="415"/>
            </w:sdtContent>
          </w:sdt>
          <w:sdt>
            <w:sdtPr>
              <w:tag w:val="goog_rdk_2862"/>
            </w:sdtPr>
            <w:sdtContent>
              <w:ins w:date="2022-04-27T01:22:11Z" w:author="Sérgio Henrique" w:id="415"/>
              <w:sdt>
                <w:sdtPr>
                  <w:tag w:val="goog_rdk_2863"/>
                </w:sdtPr>
                <w:sdtContent>
                  <w:ins w:date="2022-04-27T01:22:11Z" w:author="Sérgio Henrique" w:id="415">
                    <w:r w:rsidRPr="00000000" w:rsidDel="00000000" w:rsidR="00000000">
                      <w:rPr>
                        <w:rtl w:val="0"/>
                        <w:rPrChange w:date="2022-04-27T21:31:15Z" w:author="Vinícius Russi" w:id="1">
                          <w:rPr>
                            <w:sz w:val="22"/>
                            <w:szCs w:val="22"/>
                          </w:rPr>
                        </w:rPrChange>
                      </w:rPr>
                      <w:t xml:space="preserve">.</w:t>
                    </w:r>
                  </w:ins>
                </w:sdtContent>
              </w:sdt>
              <w:ins w:date="2022-04-27T01:22:11Z" w:author="Sérgio Henrique" w:id="415"/>
            </w:sdtContent>
          </w:sdt>
          <w:sdt>
            <w:sdtPr>
              <w:tag w:val="goog_rdk_2864"/>
            </w:sdtPr>
            <w:sdtContent>
              <w:r w:rsidRPr="00000000" w:rsidDel="00000000" w:rsidR="00000000">
                <w:rPr>
                  <w:rtl w:val="0"/>
                  <w:rPrChange w:date="2022-04-27T21:31:15Z" w:author="Vinícius Russi" w:id="1">
                    <w:rPr>
                      <w:sz w:val="22"/>
                      <w:szCs w:val="22"/>
                    </w:rPr>
                  </w:rPrChange>
                </w:rPr>
                <w:t xml:space="preserve"> </w:t>
              </w:r>
            </w:sdtContent>
          </w:sdt>
          <w:sdt>
            <w:sdtPr>
              <w:tag w:val="goog_rdk_2865"/>
            </w:sdtPr>
            <w:sdtContent>
              <w:del w:date="2022-04-27T01:22:13Z" w:author="Sérgio Henrique" w:id="416"/>
              <w:sdt>
                <w:sdtPr>
                  <w:tag w:val="goog_rdk_2866"/>
                </w:sdtPr>
                <w:sdtContent>
                  <w:del w:date="2022-04-27T01:22:13Z" w:author="Sérgio Henrique" w:id="416">
                    <w:r w:rsidRPr="00000000" w:rsidDel="00000000" w:rsidR="00000000">
                      <w:rPr>
                        <w:rtl w:val="0"/>
                        <w:rPrChange w:date="2022-04-27T21:31:15Z" w:author="Vinícius Russi" w:id="1">
                          <w:rPr>
                            <w:sz w:val="22"/>
                            <w:szCs w:val="22"/>
                          </w:rPr>
                        </w:rPrChange>
                      </w:rPr>
                      <w:delText xml:space="preserve">s</w:delText>
                    </w:r>
                  </w:del>
                </w:sdtContent>
              </w:sdt>
              <w:del w:date="2022-04-27T01:22:13Z" w:author="Sérgio Henrique" w:id="416"/>
            </w:sdtContent>
          </w:sdt>
          <w:sdt>
            <w:sdtPr>
              <w:tag w:val="goog_rdk_2867"/>
            </w:sdtPr>
            <w:sdtContent>
              <w:ins w:date="2022-04-27T01:22:13Z" w:author="Sérgio Henrique" w:id="416"/>
              <w:sdt>
                <w:sdtPr>
                  <w:tag w:val="goog_rdk_2868"/>
                </w:sdtPr>
                <w:sdtContent>
                  <w:ins w:date="2022-04-27T01:22:13Z" w:author="Sérgio Henrique" w:id="416">
                    <w:r w:rsidRPr="00000000" w:rsidDel="00000000" w:rsidR="00000000">
                      <w:rPr>
                        <w:rtl w:val="0"/>
                        <w:rPrChange w:date="2022-04-27T21:31:15Z" w:author="Vinícius Russi" w:id="1">
                          <w:rPr>
                            <w:sz w:val="22"/>
                            <w:szCs w:val="22"/>
                          </w:rPr>
                        </w:rPrChange>
                      </w:rPr>
                      <w:t xml:space="preserve">S</w:t>
                    </w:r>
                  </w:ins>
                </w:sdtContent>
              </w:sdt>
              <w:ins w:date="2022-04-27T01:22:13Z" w:author="Sérgio Henrique" w:id="416"/>
            </w:sdtContent>
          </w:sdt>
          <w:sdt>
            <w:sdtPr>
              <w:tag w:val="goog_rdk_2869"/>
            </w:sdtPr>
            <w:sdtContent>
              <w:r w:rsidRPr="00000000" w:rsidDel="00000000" w:rsidR="00000000">
                <w:rPr>
                  <w:rtl w:val="0"/>
                  <w:rPrChange w:date="2022-04-27T21:31:15Z" w:author="Vinícius Russi" w:id="1">
                    <w:rPr>
                      <w:sz w:val="22"/>
                      <w:szCs w:val="22"/>
                    </w:rPr>
                  </w:rPrChange>
                </w:rPr>
                <w:t xml:space="preserve">endo assim, decidiu-se</w:t>
              </w:r>
            </w:sdtContent>
          </w:sdt>
          <w:sdt>
            <w:sdtPr>
              <w:tag w:val="goog_rdk_2870"/>
            </w:sdtPr>
            <w:sdtContent>
              <w:ins w:date="2022-04-27T01:22:23Z" w:author="Sérgio Henrique" w:id="417"/>
              <w:sdt>
                <w:sdtPr>
                  <w:tag w:val="goog_rdk_2871"/>
                </w:sdtPr>
                <w:sdtContent>
                  <w:ins w:date="2022-04-27T01:22:23Z" w:author="Sérgio Henrique" w:id="417">
                    <w:r w:rsidRPr="00000000" w:rsidDel="00000000" w:rsidR="00000000">
                      <w:rPr>
                        <w:rtl w:val="0"/>
                        <w:rPrChange w:date="2022-04-27T21:31:15Z" w:author="Vinícius Russi" w:id="1">
                          <w:rPr>
                            <w:sz w:val="22"/>
                            <w:szCs w:val="22"/>
                          </w:rPr>
                        </w:rPrChange>
                      </w:rPr>
                      <w:t xml:space="preserve">,</w:t>
                    </w:r>
                  </w:ins>
                </w:sdtContent>
              </w:sdt>
              <w:ins w:date="2022-04-27T01:22:23Z" w:author="Sérgio Henrique" w:id="417"/>
            </w:sdtContent>
          </w:sdt>
          <w:sdt>
            <w:sdtPr>
              <w:tag w:val="goog_rdk_2872"/>
            </w:sdtPr>
            <w:sdtContent>
              <w:r w:rsidRPr="00000000" w:rsidDel="00000000" w:rsidR="00000000">
                <w:rPr>
                  <w:rtl w:val="0"/>
                  <w:rPrChange w:date="2022-04-27T21:31:15Z" w:author="Vinícius Russi" w:id="1">
                    <w:rPr>
                      <w:sz w:val="22"/>
                      <w:szCs w:val="22"/>
                    </w:rPr>
                  </w:rPrChange>
                </w:rPr>
                <w:t xml:space="preserve"> nes</w:t>
              </w:r>
            </w:sdtContent>
          </w:sdt>
          <w:sdt>
            <w:sdtPr>
              <w:tag w:val="goog_rdk_2873"/>
            </w:sdtPr>
            <w:sdtContent>
              <w:del w:date="2022-04-27T01:22:25Z" w:author="Sérgio Henrique" w:id="418"/>
              <w:sdt>
                <w:sdtPr>
                  <w:tag w:val="goog_rdk_2874"/>
                </w:sdtPr>
                <w:sdtContent>
                  <w:del w:date="2022-04-27T01:22:25Z" w:author="Sérgio Henrique" w:id="418">
                    <w:r w:rsidRPr="00000000" w:rsidDel="00000000" w:rsidR="00000000">
                      <w:rPr>
                        <w:rtl w:val="0"/>
                        <w:rPrChange w:date="2022-04-27T21:31:15Z" w:author="Vinícius Russi" w:id="1">
                          <w:rPr>
                            <w:sz w:val="22"/>
                            <w:szCs w:val="22"/>
                          </w:rPr>
                        </w:rPrChange>
                      </w:rPr>
                      <w:delText xml:space="preserve">s</w:delText>
                    </w:r>
                  </w:del>
                </w:sdtContent>
              </w:sdt>
              <w:del w:date="2022-04-27T01:22:25Z" w:author="Sérgio Henrique" w:id="418"/>
            </w:sdtContent>
          </w:sdt>
          <w:sdt>
            <w:sdtPr>
              <w:tag w:val="goog_rdk_2875"/>
            </w:sdtPr>
            <w:sdtContent>
              <w:ins w:date="2022-04-27T01:22:25Z" w:author="Sérgio Henrique" w:id="418"/>
              <w:sdt>
                <w:sdtPr>
                  <w:tag w:val="goog_rdk_2876"/>
                </w:sdtPr>
                <w:sdtContent>
                  <w:ins w:date="2022-04-27T01:22:25Z" w:author="Sérgio Henrique" w:id="418">
                    <w:r w:rsidRPr="00000000" w:rsidDel="00000000" w:rsidR="00000000">
                      <w:rPr>
                        <w:rtl w:val="0"/>
                        <w:rPrChange w:date="2022-04-27T21:31:15Z" w:author="Vinícius Russi" w:id="1">
                          <w:rPr>
                            <w:sz w:val="22"/>
                            <w:szCs w:val="22"/>
                          </w:rPr>
                        </w:rPrChange>
                      </w:rPr>
                      <w:t xml:space="preserve">t</w:t>
                    </w:r>
                  </w:ins>
                </w:sdtContent>
              </w:sdt>
              <w:ins w:date="2022-04-27T01:22:25Z" w:author="Sérgio Henrique" w:id="418"/>
            </w:sdtContent>
          </w:sdt>
          <w:sdt>
            <w:sdtPr>
              <w:tag w:val="goog_rdk_2877"/>
            </w:sdtPr>
            <w:sdtContent>
              <w:r w:rsidRPr="00000000" w:rsidDel="00000000" w:rsidR="00000000">
                <w:rPr>
                  <w:rtl w:val="0"/>
                  <w:rPrChange w:date="2022-04-27T21:31:15Z" w:author="Vinícius Russi" w:id="1">
                    <w:rPr>
                      <w:sz w:val="22"/>
                      <w:szCs w:val="22"/>
                    </w:rPr>
                  </w:rPrChange>
                </w:rPr>
                <w:t xml:space="preserve">e trabalho</w:t>
              </w:r>
            </w:sdtContent>
          </w:sdt>
          <w:sdt>
            <w:sdtPr>
              <w:tag w:val="goog_rdk_2878"/>
            </w:sdtPr>
            <w:sdtContent>
              <w:ins w:date="2022-04-27T01:22:28Z" w:author="Sérgio Henrique" w:id="419"/>
              <w:sdt>
                <w:sdtPr>
                  <w:tag w:val="goog_rdk_2879"/>
                </w:sdtPr>
                <w:sdtContent>
                  <w:ins w:date="2022-04-27T01:22:28Z" w:author="Sérgio Henrique" w:id="419">
                    <w:r w:rsidRPr="00000000" w:rsidDel="00000000" w:rsidR="00000000">
                      <w:rPr>
                        <w:rtl w:val="0"/>
                        <w:rPrChange w:date="2022-04-27T21:31:15Z" w:author="Vinícius Russi" w:id="1">
                          <w:rPr>
                            <w:sz w:val="22"/>
                            <w:szCs w:val="22"/>
                          </w:rPr>
                        </w:rPrChange>
                      </w:rPr>
                      <w:t xml:space="preserve">,</w:t>
                    </w:r>
                  </w:ins>
                </w:sdtContent>
              </w:sdt>
              <w:ins w:date="2022-04-27T01:22:28Z" w:author="Sérgio Henrique" w:id="419"/>
            </w:sdtContent>
          </w:sdt>
          <w:sdt>
            <w:sdtPr>
              <w:tag w:val="goog_rdk_2880"/>
            </w:sdtPr>
            <w:sdtContent>
              <w:r w:rsidRPr="00000000" w:rsidDel="00000000" w:rsidR="00000000">
                <w:rPr>
                  <w:rtl w:val="0"/>
                  <w:rPrChange w:date="2022-04-27T21:31:15Z" w:author="Vinícius Russi" w:id="1">
                    <w:rPr>
                      <w:sz w:val="22"/>
                      <w:szCs w:val="22"/>
                    </w:rPr>
                  </w:rPrChange>
                </w:rPr>
                <w:t xml:space="preserve"> focar a modelagem nas manutenções que utilizaram esse tipo de peça</w:t>
              </w:r>
            </w:sdtContent>
          </w:sdt>
          <w:sdt>
            <w:sdtPr>
              <w:tag w:val="goog_rdk_2881"/>
            </w:sdtPr>
            <w:sdtContent>
              <w:ins w:date="2022-04-27T01:22:38Z" w:author="Sérgio Henrique" w:id="420"/>
              <w:sdt>
                <w:sdtPr>
                  <w:tag w:val="goog_rdk_2882"/>
                </w:sdtPr>
                <w:sdtContent>
                  <w:ins w:date="2022-04-27T01:22:38Z" w:author="Sérgio Henrique" w:id="420">
                    <w:r w:rsidRPr="00000000" w:rsidDel="00000000" w:rsidR="00000000">
                      <w:rPr>
                        <w:rtl w:val="0"/>
                        <w:rPrChange w:date="2022-04-27T21:31:15Z" w:author="Vinícius Russi" w:id="1">
                          <w:rPr>
                            <w:sz w:val="22"/>
                            <w:szCs w:val="22"/>
                          </w:rPr>
                        </w:rPrChange>
                      </w:rPr>
                      <w:t xml:space="preserve">,</w:t>
                    </w:r>
                  </w:ins>
                </w:sdtContent>
              </w:sdt>
              <w:ins w:date="2022-04-27T01:22:38Z" w:author="Sérgio Henrique" w:id="420"/>
            </w:sdtContent>
          </w:sdt>
          <w:sdt>
            <w:sdtPr>
              <w:tag w:val="goog_rdk_2883"/>
            </w:sdtPr>
            <w:sdtContent>
              <w:r w:rsidRPr="00000000" w:rsidDel="00000000" w:rsidR="00000000">
                <w:rPr>
                  <w:rtl w:val="0"/>
                  <w:rPrChange w:date="2022-04-27T21:31:15Z" w:author="Vinícius Russi" w:id="1">
                    <w:rPr>
                      <w:sz w:val="22"/>
                      <w:szCs w:val="22"/>
                    </w:rPr>
                  </w:rPrChange>
                </w:rPr>
                <w:t xml:space="preserve"> por </w:t>
              </w:r>
            </w:sdtContent>
          </w:sdt>
          <w:sdt>
            <w:sdtPr>
              <w:tag w:val="goog_rdk_2884"/>
            </w:sdtPr>
            <w:sdtContent>
              <w:del w:date="2022-04-27T01:22:42Z" w:author="Sérgio Henrique" w:id="421"/>
              <w:sdt>
                <w:sdtPr>
                  <w:tag w:val="goog_rdk_2885"/>
                </w:sdtPr>
                <w:sdtContent>
                  <w:del w:date="2022-04-27T01:22:42Z" w:author="Sérgio Henrique" w:id="421">
                    <w:r w:rsidRPr="00000000" w:rsidDel="00000000" w:rsidR="00000000">
                      <w:rPr>
                        <w:rtl w:val="0"/>
                        <w:rPrChange w:date="2022-04-27T21:31:15Z" w:author="Vinícius Russi" w:id="1">
                          <w:rPr>
                            <w:sz w:val="22"/>
                            <w:szCs w:val="22"/>
                          </w:rPr>
                        </w:rPrChange>
                      </w:rPr>
                      <w:delText xml:space="preserve">serem</w:delText>
                    </w:r>
                  </w:del>
                </w:sdtContent>
              </w:sdt>
              <w:del w:date="2022-04-27T01:22:42Z" w:author="Sérgio Henrique" w:id="421"/>
            </w:sdtContent>
          </w:sdt>
          <w:sdt>
            <w:sdtPr>
              <w:tag w:val="goog_rdk_2886"/>
            </w:sdtPr>
            <w:sdtContent>
              <w:ins w:date="2022-04-27T01:22:42Z" w:author="Sérgio Henrique" w:id="421"/>
              <w:sdt>
                <w:sdtPr>
                  <w:tag w:val="goog_rdk_2887"/>
                </w:sdtPr>
                <w:sdtContent>
                  <w:ins w:date="2022-04-27T01:22:42Z" w:author="Sérgio Henrique" w:id="421">
                    <w:r w:rsidRPr="00000000" w:rsidDel="00000000" w:rsidR="00000000">
                      <w:rPr>
                        <w:rtl w:val="0"/>
                        <w:rPrChange w:date="2022-04-27T21:31:15Z" w:author="Vinícius Russi" w:id="1">
                          <w:rPr>
                            <w:sz w:val="22"/>
                            <w:szCs w:val="22"/>
                          </w:rPr>
                        </w:rPrChange>
                      </w:rPr>
                      <w:t xml:space="preserve">constituírem</w:t>
                    </w:r>
                  </w:ins>
                </w:sdtContent>
              </w:sdt>
              <w:ins w:date="2022-04-27T01:22:42Z" w:author="Sérgio Henrique" w:id="421"/>
            </w:sdtContent>
          </w:sdt>
          <w:sdt>
            <w:sdtPr>
              <w:tag w:val="goog_rdk_2888"/>
            </w:sdtPr>
            <w:sdtContent>
              <w:r w:rsidRPr="00000000" w:rsidDel="00000000" w:rsidR="00000000">
                <w:rPr>
                  <w:rtl w:val="0"/>
                  <w:rPrChange w:date="2022-04-27T21:31:15Z" w:author="Vinícius Russi" w:id="1">
                    <w:rPr>
                      <w:sz w:val="22"/>
                      <w:szCs w:val="22"/>
                    </w:rPr>
                  </w:rPrChange>
                </w:rPr>
                <w:t xml:space="preserve"> </w:t>
              </w:r>
            </w:sdtContent>
          </w:sdt>
          <w:sdt>
            <w:sdtPr>
              <w:tag w:val="goog_rdk_2889"/>
            </w:sdtPr>
            <w:sdtContent>
              <w:del w:date="2022-04-27T01:22:48Z" w:author="Sérgio Henrique" w:id="422"/>
              <w:sdt>
                <w:sdtPr>
                  <w:tag w:val="goog_rdk_2890"/>
                </w:sdtPr>
                <w:sdtContent>
                  <w:del w:date="2022-04-27T01:22:48Z" w:author="Sérgio Henrique" w:id="422">
                    <w:r w:rsidRPr="00000000" w:rsidDel="00000000" w:rsidR="00000000">
                      <w:rPr>
                        <w:rtl w:val="0"/>
                        <w:rPrChange w:date="2022-04-27T21:31:15Z" w:author="Vinícius Russi" w:id="1">
                          <w:rPr>
                            <w:sz w:val="22"/>
                            <w:szCs w:val="22"/>
                          </w:rPr>
                        </w:rPrChange>
                      </w:rPr>
                      <w:delText xml:space="preserve">a</w:delText>
                    </w:r>
                  </w:del>
                </w:sdtContent>
              </w:sdt>
              <w:del w:date="2022-04-27T01:22:48Z" w:author="Sérgio Henrique" w:id="422"/>
            </w:sdtContent>
          </w:sdt>
          <w:sdt>
            <w:sdtPr>
              <w:tag w:val="goog_rdk_2891"/>
            </w:sdtPr>
            <w:sdtContent>
              <w:ins w:date="2022-04-27T01:22:48Z" w:author="Sérgio Henrique" w:id="422"/>
              <w:sdt>
                <w:sdtPr>
                  <w:tag w:val="goog_rdk_2892"/>
                </w:sdtPr>
                <w:sdtContent>
                  <w:ins w:date="2022-04-27T01:22:48Z" w:author="Sérgio Henrique" w:id="422">
                    <w:r w:rsidRPr="00000000" w:rsidDel="00000000" w:rsidR="00000000">
                      <w:rPr>
                        <w:rtl w:val="0"/>
                        <w:rPrChange w:date="2022-04-27T21:31:15Z" w:author="Vinícius Russi" w:id="1">
                          <w:rPr>
                            <w:sz w:val="22"/>
                            <w:szCs w:val="22"/>
                          </w:rPr>
                        </w:rPrChange>
                      </w:rPr>
                      <w:t xml:space="preserve">o</w:t>
                    </w:r>
                  </w:ins>
                </w:sdtContent>
              </w:sdt>
              <w:ins w:date="2022-04-27T01:22:48Z" w:author="Sérgio Henrique" w:id="422"/>
            </w:sdtContent>
          </w:sdt>
          <w:sdt>
            <w:sdtPr>
              <w:tag w:val="goog_rdk_2893"/>
            </w:sdtPr>
            <w:sdtContent>
              <w:r w:rsidRPr="00000000" w:rsidDel="00000000" w:rsidR="00000000">
                <w:rPr>
                  <w:rtl w:val="0"/>
                  <w:rPrChange w:date="2022-04-27T21:31:15Z" w:author="Vinícius Russi" w:id="1">
                    <w:rPr>
                      <w:sz w:val="22"/>
                      <w:szCs w:val="22"/>
                    </w:rPr>
                  </w:rPrChange>
                </w:rPr>
                <w:t xml:space="preserve"> maior </w:t>
              </w:r>
            </w:sdtContent>
          </w:sdt>
          <w:sdt>
            <w:sdtPr>
              <w:tag w:val="goog_rdk_2894"/>
            </w:sdtPr>
            <w:sdtContent>
              <w:del w:date="2022-04-27T01:22:52Z" w:author="Sérgio Henrique" w:id="423"/>
              <w:sdt>
                <w:sdtPr>
                  <w:tag w:val="goog_rdk_2895"/>
                </w:sdtPr>
                <w:sdtContent>
                  <w:del w:date="2022-04-27T01:22:52Z" w:author="Sérgio Henrique" w:id="423">
                    <w:r w:rsidRPr="00000000" w:rsidDel="00000000" w:rsidR="00000000">
                      <w:rPr>
                        <w:rtl w:val="0"/>
                        <w:rPrChange w:date="2022-04-27T21:31:15Z" w:author="Vinícius Russi" w:id="1">
                          <w:rPr>
                            <w:sz w:val="22"/>
                            <w:szCs w:val="22"/>
                          </w:rPr>
                        </w:rPrChange>
                      </w:rPr>
                      <w:delText xml:space="preserve">dor</w:delText>
                    </w:r>
                  </w:del>
                </w:sdtContent>
              </w:sdt>
              <w:del w:date="2022-04-27T01:22:52Z" w:author="Sérgio Henrique" w:id="423"/>
            </w:sdtContent>
          </w:sdt>
          <w:sdt>
            <w:sdtPr>
              <w:tag w:val="goog_rdk_2896"/>
            </w:sdtPr>
            <w:sdtContent>
              <w:ins w:date="2022-04-27T01:22:52Z" w:author="Sérgio Henrique" w:id="423"/>
              <w:sdt>
                <w:sdtPr>
                  <w:tag w:val="goog_rdk_2897"/>
                </w:sdtPr>
                <w:sdtContent>
                  <w:ins w:date="2022-04-27T01:22:52Z" w:author="Sérgio Henrique" w:id="423">
                    <w:r w:rsidRPr="00000000" w:rsidDel="00000000" w:rsidR="00000000">
                      <w:rPr>
                        <w:rtl w:val="0"/>
                        <w:rPrChange w:date="2022-04-27T21:31:15Z" w:author="Vinícius Russi" w:id="1">
                          <w:rPr>
                            <w:sz w:val="22"/>
                            <w:szCs w:val="22"/>
                          </w:rPr>
                        </w:rPrChange>
                      </w:rPr>
                      <w:t xml:space="preserve">problema</w:t>
                    </w:r>
                  </w:ins>
                </w:sdtContent>
              </w:sdt>
              <w:ins w:date="2022-04-27T01:22:52Z" w:author="Sérgio Henrique" w:id="423"/>
            </w:sdtContent>
          </w:sdt>
          <w:sdt>
            <w:sdtPr>
              <w:tag w:val="goog_rdk_2898"/>
            </w:sdtPr>
            <w:sdtContent>
              <w:r w:rsidRPr="00000000" w:rsidDel="00000000" w:rsidR="00000000">
                <w:rPr>
                  <w:rtl w:val="0"/>
                  <w:rPrChange w:date="2022-04-27T21:31:15Z" w:author="Vinícius Russi" w:id="1">
                    <w:rPr>
                      <w:sz w:val="22"/>
                      <w:szCs w:val="22"/>
                    </w:rPr>
                  </w:rPrChange>
                </w:rPr>
                <w:t xml:space="preserve"> da empresa em relação a falhas e manutenção mecânica.</w:t>
              </w:r>
            </w:sdtContent>
          </w:sdt>
        </w:p>
      </w:sdtContent>
    </w:sdt>
    <w:sdt>
      <w:sdtPr>
        <w:tag w:val="goog_rdk_2938"/>
      </w:sdtPr>
      <w:sdtContent>
        <w:p w:rsidRPr="00000000" w:rsidDel="00000000" w:rsidRDefault="00000000" w:rsidR="00000000" w:rsidP="00000000" w14:paraId="000001E3">
          <w:pPr>
            <w:ind w:left="0" w:firstLine="720"/>
            <w:rPr>
              <w:rPrChange w:date="2022-04-27T21:31:15Z" w:author="Vinícius Russi" w:id="1">
                <w:rPr>
                  <w:sz w:val="22"/>
                  <w:szCs w:val="22"/>
                </w:rPr>
              </w:rPrChange>
            </w:rPr>
          </w:pPr>
          <w:sdt>
            <w:sdtPr>
              <w:tag w:val="goog_rdk_2900"/>
            </w:sdtPr>
            <w:sdtContent>
              <w:r w:rsidRPr="00000000" w:rsidDel="00000000" w:rsidR="00000000">
                <w:rPr>
                  <w:rtl w:val="0"/>
                  <w:rPrChange w:date="2022-04-27T21:31:15Z" w:author="Vinícius Russi" w:id="1">
                    <w:rPr>
                      <w:sz w:val="22"/>
                      <w:szCs w:val="22"/>
                    </w:rPr>
                  </w:rPrChange>
                </w:rPr>
                <w:t xml:space="preserve">Mais de 65% das manutenções</w:t>
              </w:r>
            </w:sdtContent>
          </w:sdt>
          <w:sdt>
            <w:sdtPr>
              <w:tag w:val="goog_rdk_2901"/>
            </w:sdtPr>
            <w:sdtContent>
              <w:ins w:date="2022-04-27T01:23:03Z" w:author="Sérgio Henrique" w:id="424"/>
              <w:sdt>
                <w:sdtPr>
                  <w:tag w:val="goog_rdk_2902"/>
                </w:sdtPr>
                <w:sdtContent>
                  <w:ins w:date="2022-04-27T01:23:03Z" w:author="Sérgio Henrique" w:id="424">
                    <w:r w:rsidRPr="00000000" w:rsidDel="00000000" w:rsidR="00000000">
                      <w:rPr>
                        <w:rtl w:val="0"/>
                        <w:rPrChange w:date="2022-04-27T21:31:15Z" w:author="Vinícius Russi" w:id="1">
                          <w:rPr>
                            <w:sz w:val="22"/>
                            <w:szCs w:val="22"/>
                          </w:rPr>
                        </w:rPrChange>
                      </w:rPr>
                      <w:t xml:space="preserve">,</w:t>
                    </w:r>
                  </w:ins>
                </w:sdtContent>
              </w:sdt>
              <w:ins w:date="2022-04-27T01:23:03Z" w:author="Sérgio Henrique" w:id="424"/>
            </w:sdtContent>
          </w:sdt>
          <w:sdt>
            <w:sdtPr>
              <w:tag w:val="goog_rdk_2903"/>
            </w:sdtPr>
            <w:sdtContent>
              <w:r w:rsidRPr="00000000" w:rsidDel="00000000" w:rsidR="00000000">
                <w:rPr>
                  <w:rtl w:val="0"/>
                  <w:rPrChange w:date="2022-04-27T21:31:15Z" w:author="Vinícius Russi" w:id="1">
                    <w:rPr>
                      <w:sz w:val="22"/>
                      <w:szCs w:val="22"/>
                    </w:rPr>
                  </w:rPrChange>
                </w:rPr>
                <w:t xml:space="preserve"> no conjunto d</w:t>
              </w:r>
            </w:sdtContent>
          </w:sdt>
          <w:sdt>
            <w:sdtPr>
              <w:tag w:val="goog_rdk_2904"/>
            </w:sdtPr>
            <w:sdtContent>
              <w:del w:date="2022-04-27T01:23:05Z" w:author="Sérgio Henrique" w:id="425"/>
              <w:sdt>
                <w:sdtPr>
                  <w:tag w:val="goog_rdk_2905"/>
                </w:sdtPr>
                <w:sdtContent>
                  <w:del w:date="2022-04-27T01:23:05Z" w:author="Sérgio Henrique" w:id="425">
                    <w:r w:rsidRPr="00000000" w:rsidDel="00000000" w:rsidR="00000000">
                      <w:rPr>
                        <w:rtl w:val="0"/>
                        <w:rPrChange w:date="2022-04-27T21:31:15Z" w:author="Vinícius Russi" w:id="1">
                          <w:rPr>
                            <w:sz w:val="22"/>
                            <w:szCs w:val="22"/>
                          </w:rPr>
                        </w:rPrChange>
                      </w:rPr>
                      <w:delText xml:space="preserve">e</w:delText>
                    </w:r>
                  </w:del>
                </w:sdtContent>
              </w:sdt>
              <w:del w:date="2022-04-27T01:23:05Z" w:author="Sérgio Henrique" w:id="425"/>
            </w:sdtContent>
          </w:sdt>
          <w:sdt>
            <w:sdtPr>
              <w:tag w:val="goog_rdk_2906"/>
            </w:sdtPr>
            <w:sdtContent>
              <w:ins w:date="2022-04-27T01:23:05Z" w:author="Sérgio Henrique" w:id="425"/>
              <w:sdt>
                <w:sdtPr>
                  <w:tag w:val="goog_rdk_2907"/>
                </w:sdtPr>
                <w:sdtContent>
                  <w:ins w:date="2022-04-27T01:23:05Z" w:author="Sérgio Henrique" w:id="425">
                    <w:r w:rsidRPr="00000000" w:rsidDel="00000000" w:rsidR="00000000">
                      <w:rPr>
                        <w:rtl w:val="0"/>
                        <w:rPrChange w:date="2022-04-27T21:31:15Z" w:author="Vinícius Russi" w:id="1">
                          <w:rPr>
                            <w:sz w:val="22"/>
                            <w:szCs w:val="22"/>
                          </w:rPr>
                        </w:rPrChange>
                      </w:rPr>
                      <w:t xml:space="preserve">os</w:t>
                    </w:r>
                  </w:ins>
                </w:sdtContent>
              </w:sdt>
              <w:ins w:date="2022-04-27T01:23:05Z" w:author="Sérgio Henrique" w:id="425"/>
            </w:sdtContent>
          </w:sdt>
          <w:sdt>
            <w:sdtPr>
              <w:tag w:val="goog_rdk_2908"/>
            </w:sdtPr>
            <w:sdtContent>
              <w:r w:rsidRPr="00000000" w:rsidDel="00000000" w:rsidR="00000000">
                <w:rPr>
                  <w:rtl w:val="0"/>
                  <w:rPrChange w:date="2022-04-27T21:31:15Z" w:author="Vinícius Russi" w:id="1">
                    <w:rPr>
                      <w:sz w:val="22"/>
                      <w:szCs w:val="22"/>
                    </w:rPr>
                  </w:rPrChange>
                </w:rPr>
                <w:t xml:space="preserve"> dados</w:t>
              </w:r>
            </w:sdtContent>
          </w:sdt>
          <w:sdt>
            <w:sdtPr>
              <w:tag w:val="goog_rdk_2909"/>
            </w:sdtPr>
            <w:sdtContent>
              <w:ins w:date="2022-04-27T01:23:08Z" w:author="Sérgio Henrique" w:id="426"/>
              <w:sdt>
                <w:sdtPr>
                  <w:tag w:val="goog_rdk_2910"/>
                </w:sdtPr>
                <w:sdtContent>
                  <w:ins w:date="2022-04-27T01:23:08Z" w:author="Sérgio Henrique" w:id="426">
                    <w:r w:rsidRPr="00000000" w:rsidDel="00000000" w:rsidR="00000000">
                      <w:rPr>
                        <w:rtl w:val="0"/>
                        <w:rPrChange w:date="2022-04-27T21:31:15Z" w:author="Vinícius Russi" w:id="1">
                          <w:rPr>
                            <w:sz w:val="22"/>
                            <w:szCs w:val="22"/>
                          </w:rPr>
                        </w:rPrChange>
                      </w:rPr>
                      <w:t xml:space="preserve">,</w:t>
                    </w:r>
                  </w:ins>
                </w:sdtContent>
              </w:sdt>
              <w:ins w:date="2022-04-27T01:23:08Z" w:author="Sérgio Henrique" w:id="426"/>
            </w:sdtContent>
          </w:sdt>
          <w:sdt>
            <w:sdtPr>
              <w:tag w:val="goog_rdk_2911"/>
            </w:sdtPr>
            <w:sdtContent>
              <w:r w:rsidRPr="00000000" w:rsidDel="00000000" w:rsidR="00000000">
                <w:rPr>
                  <w:rtl w:val="0"/>
                  <w:rPrChange w:date="2022-04-27T21:31:15Z" w:author="Vinícius Russi" w:id="1">
                    <w:rPr>
                      <w:sz w:val="22"/>
                      <w:szCs w:val="22"/>
                    </w:rPr>
                  </w:rPrChange>
                </w:rPr>
                <w:t xml:space="preserve"> aconteceram na temporada chuvosa</w:t>
              </w:r>
            </w:sdtContent>
          </w:sdt>
          <w:sdt>
            <w:sdtPr>
              <w:tag w:val="goog_rdk_2912"/>
            </w:sdtPr>
            <w:sdtContent>
              <w:del w:date="2022-04-27T01:23:11Z" w:author="Sérgio Henrique" w:id="427"/>
              <w:sdt>
                <w:sdtPr>
                  <w:tag w:val="goog_rdk_2913"/>
                </w:sdtPr>
                <w:sdtContent>
                  <w:del w:date="2022-04-27T01:23:11Z" w:author="Sérgio Henrique" w:id="427">
                    <w:r w:rsidRPr="00000000" w:rsidDel="00000000" w:rsidR="00000000">
                      <w:rPr>
                        <w:rtl w:val="0"/>
                        <w:rPrChange w:date="2022-04-27T21:31:15Z" w:author="Vinícius Russi" w:id="1">
                          <w:rPr>
                            <w:sz w:val="22"/>
                            <w:szCs w:val="22"/>
                          </w:rPr>
                        </w:rPrChange>
                      </w:rPr>
                      <w:delText xml:space="preserve">,</w:delText>
                    </w:r>
                  </w:del>
                </w:sdtContent>
              </w:sdt>
              <w:del w:date="2022-04-27T01:23:11Z" w:author="Sérgio Henrique" w:id="427"/>
            </w:sdtContent>
          </w:sdt>
          <w:sdt>
            <w:sdtPr>
              <w:tag w:val="goog_rdk_2914"/>
            </w:sdtPr>
            <w:sdtContent>
              <w:ins w:date="2022-04-27T01:23:11Z" w:author="Sérgio Henrique" w:id="427"/>
              <w:sdt>
                <w:sdtPr>
                  <w:tag w:val="goog_rdk_2915"/>
                </w:sdtPr>
                <w:sdtContent>
                  <w:ins w:date="2022-04-27T01:23:11Z" w:author="Sérgio Henrique" w:id="427">
                    <w:r w:rsidRPr="00000000" w:rsidDel="00000000" w:rsidR="00000000">
                      <w:rPr>
                        <w:rtl w:val="0"/>
                        <w:rPrChange w:date="2022-04-27T21:31:15Z" w:author="Vinícius Russi" w:id="1">
                          <w:rPr>
                            <w:sz w:val="22"/>
                            <w:szCs w:val="22"/>
                          </w:rPr>
                        </w:rPrChange>
                      </w:rPr>
                      <w:t xml:space="preserve">.</w:t>
                    </w:r>
                  </w:ins>
                </w:sdtContent>
              </w:sdt>
              <w:ins w:date="2022-04-27T01:23:11Z" w:author="Sérgio Henrique" w:id="427"/>
            </w:sdtContent>
          </w:sdt>
          <w:sdt>
            <w:sdtPr>
              <w:tag w:val="goog_rdk_2916"/>
            </w:sdtPr>
            <w:sdtContent>
              <w:r w:rsidRPr="00000000" w:rsidDel="00000000" w:rsidR="00000000">
                <w:rPr>
                  <w:rtl w:val="0"/>
                  <w:rPrChange w:date="2022-04-27T21:31:15Z" w:author="Vinícius Russi" w:id="1">
                    <w:rPr>
                      <w:sz w:val="22"/>
                      <w:szCs w:val="22"/>
                    </w:rPr>
                  </w:rPrChange>
                </w:rPr>
                <w:t xml:space="preserve"> </w:t>
              </w:r>
            </w:sdtContent>
          </w:sdt>
          <w:sdt>
            <w:sdtPr>
              <w:tag w:val="goog_rdk_2917"/>
            </w:sdtPr>
            <w:sdtContent>
              <w:del w:date="2022-04-27T01:23:13Z" w:author="Sérgio Henrique" w:id="428"/>
              <w:sdt>
                <w:sdtPr>
                  <w:tag w:val="goog_rdk_2918"/>
                </w:sdtPr>
                <w:sdtContent>
                  <w:del w:date="2022-04-27T01:23:13Z" w:author="Sérgio Henrique" w:id="428">
                    <w:r w:rsidRPr="00000000" w:rsidDel="00000000" w:rsidR="00000000">
                      <w:rPr>
                        <w:rtl w:val="0"/>
                        <w:rPrChange w:date="2022-04-27T21:31:15Z" w:author="Vinícius Russi" w:id="1">
                          <w:rPr>
                            <w:sz w:val="22"/>
                            <w:szCs w:val="22"/>
                          </w:rPr>
                        </w:rPrChange>
                      </w:rPr>
                      <w:delText xml:space="preserve">e</w:delText>
                    </w:r>
                  </w:del>
                </w:sdtContent>
              </w:sdt>
              <w:del w:date="2022-04-27T01:23:13Z" w:author="Sérgio Henrique" w:id="428"/>
            </w:sdtContent>
          </w:sdt>
          <w:sdt>
            <w:sdtPr>
              <w:tag w:val="goog_rdk_2919"/>
            </w:sdtPr>
            <w:sdtContent>
              <w:ins w:date="2022-04-27T01:23:13Z" w:author="Sérgio Henrique" w:id="428"/>
              <w:sdt>
                <w:sdtPr>
                  <w:tag w:val="goog_rdk_2920"/>
                </w:sdtPr>
                <w:sdtContent>
                  <w:ins w:date="2022-04-27T01:23:13Z" w:author="Sérgio Henrique" w:id="428">
                    <w:r w:rsidRPr="00000000" w:rsidDel="00000000" w:rsidR="00000000">
                      <w:rPr>
                        <w:rtl w:val="0"/>
                        <w:rPrChange w:date="2022-04-27T21:31:15Z" w:author="Vinícius Russi" w:id="1">
                          <w:rPr>
                            <w:sz w:val="22"/>
                            <w:szCs w:val="22"/>
                          </w:rPr>
                        </w:rPrChange>
                      </w:rPr>
                      <w:t xml:space="preserve">E</w:t>
                    </w:r>
                  </w:ins>
                </w:sdtContent>
              </w:sdt>
              <w:ins w:date="2022-04-27T01:23:13Z" w:author="Sérgio Henrique" w:id="428"/>
            </w:sdtContent>
          </w:sdt>
          <w:sdt>
            <w:sdtPr>
              <w:tag w:val="goog_rdk_2921"/>
            </w:sdtPr>
            <w:sdtContent>
              <w:r w:rsidRPr="00000000" w:rsidDel="00000000" w:rsidR="00000000">
                <w:rPr>
                  <w:rtl w:val="0"/>
                  <w:rPrChange w:date="2022-04-27T21:31:15Z" w:author="Vinícius Russi" w:id="1">
                    <w:rPr>
                      <w:sz w:val="22"/>
                      <w:szCs w:val="22"/>
                    </w:rPr>
                  </w:rPrChange>
                </w:rPr>
                <w:t xml:space="preserve">ntretanto, o resultado aqui obtido, pode conter algum viés em função da pandemia de COVID, </w:t>
              </w:r>
            </w:sdtContent>
          </w:sdt>
          <w:sdt>
            <w:sdtPr>
              <w:tag w:val="goog_rdk_2922"/>
            </w:sdtPr>
            <w:sdtContent>
              <w:del w:date="2022-04-27T01:23:34Z" w:author="Sérgio Henrique" w:id="429"/>
              <w:sdt>
                <w:sdtPr>
                  <w:tag w:val="goog_rdk_2923"/>
                </w:sdtPr>
                <w:sdtContent>
                  <w:del w:date="2022-04-27T01:23:34Z" w:author="Sérgio Henrique" w:id="429">
                    <w:r w:rsidRPr="00000000" w:rsidDel="00000000" w:rsidR="00000000">
                      <w:rPr>
                        <w:rtl w:val="0"/>
                        <w:rPrChange w:date="2022-04-27T21:31:15Z" w:author="Vinícius Russi" w:id="1">
                          <w:rPr>
                            <w:sz w:val="22"/>
                            <w:szCs w:val="22"/>
                          </w:rPr>
                        </w:rPrChange>
                      </w:rPr>
                      <w:delText xml:space="preserve">onde</w:delText>
                    </w:r>
                  </w:del>
                </w:sdtContent>
              </w:sdt>
              <w:del w:date="2022-04-27T01:23:34Z" w:author="Sérgio Henrique" w:id="429"/>
            </w:sdtContent>
          </w:sdt>
          <w:sdt>
            <w:sdtPr>
              <w:tag w:val="goog_rdk_2924"/>
            </w:sdtPr>
            <w:sdtContent>
              <w:ins w:date="2022-04-27T01:23:34Z" w:author="Sérgio Henrique" w:id="429"/>
              <w:sdt>
                <w:sdtPr>
                  <w:tag w:val="goog_rdk_2925"/>
                </w:sdtPr>
                <w:sdtContent>
                  <w:ins w:date="2022-04-27T01:23:34Z" w:author="Sérgio Henrique" w:id="429">
                    <w:r w:rsidRPr="00000000" w:rsidDel="00000000" w:rsidR="00000000">
                      <w:rPr>
                        <w:rtl w:val="0"/>
                        <w:rPrChange w:date="2022-04-27T21:31:15Z" w:author="Vinícius Russi" w:id="1">
                          <w:rPr>
                            <w:sz w:val="22"/>
                            <w:szCs w:val="22"/>
                          </w:rPr>
                        </w:rPrChange>
                      </w:rPr>
                      <w:t xml:space="preserve">quando</w:t>
                    </w:r>
                  </w:ins>
                </w:sdtContent>
              </w:sdt>
              <w:ins w:date="2022-04-27T01:23:34Z" w:author="Sérgio Henrique" w:id="429"/>
            </w:sdtContent>
          </w:sdt>
          <w:sdt>
            <w:sdtPr>
              <w:tag w:val="goog_rdk_2926"/>
            </w:sdtPr>
            <w:sdtContent>
              <w:r w:rsidRPr="00000000" w:rsidDel="00000000" w:rsidR="00000000">
                <w:rPr>
                  <w:rtl w:val="0"/>
                  <w:rPrChange w:date="2022-04-27T21:31:15Z" w:author="Vinícius Russi" w:id="1">
                    <w:rPr>
                      <w:sz w:val="22"/>
                      <w:szCs w:val="22"/>
                    </w:rPr>
                  </w:rPrChange>
                </w:rPr>
                <w:t xml:space="preserve"> algumas operações foram paralisadas temporariamente. A idade média dos equipamentos é de 65 meses, indicando que a maior parte dos equipamentos está no final do seu ciclo de vida (geralmente 60 meses)</w:t>
              </w:r>
            </w:sdtContent>
          </w:sdt>
          <w:sdt>
            <w:sdtPr>
              <w:tag w:val="goog_rdk_2927"/>
            </w:sdtPr>
            <w:sdtContent>
              <w:del w:date="2022-04-27T01:23:51Z" w:author="Sérgio Henrique" w:id="430"/>
              <w:sdt>
                <w:sdtPr>
                  <w:tag w:val="goog_rdk_2928"/>
                </w:sdtPr>
                <w:sdtContent>
                  <w:del w:date="2022-04-27T01:23:51Z" w:author="Sérgio Henrique" w:id="430">
                    <w:r w:rsidRPr="00000000" w:rsidDel="00000000" w:rsidR="00000000">
                      <w:rPr>
                        <w:rtl w:val="0"/>
                        <w:rPrChange w:date="2022-04-27T21:31:15Z" w:author="Vinícius Russi" w:id="1">
                          <w:rPr>
                            <w:sz w:val="22"/>
                            <w:szCs w:val="22"/>
                          </w:rPr>
                        </w:rPrChange>
                      </w:rPr>
                      <w:delText xml:space="preserve">,</w:delText>
                    </w:r>
                  </w:del>
                </w:sdtContent>
              </w:sdt>
              <w:del w:date="2022-04-27T01:23:51Z" w:author="Sérgio Henrique" w:id="430"/>
            </w:sdtContent>
          </w:sdt>
          <w:sdt>
            <w:sdtPr>
              <w:tag w:val="goog_rdk_2929"/>
            </w:sdtPr>
            <w:sdtContent>
              <w:ins w:date="2022-04-27T01:23:51Z" w:author="Sérgio Henrique" w:id="430"/>
              <w:sdt>
                <w:sdtPr>
                  <w:tag w:val="goog_rdk_2930"/>
                </w:sdtPr>
                <w:sdtContent>
                  <w:ins w:date="2022-04-27T01:23:51Z" w:author="Sérgio Henrique" w:id="430">
                    <w:r w:rsidRPr="00000000" w:rsidDel="00000000" w:rsidR="00000000">
                      <w:rPr>
                        <w:rtl w:val="0"/>
                        <w:rPrChange w:date="2022-04-27T21:31:15Z" w:author="Vinícius Russi" w:id="1">
                          <w:rPr>
                            <w:sz w:val="22"/>
                            <w:szCs w:val="22"/>
                          </w:rPr>
                        </w:rPrChange>
                      </w:rPr>
                      <w:t xml:space="preserve">;</w:t>
                    </w:r>
                  </w:ins>
                </w:sdtContent>
              </w:sdt>
              <w:ins w:date="2022-04-27T01:23:51Z" w:author="Sérgio Henrique" w:id="430"/>
            </w:sdtContent>
          </w:sdt>
          <w:sdt>
            <w:sdtPr>
              <w:tag w:val="goog_rdk_2931"/>
            </w:sdtPr>
            <w:sdtContent>
              <w:r w:rsidRPr="00000000" w:rsidDel="00000000" w:rsidR="00000000">
                <w:rPr>
                  <w:rtl w:val="0"/>
                  <w:rPrChange w:date="2022-04-27T21:31:15Z" w:author="Vinícius Russi" w:id="1">
                    <w:rPr>
                      <w:sz w:val="22"/>
                      <w:szCs w:val="22"/>
                    </w:rPr>
                  </w:rPrChange>
                </w:rPr>
                <w:t xml:space="preserve"> a atividade de arraste tem os equipamentos mais novos</w:t>
              </w:r>
            </w:sdtContent>
          </w:sdt>
          <w:sdt>
            <w:sdtPr>
              <w:tag w:val="goog_rdk_2932"/>
            </w:sdtPr>
            <w:sdtContent>
              <w:ins w:date="2022-04-27T01:24:01Z" w:author="Sérgio Henrique" w:id="431"/>
              <w:sdt>
                <w:sdtPr>
                  <w:tag w:val="goog_rdk_2933"/>
                </w:sdtPr>
                <w:sdtContent>
                  <w:ins w:date="2022-04-27T01:24:01Z" w:author="Sérgio Henrique" w:id="431">
                    <w:r w:rsidRPr="00000000" w:rsidDel="00000000" w:rsidR="00000000">
                      <w:rPr>
                        <w:rtl w:val="0"/>
                        <w:rPrChange w:date="2022-04-27T21:31:15Z" w:author="Vinícius Russi" w:id="1">
                          <w:rPr>
                            <w:sz w:val="22"/>
                            <w:szCs w:val="22"/>
                          </w:rPr>
                        </w:rPrChange>
                      </w:rPr>
                      <w:t xml:space="preserve">,</w:t>
                    </w:r>
                  </w:ins>
                </w:sdtContent>
              </w:sdt>
              <w:ins w:date="2022-04-27T01:24:01Z" w:author="Sérgio Henrique" w:id="431"/>
            </w:sdtContent>
          </w:sdt>
          <w:sdt>
            <w:sdtPr>
              <w:tag w:val="goog_rdk_2934"/>
            </w:sdtPr>
            <w:sdtContent>
              <w:r w:rsidRPr="00000000" w:rsidDel="00000000" w:rsidR="00000000">
                <w:rPr>
                  <w:rtl w:val="0"/>
                  <w:rPrChange w:date="2022-04-27T21:31:15Z" w:author="Vinícius Russi" w:id="1">
                    <w:rPr>
                      <w:sz w:val="22"/>
                      <w:szCs w:val="22"/>
                    </w:rPr>
                  </w:rPrChange>
                </w:rPr>
                <w:t xml:space="preserve"> e a de carga</w:t>
              </w:r>
            </w:sdtContent>
          </w:sdt>
          <w:sdt>
            <w:sdtPr>
              <w:tag w:val="goog_rdk_2935"/>
            </w:sdtPr>
            <w:sdtContent>
              <w:ins w:date="2022-04-27T01:24:08Z" w:author="Sérgio Henrique" w:id="432"/>
              <w:sdt>
                <w:sdtPr>
                  <w:tag w:val="goog_rdk_2936"/>
                </w:sdtPr>
                <w:sdtContent>
                  <w:ins w:date="2022-04-27T01:24:08Z" w:author="Sérgio Henrique" w:id="432">
                    <w:r w:rsidRPr="00000000" w:rsidDel="00000000" w:rsidR="00000000">
                      <w:rPr>
                        <w:rtl w:val="0"/>
                        <w:rPrChange w:date="2022-04-27T21:31:15Z" w:author="Vinícius Russi" w:id="1">
                          <w:rPr>
                            <w:sz w:val="22"/>
                            <w:szCs w:val="22"/>
                          </w:rPr>
                        </w:rPrChange>
                      </w:rPr>
                      <w:t xml:space="preserve">,</w:t>
                    </w:r>
                  </w:ins>
                </w:sdtContent>
              </w:sdt>
              <w:ins w:date="2022-04-27T01:24:08Z" w:author="Sérgio Henrique" w:id="432"/>
            </w:sdtContent>
          </w:sdt>
          <w:sdt>
            <w:sdtPr>
              <w:tag w:val="goog_rdk_2937"/>
            </w:sdtPr>
            <w:sdtContent>
              <w:r w:rsidRPr="00000000" w:rsidDel="00000000" w:rsidR="00000000">
                <w:rPr>
                  <w:rtl w:val="0"/>
                  <w:rPrChange w:date="2022-04-27T21:31:15Z" w:author="Vinícius Russi" w:id="1">
                    <w:rPr>
                      <w:sz w:val="22"/>
                      <w:szCs w:val="22"/>
                    </w:rPr>
                  </w:rPrChange>
                </w:rPr>
                <w:t xml:space="preserve"> os mais antigos. </w:t>
              </w:r>
            </w:sdtContent>
          </w:sdt>
        </w:p>
      </w:sdtContent>
    </w:sdt>
    <w:sdt>
      <w:sdtPr>
        <w:tag w:val="goog_rdk_2979"/>
      </w:sdtPr>
      <w:sdtContent>
        <w:p w:rsidRPr="00000000" w:rsidDel="00000000" w:rsidRDefault="00000000" w:rsidR="00000000" w:rsidP="00000000" w14:paraId="000001E4">
          <w:pPr>
            <w:ind w:left="0" w:firstLine="720"/>
            <w:rPr>
              <w:rPrChange w:date="2022-04-27T21:31:15Z" w:author="Vinícius Russi" w:id="1">
                <w:rPr>
                  <w:sz w:val="22"/>
                  <w:szCs w:val="22"/>
                </w:rPr>
              </w:rPrChange>
            </w:rPr>
          </w:pPr>
          <w:sdt>
            <w:sdtPr>
              <w:tag w:val="goog_rdk_2939"/>
            </w:sdtPr>
            <w:sdtContent>
              <w:r w:rsidRPr="00000000" w:rsidDel="00000000" w:rsidR="00000000">
                <w:rPr>
                  <w:rtl w:val="0"/>
                  <w:rPrChange w:date="2022-04-27T21:31:15Z" w:author="Vinícius Russi" w:id="1">
                    <w:rPr>
                      <w:sz w:val="22"/>
                      <w:szCs w:val="22"/>
                    </w:rPr>
                  </w:rPrChange>
                </w:rPr>
                <w:t xml:space="preserve">As métricas utilizadas para avaliar o sucesso dos modelos analisados foram o erro médio absoluto e o erro quadrático, </w:t>
              </w:r>
            </w:sdtContent>
          </w:sdt>
          <w:sdt>
            <w:sdtPr>
              <w:tag w:val="goog_rdk_2940"/>
            </w:sdtPr>
            <w:sdtContent>
              <w:ins w:date="2022-04-27T01:24:25Z" w:author="Sérgio Henrique" w:id="433"/>
              <w:sdt>
                <w:sdtPr>
                  <w:tag w:val="goog_rdk_2941"/>
                </w:sdtPr>
                <w:sdtContent>
                  <w:ins w:date="2022-04-27T01:24:25Z" w:author="Sérgio Henrique" w:id="433">
                    <w:r w:rsidRPr="00000000" w:rsidDel="00000000" w:rsidR="00000000">
                      <w:rPr>
                        <w:rtl w:val="0"/>
                        <w:rPrChange w:date="2022-04-27T21:31:15Z" w:author="Vinícius Russi" w:id="1">
                          <w:rPr>
                            <w:sz w:val="22"/>
                            <w:szCs w:val="22"/>
                          </w:rPr>
                        </w:rPrChange>
                      </w:rPr>
                      <w:t xml:space="preserve">e</w:t>
                    </w:r>
                  </w:ins>
                </w:sdtContent>
              </w:sdt>
              <w:ins w:date="2022-04-27T01:24:25Z" w:author="Sérgio Henrique" w:id="433"/>
            </w:sdtContent>
          </w:sdt>
          <w:sdt>
            <w:sdtPr>
              <w:tag w:val="goog_rdk_2942"/>
            </w:sdtPr>
            <w:sdtContent>
              <w:del w:date="2022-04-27T01:24:25Z" w:author="Sérgio Henrique" w:id="433"/>
              <w:sdt>
                <w:sdtPr>
                  <w:tag w:val="goog_rdk_2943"/>
                </w:sdtPr>
                <w:sdtContent>
                  <w:del w:date="2022-04-27T01:24:25Z" w:author="Sérgio Henrique" w:id="433">
                    <w:r w:rsidRPr="00000000" w:rsidDel="00000000" w:rsidR="00000000">
                      <w:rPr>
                        <w:rtl w:val="0"/>
                        <w:rPrChange w:date="2022-04-27T21:31:15Z" w:author="Vinícius Russi" w:id="1">
                          <w:rPr>
                            <w:sz w:val="22"/>
                            <w:szCs w:val="22"/>
                          </w:rPr>
                        </w:rPrChange>
                      </w:rPr>
                      <w:delText xml:space="preserve">onde </w:delText>
                    </w:r>
                  </w:del>
                </w:sdtContent>
              </w:sdt>
              <w:del w:date="2022-04-27T01:24:25Z" w:author="Sérgio Henrique" w:id="433"/>
            </w:sdtContent>
          </w:sdt>
          <w:sdt>
            <w:sdtPr>
              <w:tag w:val="goog_rdk_2944"/>
            </w:sdtPr>
            <w:sdtContent>
              <w:ins w:date="2022-04-27T01:24:25Z" w:author="Sérgio Henrique" w:id="433"/>
              <w:sdt>
                <w:sdtPr>
                  <w:tag w:val="goog_rdk_2945"/>
                </w:sdtPr>
                <w:sdtContent>
                  <w:ins w:date="2022-04-27T01:24:25Z" w:author="Sérgio Henrique" w:id="433">
                    <w:r w:rsidRPr="00000000" w:rsidDel="00000000" w:rsidR="00000000">
                      <w:rPr>
                        <w:rtl w:val="0"/>
                        <w:rPrChange w:date="2022-04-27T21:31:15Z" w:author="Vinícius Russi" w:id="1">
                          <w:rPr>
                            <w:sz w:val="22"/>
                            <w:szCs w:val="22"/>
                          </w:rPr>
                        </w:rPrChange>
                      </w:rPr>
                      <w:t xml:space="preserve"> </w:t>
                    </w:r>
                  </w:ins>
                </w:sdtContent>
              </w:sdt>
              <w:ins w:date="2022-04-27T01:24:25Z" w:author="Sérgio Henrique" w:id="433"/>
            </w:sdtContent>
          </w:sdt>
          <w:sdt>
            <w:sdtPr>
              <w:tag w:val="goog_rdk_2946"/>
            </w:sdtPr>
            <w:sdtContent>
              <w:r w:rsidRPr="00000000" w:rsidDel="00000000" w:rsidR="00000000">
                <w:rPr>
                  <w:rtl w:val="0"/>
                  <w:rPrChange w:date="2022-04-27T21:31:15Z" w:author="Vinícius Russi" w:id="1">
                    <w:rPr>
                      <w:sz w:val="22"/>
                      <w:szCs w:val="22"/>
                    </w:rPr>
                  </w:rPrChange>
                </w:rPr>
                <w:t xml:space="preserve">o modelo com o melhor resultado foi o </w:t>
              </w:r>
            </w:sdtContent>
          </w:sdt>
          <w:sdt>
            <w:sdtPr>
              <w:tag w:val="goog_rdk_2947"/>
            </w:sdtPr>
            <w:sdtContent>
              <w:del w:date="2022-04-27T01:24:52Z" w:author="Sérgio Henrique" w:id="434"/>
              <w:sdt>
                <w:sdtPr>
                  <w:tag w:val="goog_rdk_2948"/>
                </w:sdtPr>
                <w:sdtContent>
                  <w:del w:date="2022-04-27T01:24:52Z" w:author="Sérgio Henrique" w:id="434">
                    <w:r w:rsidRPr="00000000" w:rsidDel="00000000" w:rsidR="00000000">
                      <w:rPr>
                        <w:rtl w:val="0"/>
                        <w:rPrChange w:date="2022-04-27T21:31:15Z" w:author="Vinícius Russi" w:id="1">
                          <w:rPr>
                            <w:sz w:val="22"/>
                            <w:szCs w:val="22"/>
                          </w:rPr>
                        </w:rPrChange>
                      </w:rPr>
                      <w:delText xml:space="preserve">modelo </w:delText>
                    </w:r>
                  </w:del>
                </w:sdtContent>
              </w:sdt>
              <w:del w:date="2022-04-27T01:24:52Z" w:author="Sérgio Henrique" w:id="434"/>
            </w:sdtContent>
          </w:sdt>
          <w:sdt>
            <w:sdtPr>
              <w:tag w:val="goog_rdk_2949"/>
            </w:sdtPr>
            <w:sdtContent>
              <w:r w:rsidRPr="00000000" w:rsidDel="00000000" w:rsidR="00000000">
                <w:rPr>
                  <w:rtl w:val="0"/>
                  <w:rPrChange w:date="2022-04-27T21:31:15Z" w:author="Vinícius Russi" w:id="1">
                    <w:rPr>
                      <w:sz w:val="22"/>
                      <w:szCs w:val="22"/>
                    </w:rPr>
                  </w:rPrChange>
                </w:rPr>
                <w:t xml:space="preserve">de floresta aleatória</w:t>
              </w:r>
            </w:sdtContent>
          </w:sdt>
          <w:sdt>
            <w:sdtPr>
              <w:tag w:val="goog_rdk_2950"/>
            </w:sdtPr>
            <w:sdtContent>
              <w:ins w:date="2022-04-27T01:24:56Z" w:author="Sérgio Henrique" w:id="435"/>
              <w:sdt>
                <w:sdtPr>
                  <w:tag w:val="goog_rdk_2951"/>
                </w:sdtPr>
                <w:sdtContent>
                  <w:ins w:date="2022-04-27T01:24:56Z" w:author="Sérgio Henrique" w:id="435">
                    <w:r w:rsidRPr="00000000" w:rsidDel="00000000" w:rsidR="00000000">
                      <w:rPr>
                        <w:rtl w:val="0"/>
                        <w:rPrChange w:date="2022-04-27T21:31:15Z" w:author="Vinícius Russi" w:id="1">
                          <w:rPr>
                            <w:sz w:val="22"/>
                            <w:szCs w:val="22"/>
                          </w:rPr>
                        </w:rPrChange>
                      </w:rPr>
                      <w:t xml:space="preserve">,</w:t>
                    </w:r>
                  </w:ins>
                </w:sdtContent>
              </w:sdt>
              <w:ins w:date="2022-04-27T01:24:56Z" w:author="Sérgio Henrique" w:id="435"/>
            </w:sdtContent>
          </w:sdt>
          <w:sdt>
            <w:sdtPr>
              <w:tag w:val="goog_rdk_2952"/>
            </w:sdtPr>
            <w:sdtContent>
              <w:r w:rsidRPr="00000000" w:rsidDel="00000000" w:rsidR="00000000">
                <w:rPr>
                  <w:rtl w:val="0"/>
                  <w:rPrChange w:date="2022-04-27T21:31:15Z" w:author="Vinícius Russi" w:id="1">
                    <w:rPr>
                      <w:sz w:val="22"/>
                      <w:szCs w:val="22"/>
                    </w:rPr>
                  </w:rPrChange>
                </w:rPr>
                <w:t xml:space="preserve"> </w:t>
              </w:r>
            </w:sdtContent>
          </w:sdt>
          <w:sdt>
            <w:sdtPr>
              <w:tag w:val="goog_rdk_2953"/>
            </w:sdtPr>
            <w:sdtContent>
              <w:del w:date="2022-04-27T01:24:58Z" w:author="Sérgio Henrique" w:id="436"/>
              <w:sdt>
                <w:sdtPr>
                  <w:tag w:val="goog_rdk_2954"/>
                </w:sdtPr>
                <w:sdtContent>
                  <w:del w:date="2022-04-27T01:24:58Z" w:author="Sérgio Henrique" w:id="436">
                    <w:r w:rsidRPr="00000000" w:rsidDel="00000000" w:rsidR="00000000">
                      <w:rPr>
                        <w:rtl w:val="0"/>
                        <w:rPrChange w:date="2022-04-27T21:31:15Z" w:author="Vinícius Russi" w:id="1">
                          <w:rPr>
                            <w:sz w:val="22"/>
                            <w:szCs w:val="22"/>
                          </w:rPr>
                        </w:rPrChange>
                      </w:rPr>
                      <w:delText xml:space="preserve"> </w:delText>
                    </w:r>
                  </w:del>
                </w:sdtContent>
              </w:sdt>
              <w:del w:date="2022-04-27T01:24:58Z" w:author="Sérgio Henrique" w:id="436"/>
            </w:sdtContent>
          </w:sdt>
          <w:sdt>
            <w:sdtPr>
              <w:tag w:val="goog_rdk_2955"/>
            </w:sdtPr>
            <w:sdtContent>
              <w:r w:rsidRPr="00000000" w:rsidDel="00000000" w:rsidR="00000000">
                <w:rPr>
                  <w:rtl w:val="0"/>
                  <w:rPrChange w:date="2022-04-27T21:31:15Z" w:author="Vinícius Russi" w:id="1">
                    <w:rPr>
                      <w:sz w:val="22"/>
                      <w:szCs w:val="22"/>
                    </w:rPr>
                  </w:rPrChange>
                </w:rPr>
                <w:t xml:space="preserve">com erro médio absoluto após otimização de 87,62 horas e erro quadrático de 21584,43</w:t>
              </w:r>
            </w:sdtContent>
          </w:sdt>
          <w:sdt>
            <w:sdtPr>
              <w:tag w:val="goog_rdk_2956"/>
            </w:sdtPr>
            <w:sdtContent>
              <w:del w:date="2022-04-27T01:25:05Z" w:author="Sérgio Henrique" w:id="437"/>
              <w:sdt>
                <w:sdtPr>
                  <w:tag w:val="goog_rdk_2957"/>
                </w:sdtPr>
                <w:sdtContent>
                  <w:del w:date="2022-04-27T01:25:05Z" w:author="Sérgio Henrique" w:id="437">
                    <w:r w:rsidRPr="00000000" w:rsidDel="00000000" w:rsidR="00000000">
                      <w:rPr>
                        <w:rtl w:val="0"/>
                        <w:rPrChange w:date="2022-04-27T21:31:15Z" w:author="Vinícius Russi" w:id="1">
                          <w:rPr>
                            <w:sz w:val="22"/>
                            <w:szCs w:val="22"/>
                          </w:rPr>
                        </w:rPrChange>
                      </w:rPr>
                      <w:delText xml:space="preserve">,</w:delText>
                    </w:r>
                  </w:del>
                </w:sdtContent>
              </w:sdt>
              <w:del w:date="2022-04-27T01:25:05Z" w:author="Sérgio Henrique" w:id="437"/>
            </w:sdtContent>
          </w:sdt>
          <w:sdt>
            <w:sdtPr>
              <w:tag w:val="goog_rdk_2958"/>
            </w:sdtPr>
            <w:sdtContent>
              <w:ins w:date="2022-04-27T01:25:05Z" w:author="Sérgio Henrique" w:id="437"/>
              <w:sdt>
                <w:sdtPr>
                  <w:tag w:val="goog_rdk_2959"/>
                </w:sdtPr>
                <w:sdtContent>
                  <w:ins w:date="2022-04-27T01:25:05Z" w:author="Sérgio Henrique" w:id="437">
                    <w:r w:rsidRPr="00000000" w:rsidDel="00000000" w:rsidR="00000000">
                      <w:rPr>
                        <w:rtl w:val="0"/>
                        <w:rPrChange w:date="2022-04-27T21:31:15Z" w:author="Vinícius Russi" w:id="1">
                          <w:rPr>
                            <w:sz w:val="22"/>
                            <w:szCs w:val="22"/>
                          </w:rPr>
                        </w:rPrChange>
                      </w:rPr>
                      <w:t xml:space="preserve">.</w:t>
                    </w:r>
                  </w:ins>
                </w:sdtContent>
              </w:sdt>
              <w:ins w:date="2022-04-27T01:25:05Z" w:author="Sérgio Henrique" w:id="437"/>
            </w:sdtContent>
          </w:sdt>
          <w:sdt>
            <w:sdtPr>
              <w:tag w:val="goog_rdk_2960"/>
            </w:sdtPr>
            <w:sdtContent>
              <w:r w:rsidRPr="00000000" w:rsidDel="00000000" w:rsidR="00000000">
                <w:rPr>
                  <w:rtl w:val="0"/>
                  <w:rPrChange w:date="2022-04-27T21:31:15Z" w:author="Vinícius Russi" w:id="1">
                    <w:rPr>
                      <w:sz w:val="22"/>
                      <w:szCs w:val="22"/>
                    </w:rPr>
                  </w:rPrChange>
                </w:rPr>
                <w:t xml:space="preserve"> </w:t>
              </w:r>
            </w:sdtContent>
          </w:sdt>
          <w:sdt>
            <w:sdtPr>
              <w:tag w:val="goog_rdk_2961"/>
            </w:sdtPr>
            <w:sdtContent>
              <w:del w:date="2022-04-27T01:25:07Z" w:author="Sérgio Henrique" w:id="438"/>
              <w:sdt>
                <w:sdtPr>
                  <w:tag w:val="goog_rdk_2962"/>
                </w:sdtPr>
                <w:sdtContent>
                  <w:del w:date="2022-04-27T01:25:07Z" w:author="Sérgio Henrique" w:id="438">
                    <w:r w:rsidRPr="00000000" w:rsidDel="00000000" w:rsidR="00000000">
                      <w:rPr>
                        <w:rtl w:val="0"/>
                        <w:rPrChange w:date="2022-04-27T21:31:15Z" w:author="Vinícius Russi" w:id="1">
                          <w:rPr>
                            <w:sz w:val="22"/>
                            <w:szCs w:val="22"/>
                          </w:rPr>
                        </w:rPrChange>
                      </w:rPr>
                      <w:delText xml:space="preserve">t</w:delText>
                    </w:r>
                  </w:del>
                </w:sdtContent>
              </w:sdt>
              <w:del w:date="2022-04-27T01:25:07Z" w:author="Sérgio Henrique" w:id="438"/>
            </w:sdtContent>
          </w:sdt>
          <w:sdt>
            <w:sdtPr>
              <w:tag w:val="goog_rdk_2963"/>
            </w:sdtPr>
            <w:sdtContent>
              <w:ins w:date="2022-04-27T01:25:07Z" w:author="Sérgio Henrique" w:id="438"/>
              <w:sdt>
                <w:sdtPr>
                  <w:tag w:val="goog_rdk_2964"/>
                </w:sdtPr>
                <w:sdtContent>
                  <w:ins w:date="2022-04-27T01:25:07Z" w:author="Sérgio Henrique" w:id="438">
                    <w:r w:rsidRPr="00000000" w:rsidDel="00000000" w:rsidR="00000000">
                      <w:rPr>
                        <w:rtl w:val="0"/>
                        <w:rPrChange w:date="2022-04-27T21:31:15Z" w:author="Vinícius Russi" w:id="1">
                          <w:rPr>
                            <w:sz w:val="22"/>
                            <w:szCs w:val="22"/>
                          </w:rPr>
                        </w:rPrChange>
                      </w:rPr>
                      <w:t xml:space="preserve">T</w:t>
                    </w:r>
                  </w:ins>
                </w:sdtContent>
              </w:sdt>
              <w:ins w:date="2022-04-27T01:25:07Z" w:author="Sérgio Henrique" w:id="438"/>
            </w:sdtContent>
          </w:sdt>
          <w:sdt>
            <w:sdtPr>
              <w:tag w:val="goog_rdk_2965"/>
            </w:sdtPr>
            <w:sdtContent>
              <w:r w:rsidRPr="00000000" w:rsidDel="00000000" w:rsidR="00000000">
                <w:rPr>
                  <w:rtl w:val="0"/>
                  <w:rPrChange w:date="2022-04-27T21:31:15Z" w:author="Vinícius Russi" w:id="1">
                    <w:rPr>
                      <w:sz w:val="22"/>
                      <w:szCs w:val="22"/>
                    </w:rPr>
                  </w:rPrChange>
                </w:rPr>
                <w:t xml:space="preserve">ais resultados mostram que a aplicação de modelos de aprendizado de máquina para predição do tempo médio para falha no conjunto de dados analisados não</w:t>
              </w:r>
            </w:sdtContent>
          </w:sdt>
          <w:sdt>
            <w:sdtPr>
              <w:tag w:val="goog_rdk_2966"/>
            </w:sdtPr>
            <w:sdtContent/>
          </w:sdt>
          <w:sdt>
            <w:sdtPr>
              <w:tag w:val="goog_rdk_2967"/>
            </w:sdtPr>
            <w:sdtContent>
              <w:r w:rsidRPr="00000000" w:rsidDel="00000000" w:rsidR="00000000">
                <w:rPr>
                  <w:rtl w:val="0"/>
                  <w:rPrChange w:date="2022-04-27T21:31:15Z" w:author="Vinícius Russi" w:id="1">
                    <w:rPr>
                      <w:sz w:val="22"/>
                      <w:szCs w:val="22"/>
                    </w:rPr>
                  </w:rPrChange>
                </w:rPr>
                <w:t xml:space="preserve"> t</w:t>
              </w:r>
            </w:sdtContent>
          </w:sdt>
          <w:sdt>
            <w:sdtPr>
              <w:tag w:val="goog_rdk_2968"/>
            </w:sdtPr>
            <w:sdtContent>
              <w:del w:date="2022-04-27T01:25:36Z" w:author="Sérgio Henrique" w:id="439"/>
              <w:sdt>
                <w:sdtPr>
                  <w:tag w:val="goog_rdk_2969"/>
                </w:sdtPr>
                <w:sdtContent>
                  <w:del w:date="2022-04-27T01:25:36Z" w:author="Sérgio Henrique" w:id="439">
                    <w:r w:rsidRPr="00000000" w:rsidDel="00000000" w:rsidR="00000000">
                      <w:rPr>
                        <w:rtl w:val="0"/>
                        <w:rPrChange w:date="2022-04-27T21:31:15Z" w:author="Vinícius Russi" w:id="1">
                          <w:rPr>
                            <w:sz w:val="22"/>
                            <w:szCs w:val="22"/>
                          </w:rPr>
                        </w:rPrChange>
                      </w:rPr>
                      <w:delText xml:space="preserve">ê</w:delText>
                    </w:r>
                  </w:del>
                </w:sdtContent>
              </w:sdt>
              <w:del w:date="2022-04-27T01:25:36Z" w:author="Sérgio Henrique" w:id="439"/>
            </w:sdtContent>
          </w:sdt>
          <w:sdt>
            <w:sdtPr>
              <w:tag w:val="goog_rdk_2970"/>
            </w:sdtPr>
            <w:sdtContent>
              <w:ins w:date="2022-04-27T01:25:36Z" w:author="Sérgio Henrique" w:id="439"/>
              <w:sdt>
                <w:sdtPr>
                  <w:tag w:val="goog_rdk_2971"/>
                </w:sdtPr>
                <w:sdtContent>
                  <w:ins w:date="2022-04-27T01:25:36Z" w:author="Sérgio Henrique" w:id="439">
                    <w:r w:rsidRPr="00000000" w:rsidDel="00000000" w:rsidR="00000000">
                      <w:rPr>
                        <w:rtl w:val="0"/>
                        <w:rPrChange w:date="2022-04-27T21:31:15Z" w:author="Vinícius Russi" w:id="1">
                          <w:rPr>
                            <w:sz w:val="22"/>
                            <w:szCs w:val="22"/>
                          </w:rPr>
                        </w:rPrChange>
                      </w:rPr>
                      <w:t xml:space="preserve">e</w:t>
                    </w:r>
                  </w:ins>
                </w:sdtContent>
              </w:sdt>
              <w:ins w:date="2022-04-27T01:25:36Z" w:author="Sérgio Henrique" w:id="439"/>
            </w:sdtContent>
          </w:sdt>
          <w:sdt>
            <w:sdtPr>
              <w:tag w:val="goog_rdk_2972"/>
            </w:sdtPr>
            <w:sdtContent>
              <w:r w:rsidRPr="00000000" w:rsidDel="00000000" w:rsidR="00000000">
                <w:rPr>
                  <w:rtl w:val="0"/>
                  <w:rPrChange w:date="2022-04-27T21:31:15Z" w:author="Vinícius Russi" w:id="1">
                    <w:rPr>
                      <w:sz w:val="22"/>
                      <w:szCs w:val="22"/>
                    </w:rPr>
                  </w:rPrChange>
                </w:rPr>
                <w:t xml:space="preserve">m </w:t>
              </w:r>
            </w:sdtContent>
          </w:sdt>
          <w:sdt>
            <w:sdtPr>
              <w:tag w:val="goog_rdk_2973"/>
            </w:sdtPr>
            <w:sdtContent>
              <w:r w:rsidRPr="00000000" w:rsidDel="00000000" w:rsidR="00000000">
                <w:rPr>
                  <w:rtl w:val="0"/>
                  <w:rPrChange w:date="2022-04-27T21:31:15Z" w:author="Vinícius Russi" w:id="1">
                    <w:rPr>
                      <w:sz w:val="22"/>
                      <w:szCs w:val="22"/>
                    </w:rPr>
                  </w:rPrChange>
                </w:rPr>
                <w:t xml:space="preserve">resultados satisfatórios, não podendo ser utilizad</w:t>
              </w:r>
            </w:sdtContent>
          </w:sdt>
          <w:sdt>
            <w:sdtPr>
              <w:tag w:val="goog_rdk_2974"/>
            </w:sdtPr>
            <w:sdtContent>
              <w:del w:date="2022-04-27T01:25:55Z" w:author="Sérgio Henrique" w:id="440"/>
              <w:sdt>
                <w:sdtPr>
                  <w:tag w:val="goog_rdk_2975"/>
                </w:sdtPr>
                <w:sdtContent>
                  <w:del w:date="2022-04-27T01:25:55Z" w:author="Sérgio Henrique" w:id="440">
                    <w:r w:rsidRPr="00000000" w:rsidDel="00000000" w:rsidR="00000000">
                      <w:rPr>
                        <w:rtl w:val="0"/>
                        <w:rPrChange w:date="2022-04-27T21:31:15Z" w:author="Vinícius Russi" w:id="1">
                          <w:rPr>
                            <w:sz w:val="22"/>
                            <w:szCs w:val="22"/>
                          </w:rPr>
                        </w:rPrChange>
                      </w:rPr>
                      <w:delText xml:space="preserve">o</w:delText>
                    </w:r>
                  </w:del>
                </w:sdtContent>
              </w:sdt>
              <w:del w:date="2022-04-27T01:25:55Z" w:author="Sérgio Henrique" w:id="440"/>
            </w:sdtContent>
          </w:sdt>
          <w:sdt>
            <w:sdtPr>
              <w:tag w:val="goog_rdk_2976"/>
            </w:sdtPr>
            <w:sdtContent>
              <w:ins w:date="2022-04-27T01:25:55Z" w:author="Sérgio Henrique" w:id="440"/>
              <w:sdt>
                <w:sdtPr>
                  <w:tag w:val="goog_rdk_2977"/>
                </w:sdtPr>
                <w:sdtContent>
                  <w:ins w:date="2022-04-27T01:25:55Z" w:author="Sérgio Henrique" w:id="440">
                    <w:r w:rsidRPr="00000000" w:rsidDel="00000000" w:rsidR="00000000">
                      <w:rPr>
                        <w:rtl w:val="0"/>
                        <w:rPrChange w:date="2022-04-27T21:31:15Z" w:author="Vinícius Russi" w:id="1">
                          <w:rPr>
                            <w:sz w:val="22"/>
                            <w:szCs w:val="22"/>
                          </w:rPr>
                        </w:rPrChange>
                      </w:rPr>
                      <w:t xml:space="preserve">a</w:t>
                    </w:r>
                  </w:ins>
                </w:sdtContent>
              </w:sdt>
              <w:ins w:date="2022-04-27T01:25:55Z" w:author="Sérgio Henrique" w:id="440"/>
            </w:sdtContent>
          </w:sdt>
          <w:sdt>
            <w:sdtPr>
              <w:tag w:val="goog_rdk_2978"/>
            </w:sdtPr>
            <w:sdtContent>
              <w:r w:rsidRPr="00000000" w:rsidDel="00000000" w:rsidR="00000000">
                <w:rPr>
                  <w:rtl w:val="0"/>
                  <w:rPrChange w:date="2022-04-27T21:31:15Z" w:author="Vinícius Russi" w:id="1">
                    <w:rPr>
                      <w:sz w:val="22"/>
                      <w:szCs w:val="22"/>
                    </w:rPr>
                  </w:rPrChange>
                </w:rPr>
                <w:t xml:space="preserve"> em escala de produção para auxílio na tomada de decisão da companhia.</w:t>
              </w:r>
            </w:sdtContent>
          </w:sdt>
        </w:p>
      </w:sdtContent>
    </w:sdt>
    <w:sdt>
      <w:sdtPr>
        <w:tag w:val="goog_rdk_3006"/>
      </w:sdtPr>
      <w:sdtContent>
        <w:p w:rsidRPr="00000000" w:rsidDel="00000000" w:rsidRDefault="00000000" w:rsidR="00000000" w:rsidP="00000000" w14:paraId="000001E5">
          <w:pPr>
            <w:ind w:left="0" w:firstLine="720"/>
            <w:rPr>
              <w:rPrChange w:date="2022-04-27T21:31:15Z" w:author="Vinícius Russi" w:id="1">
                <w:rPr>
                  <w:sz w:val="22"/>
                  <w:szCs w:val="22"/>
                </w:rPr>
              </w:rPrChange>
            </w:rPr>
          </w:pPr>
          <w:sdt>
            <w:sdtPr>
              <w:tag w:val="goog_rdk_2980"/>
            </w:sdtPr>
            <w:sdtContent>
              <w:r w:rsidRPr="00000000" w:rsidDel="00000000" w:rsidR="00000000">
                <w:rPr>
                  <w:rtl w:val="0"/>
                  <w:rPrChange w:date="2022-04-27T21:31:15Z" w:author="Vinícius Russi" w:id="1">
                    <w:rPr>
                      <w:sz w:val="22"/>
                      <w:szCs w:val="22"/>
                    </w:rPr>
                  </w:rPrChange>
                </w:rPr>
                <w:t xml:space="preserve">Como rec</w:t>
              </w:r>
              <w:sdt>
                <w:sdtPr>
                  <w:tag w:val="goog_rdk_4108"/>
                </w:sdtPr>
                <w:sdtContent>
                  <w:commentRangeStart w:id="0"/>
                </w:sdtContent>
              </w:sdt>
              <w:r w:rsidRPr="00000000" w:rsidDel="00000000" w:rsidR="00000000">
                <w:rPr>
                  <w:rtl w:val="0"/>
                  <w:rPrChange w:date="2022-04-27T21:31:15Z" w:author="Vinícius Russi" w:id="1">
                    <w:rPr>
                      <w:sz w:val="22"/>
                      <w:szCs w:val="22"/>
                    </w:rPr>
                  </w:rPrChange>
                </w:rPr>
                <w:t xml:space="preserve">omen</w:t>
              </w:r>
              <w:commentRangeEnd w:id="0"/>
              <w:r>
                <w:rPr>
                  <w:rStyle w:val="CommentReference"/>
                </w:rPr>
                <w:commentReference w:id="0"/>
              </w:r>
              <w:r w:rsidRPr="00000000" w:rsidDel="00000000" w:rsidR="00000000">
                <w:rPr>
                  <w:rtl w:val="0"/>
                  <w:rPrChange w:date="2022-04-27T21:31:15Z" w:author="Vinícius Russi" w:id="1">
                    <w:rPr>
                      <w:sz w:val="22"/>
                      <w:szCs w:val="22"/>
                    </w:rPr>
                  </w:rPrChange>
                </w:rPr>
                <w:t xml:space="preserve">dações baseadas nos resultados obtidos, sugere-se que o negócio invista em aumento da governança de dados, objetivando maior qualidade nos dados obtidos, uma vez que esses são a chave para o sucesso de qualquer análise exploratória ou modelagem preditiva. Os resultados obtidos no presente trabalho</w:t>
              </w:r>
            </w:sdtContent>
          </w:sdt>
          <w:sdt>
            <w:sdtPr>
              <w:tag w:val="goog_rdk_2981"/>
            </w:sdtPr>
            <w:sdtContent>
              <w:del w:date="2022-04-27T01:27:26Z" w:author="Sérgio Henrique" w:id="441"/>
              <w:sdt>
                <w:sdtPr>
                  <w:tag w:val="goog_rdk_2982"/>
                </w:sdtPr>
                <w:sdtContent>
                  <w:del w:date="2022-04-27T01:27:26Z" w:author="Sérgio Henrique" w:id="441">
                    <w:r w:rsidRPr="00000000" w:rsidDel="00000000" w:rsidR="00000000">
                      <w:rPr>
                        <w:rtl w:val="0"/>
                        <w:rPrChange w:date="2022-04-27T21:31:15Z" w:author="Vinícius Russi" w:id="1">
                          <w:rPr>
                            <w:sz w:val="22"/>
                            <w:szCs w:val="22"/>
                          </w:rPr>
                        </w:rPrChange>
                      </w:rPr>
                      <w:delText xml:space="preserve">,</w:delText>
                    </w:r>
                  </w:del>
                </w:sdtContent>
              </w:sdt>
              <w:del w:date="2022-04-27T01:27:26Z" w:author="Sérgio Henrique" w:id="441"/>
            </w:sdtContent>
          </w:sdt>
          <w:sdt>
            <w:sdtPr>
              <w:tag w:val="goog_rdk_2983"/>
            </w:sdtPr>
            <w:sdtContent>
              <w:r w:rsidRPr="00000000" w:rsidDel="00000000" w:rsidR="00000000">
                <w:rPr>
                  <w:rtl w:val="0"/>
                  <w:rPrChange w:date="2022-04-27T21:31:15Z" w:author="Vinícius Russi" w:id="1">
                    <w:rPr>
                      <w:sz w:val="22"/>
                      <w:szCs w:val="22"/>
                    </w:rPr>
                  </w:rPrChange>
                </w:rPr>
                <w:t xml:space="preserve"> deixaram claro que os dados atuais apresentam falhas de governança</w:t>
              </w:r>
            </w:sdtContent>
          </w:sdt>
          <w:sdt>
            <w:sdtPr>
              <w:tag w:val="goog_rdk_2984"/>
            </w:sdtPr>
            <w:sdtContent>
              <w:ins w:date="2022-04-27T01:27:31Z" w:author="Sérgio Henrique" w:id="442"/>
              <w:sdt>
                <w:sdtPr>
                  <w:tag w:val="goog_rdk_2985"/>
                </w:sdtPr>
                <w:sdtContent>
                  <w:ins w:date="2022-04-27T01:27:31Z" w:author="Sérgio Henrique" w:id="442">
                    <w:r w:rsidRPr="00000000" w:rsidDel="00000000" w:rsidR="00000000">
                      <w:rPr>
                        <w:rtl w:val="0"/>
                        <w:rPrChange w:date="2022-04-27T21:31:15Z" w:author="Vinícius Russi" w:id="1">
                          <w:rPr>
                            <w:sz w:val="22"/>
                            <w:szCs w:val="22"/>
                          </w:rPr>
                        </w:rPrChange>
                      </w:rPr>
                      <w:t xml:space="preserve">,</w:t>
                    </w:r>
                  </w:ins>
                </w:sdtContent>
              </w:sdt>
              <w:ins w:date="2022-04-27T01:27:31Z" w:author="Sérgio Henrique" w:id="442"/>
            </w:sdtContent>
          </w:sdt>
          <w:sdt>
            <w:sdtPr>
              <w:tag w:val="goog_rdk_2986"/>
            </w:sdtPr>
            <w:sdtContent>
              <w:r w:rsidRPr="00000000" w:rsidDel="00000000" w:rsidR="00000000">
                <w:rPr>
                  <w:rtl w:val="0"/>
                  <w:rPrChange w:date="2022-04-27T21:31:15Z" w:author="Vinícius Russi" w:id="1">
                    <w:rPr>
                      <w:sz w:val="22"/>
                      <w:szCs w:val="22"/>
                    </w:rPr>
                  </w:rPrChange>
                </w:rPr>
                <w:t xml:space="preserve"> que podem ter impactado o resultado final. Recomenda-se</w:t>
              </w:r>
            </w:sdtContent>
          </w:sdt>
          <w:sdt>
            <w:sdtPr>
              <w:tag w:val="goog_rdk_2987"/>
            </w:sdtPr>
            <w:sdtContent>
              <w:ins w:date="2022-04-27T01:28:02Z" w:author="Sérgio Henrique" w:id="443"/>
              <w:sdt>
                <w:sdtPr>
                  <w:tag w:val="goog_rdk_2988"/>
                </w:sdtPr>
                <w:sdtContent>
                  <w:ins w:date="2022-04-27T01:28:02Z" w:author="Sérgio Henrique" w:id="443">
                    <w:r w:rsidRPr="00000000" w:rsidDel="00000000" w:rsidR="00000000">
                      <w:rPr>
                        <w:rtl w:val="0"/>
                        <w:rPrChange w:date="2022-04-27T21:31:15Z" w:author="Vinícius Russi" w:id="1">
                          <w:rPr>
                            <w:sz w:val="22"/>
                            <w:szCs w:val="22"/>
                          </w:rPr>
                        </w:rPrChange>
                      </w:rPr>
                      <w:t xml:space="preserve">,</w:t>
                    </w:r>
                  </w:ins>
                </w:sdtContent>
              </w:sdt>
              <w:ins w:date="2022-04-27T01:28:02Z" w:author="Sérgio Henrique" w:id="443"/>
            </w:sdtContent>
          </w:sdt>
          <w:sdt>
            <w:sdtPr>
              <w:tag w:val="goog_rdk_2989"/>
            </w:sdtPr>
            <w:sdtContent>
              <w:r w:rsidRPr="00000000" w:rsidDel="00000000" w:rsidR="00000000">
                <w:rPr>
                  <w:rtl w:val="0"/>
                  <w:rPrChange w:date="2022-04-27T21:31:15Z" w:author="Vinícius Russi" w:id="1">
                    <w:rPr>
                      <w:sz w:val="22"/>
                      <w:szCs w:val="22"/>
                    </w:rPr>
                  </w:rPrChange>
                </w:rPr>
                <w:t xml:space="preserve"> também</w:t>
              </w:r>
            </w:sdtContent>
          </w:sdt>
          <w:sdt>
            <w:sdtPr>
              <w:tag w:val="goog_rdk_2990"/>
            </w:sdtPr>
            <w:sdtContent>
              <w:ins w:date="2022-04-27T01:28:04Z" w:author="Sérgio Henrique" w:id="444"/>
              <w:sdt>
                <w:sdtPr>
                  <w:tag w:val="goog_rdk_2991"/>
                </w:sdtPr>
                <w:sdtContent>
                  <w:ins w:date="2022-04-27T01:28:04Z" w:author="Sérgio Henrique" w:id="444">
                    <w:r w:rsidRPr="00000000" w:rsidDel="00000000" w:rsidR="00000000">
                      <w:rPr>
                        <w:rtl w:val="0"/>
                        <w:rPrChange w:date="2022-04-27T21:31:15Z" w:author="Vinícius Russi" w:id="1">
                          <w:rPr>
                            <w:sz w:val="22"/>
                            <w:szCs w:val="22"/>
                          </w:rPr>
                        </w:rPrChange>
                      </w:rPr>
                      <w:t xml:space="preserve">,</w:t>
                    </w:r>
                  </w:ins>
                </w:sdtContent>
              </w:sdt>
              <w:ins w:date="2022-04-27T01:28:04Z" w:author="Sérgio Henrique" w:id="444"/>
            </w:sdtContent>
          </w:sdt>
          <w:sdt>
            <w:sdtPr>
              <w:tag w:val="goog_rdk_2992"/>
            </w:sdtPr>
            <w:sdtContent>
              <w:r w:rsidRPr="00000000" w:rsidDel="00000000" w:rsidR="00000000">
                <w:rPr>
                  <w:rtl w:val="0"/>
                  <w:rPrChange w:date="2022-04-27T21:31:15Z" w:author="Vinícius Russi" w:id="1">
                    <w:rPr>
                      <w:sz w:val="22"/>
                      <w:szCs w:val="22"/>
                    </w:rPr>
                  </w:rPrChange>
                </w:rPr>
                <w:t xml:space="preserve"> a continuidade do trabalho, </w:t>
              </w:r>
            </w:sdtContent>
          </w:sdt>
          <w:sdt>
            <w:sdtPr>
              <w:tag w:val="goog_rdk_2993"/>
            </w:sdtPr>
            <w:sdtContent>
              <w:del w:date="2022-04-27T01:28:10Z" w:author="Sérgio Henrique" w:id="445"/>
              <w:sdt>
                <w:sdtPr>
                  <w:tag w:val="goog_rdk_2994"/>
                </w:sdtPr>
                <w:sdtContent>
                  <w:del w:date="2022-04-27T01:28:10Z" w:author="Sérgio Henrique" w:id="445">
                    <w:r w:rsidRPr="00000000" w:rsidDel="00000000" w:rsidR="00000000">
                      <w:rPr>
                        <w:rtl w:val="0"/>
                        <w:rPrChange w:date="2022-04-27T21:31:15Z" w:author="Vinícius Russi" w:id="1">
                          <w:rPr>
                            <w:sz w:val="22"/>
                            <w:szCs w:val="22"/>
                          </w:rPr>
                        </w:rPrChange>
                      </w:rPr>
                      <w:delText xml:space="preserve">através</w:delText>
                    </w:r>
                  </w:del>
                </w:sdtContent>
              </w:sdt>
              <w:del w:date="2022-04-27T01:28:10Z" w:author="Sérgio Henrique" w:id="445"/>
            </w:sdtContent>
          </w:sdt>
          <w:sdt>
            <w:sdtPr>
              <w:tag w:val="goog_rdk_2995"/>
            </w:sdtPr>
            <w:sdtContent>
              <w:ins w:date="2022-04-27T01:28:10Z" w:author="Sérgio Henrique" w:id="445"/>
              <w:sdt>
                <w:sdtPr>
                  <w:tag w:val="goog_rdk_2996"/>
                </w:sdtPr>
                <w:sdtContent>
                  <w:ins w:date="2022-04-27T01:28:10Z" w:author="Sérgio Henrique" w:id="445">
                    <w:r w:rsidRPr="00000000" w:rsidDel="00000000" w:rsidR="00000000">
                      <w:rPr>
                        <w:rtl w:val="0"/>
                        <w:rPrChange w:date="2022-04-27T21:31:15Z" w:author="Vinícius Russi" w:id="1">
                          <w:rPr>
                            <w:sz w:val="22"/>
                            <w:szCs w:val="22"/>
                          </w:rPr>
                        </w:rPrChange>
                      </w:rPr>
                      <w:t xml:space="preserve">por meio</w:t>
                    </w:r>
                  </w:ins>
                </w:sdtContent>
              </w:sdt>
              <w:ins w:date="2022-04-27T01:28:10Z" w:author="Sérgio Henrique" w:id="445"/>
            </w:sdtContent>
          </w:sdt>
          <w:sdt>
            <w:sdtPr>
              <w:tag w:val="goog_rdk_2997"/>
            </w:sdtPr>
            <w:sdtContent>
              <w:r w:rsidRPr="00000000" w:rsidDel="00000000" w:rsidR="00000000">
                <w:rPr>
                  <w:rtl w:val="0"/>
                  <w:rPrChange w:date="2022-04-27T21:31:15Z" w:author="Vinícius Russi" w:id="1">
                    <w:rPr>
                      <w:sz w:val="22"/>
                      <w:szCs w:val="22"/>
                    </w:rPr>
                  </w:rPrChange>
                </w:rPr>
                <w:t xml:space="preserve"> do incremento da engenharia de variáveis, com o objetivo de entender melhor a variabilidade dos dados. É aconselhável investigar a estratificação dos modelos e gerar resultados baseados em grupos de operação ou idade dos equipamentos, </w:t>
              </w:r>
            </w:sdtContent>
          </w:sdt>
          <w:sdt>
            <w:sdtPr>
              <w:tag w:val="goog_rdk_2998"/>
            </w:sdtPr>
            <w:sdtContent>
              <w:del w:date="2022-04-27T01:28:37Z" w:author="Sérgio Henrique" w:id="446"/>
              <w:sdt>
                <w:sdtPr>
                  <w:tag w:val="goog_rdk_2999"/>
                </w:sdtPr>
                <w:sdtContent>
                  <w:del w:date="2022-04-27T01:28:37Z" w:author="Sérgio Henrique" w:id="446">
                    <w:r w:rsidRPr="00000000" w:rsidDel="00000000" w:rsidR="00000000">
                      <w:rPr>
                        <w:rtl w:val="0"/>
                        <w:rPrChange w:date="2022-04-27T21:31:15Z" w:author="Vinícius Russi" w:id="1">
                          <w:rPr>
                            <w:sz w:val="22"/>
                            <w:szCs w:val="22"/>
                          </w:rPr>
                        </w:rPrChange>
                      </w:rPr>
                      <w:delText xml:space="preserve">as quais</w:delText>
                    </w:r>
                  </w:del>
                </w:sdtContent>
              </w:sdt>
              <w:del w:date="2022-04-27T01:28:37Z" w:author="Sérgio Henrique" w:id="446"/>
            </w:sdtContent>
          </w:sdt>
          <w:sdt>
            <w:sdtPr>
              <w:tag w:val="goog_rdk_3000"/>
            </w:sdtPr>
            <w:sdtContent>
              <w:ins w:date="2022-04-27T01:28:37Z" w:author="Sérgio Henrique" w:id="446"/>
              <w:sdt>
                <w:sdtPr>
                  <w:tag w:val="goog_rdk_3001"/>
                </w:sdtPr>
                <w:sdtContent>
                  <w:ins w:date="2022-04-27T01:28:37Z" w:author="Sérgio Henrique" w:id="446">
                    <w:r w:rsidRPr="00000000" w:rsidDel="00000000" w:rsidR="00000000">
                      <w:rPr>
                        <w:rtl w:val="0"/>
                        <w:rPrChange w:date="2022-04-27T21:31:15Z" w:author="Vinícius Russi" w:id="1">
                          <w:rPr>
                            <w:sz w:val="22"/>
                            <w:szCs w:val="22"/>
                          </w:rPr>
                        </w:rPrChange>
                      </w:rPr>
                      <w:t xml:space="preserve">o que</w:t>
                    </w:r>
                  </w:ins>
                </w:sdtContent>
              </w:sdt>
              <w:ins w:date="2022-04-27T01:28:37Z" w:author="Sérgio Henrique" w:id="446"/>
            </w:sdtContent>
          </w:sdt>
          <w:sdt>
            <w:sdtPr>
              <w:tag w:val="goog_rdk_3002"/>
            </w:sdtPr>
            <w:sdtContent>
              <w:r w:rsidRPr="00000000" w:rsidDel="00000000" w:rsidR="00000000">
                <w:rPr>
                  <w:rtl w:val="0"/>
                  <w:rPrChange w:date="2022-04-27T21:31:15Z" w:author="Vinícius Russi" w:id="1">
                    <w:rPr>
                      <w:sz w:val="22"/>
                      <w:szCs w:val="22"/>
                    </w:rPr>
                  </w:rPrChange>
                </w:rPr>
                <w:t xml:space="preserve"> pode</w:t>
              </w:r>
            </w:sdtContent>
          </w:sdt>
          <w:sdt>
            <w:sdtPr>
              <w:tag w:val="goog_rdk_3003"/>
            </w:sdtPr>
            <w:sdtContent>
              <w:del w:date="2022-04-27T01:30:00Z" w:author="Sérgio Henrique" w:id="447"/>
              <w:sdt>
                <w:sdtPr>
                  <w:tag w:val="goog_rdk_3004"/>
                </w:sdtPr>
                <w:sdtContent>
                  <w:del w:date="2022-04-27T01:30:00Z" w:author="Sérgio Henrique" w:id="447">
                    <w:r w:rsidRPr="00000000" w:rsidDel="00000000" w:rsidR="00000000">
                      <w:rPr>
                        <w:rtl w:val="0"/>
                        <w:rPrChange w:date="2022-04-27T21:31:15Z" w:author="Vinícius Russi" w:id="1">
                          <w:rPr>
                            <w:sz w:val="22"/>
                            <w:szCs w:val="22"/>
                          </w:rPr>
                        </w:rPrChange>
                      </w:rPr>
                      <w:delText xml:space="preserve">m</w:delText>
                    </w:r>
                  </w:del>
                </w:sdtContent>
              </w:sdt>
              <w:del w:date="2022-04-27T01:30:00Z" w:author="Sérgio Henrique" w:id="447"/>
            </w:sdtContent>
          </w:sdt>
          <w:sdt>
            <w:sdtPr>
              <w:tag w:val="goog_rdk_3005"/>
            </w:sdtPr>
            <w:sdtContent>
              <w:r w:rsidRPr="00000000" w:rsidDel="00000000" w:rsidR="00000000">
                <w:rPr>
                  <w:rtl w:val="0"/>
                  <w:rPrChange w:date="2022-04-27T21:31:15Z" w:author="Vinícius Russi" w:id="1">
                    <w:rPr>
                      <w:sz w:val="22"/>
                      <w:szCs w:val="22"/>
                    </w:rPr>
                  </w:rPrChange>
                </w:rPr>
                <w:t xml:space="preserve"> apresentar erros menores que os aqui obtidos.</w:t>
              </w:r>
            </w:sdtContent>
          </w:sdt>
        </w:p>
      </w:sdtContent>
    </w:sdt>
    <w:sdt>
      <w:sdtPr>
        <w:tag w:val="goog_rdk_3010"/>
      </w:sdtPr>
      <w:sdtContent>
        <w:p w:rsidRPr="00000000" w:rsidDel="00000000" w:rsidRDefault="00000000" w:rsidR="00000000" w:rsidP="00000000" w14:paraId="000001E6">
          <w:pPr>
            <w:ind w:left="0" w:firstLine="0"/>
            <w:rPr>
              <w:del w:date="2022-04-27T21:25:55Z" w:author="Vinícius Russi" w:id="448"/>
              <w:rPrChange w:date="2022-04-27T21:31:15Z" w:author="Vinícius Russi" w:id="1">
                <w:rPr>
                  <w:sz w:val="22"/>
                  <w:szCs w:val="22"/>
                </w:rPr>
              </w:rPrChange>
            </w:rPr>
          </w:pPr>
          <w:sdt>
            <w:sdtPr>
              <w:tag w:val="goog_rdk_3008"/>
            </w:sdtPr>
            <w:sdtContent>
              <w:del w:date="2022-04-27T21:25:55Z" w:author="Vinícius Russi" w:id="448"/>
              <w:sdt>
                <w:sdtPr>
                  <w:tag w:val="goog_rdk_3009"/>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13"/>
      </w:sdtPr>
      <w:sdtContent>
        <w:p w:rsidRPr="00000000" w:rsidDel="00000000" w:rsidRDefault="00000000" w:rsidR="00000000" w:rsidP="00000000" w14:paraId="000001E7">
          <w:pPr>
            <w:ind w:left="0" w:firstLine="0"/>
            <w:rPr>
              <w:del w:date="2022-04-27T21:25:55Z" w:author="Vinícius Russi" w:id="448"/>
              <w:rPrChange w:date="2022-04-27T21:31:15Z" w:author="Vinícius Russi" w:id="1">
                <w:rPr>
                  <w:sz w:val="22"/>
                  <w:szCs w:val="22"/>
                </w:rPr>
              </w:rPrChange>
            </w:rPr>
          </w:pPr>
          <w:sdt>
            <w:sdtPr>
              <w:tag w:val="goog_rdk_3011"/>
            </w:sdtPr>
            <w:sdtContent>
              <w:del w:date="2022-04-27T21:25:55Z" w:author="Vinícius Russi" w:id="448"/>
              <w:sdt>
                <w:sdtPr>
                  <w:tag w:val="goog_rdk_3012"/>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16"/>
      </w:sdtPr>
      <w:sdtContent>
        <w:p w:rsidRPr="00000000" w:rsidDel="00000000" w:rsidRDefault="00000000" w:rsidR="00000000" w:rsidP="00000000" w14:paraId="000001E8">
          <w:pPr>
            <w:ind w:left="0" w:firstLine="0"/>
            <w:rPr>
              <w:del w:date="2022-04-27T21:25:55Z" w:author="Vinícius Russi" w:id="448"/>
              <w:rPrChange w:date="2022-04-27T21:31:15Z" w:author="Vinícius Russi" w:id="1">
                <w:rPr>
                  <w:sz w:val="22"/>
                  <w:szCs w:val="22"/>
                </w:rPr>
              </w:rPrChange>
            </w:rPr>
          </w:pPr>
          <w:sdt>
            <w:sdtPr>
              <w:tag w:val="goog_rdk_3014"/>
            </w:sdtPr>
            <w:sdtContent>
              <w:del w:date="2022-04-27T21:25:55Z" w:author="Vinícius Russi" w:id="448"/>
              <w:sdt>
                <w:sdtPr>
                  <w:tag w:val="goog_rdk_3015"/>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19"/>
      </w:sdtPr>
      <w:sdtContent>
        <w:p w:rsidRPr="00000000" w:rsidDel="00000000" w:rsidRDefault="00000000" w:rsidR="00000000" w:rsidP="00000000" w14:paraId="000001E9">
          <w:pPr>
            <w:ind w:left="0" w:firstLine="0"/>
            <w:rPr>
              <w:del w:date="2022-04-27T21:25:55Z" w:author="Vinícius Russi" w:id="448"/>
              <w:rPrChange w:date="2022-04-27T21:31:15Z" w:author="Vinícius Russi" w:id="1">
                <w:rPr>
                  <w:sz w:val="22"/>
                  <w:szCs w:val="22"/>
                </w:rPr>
              </w:rPrChange>
            </w:rPr>
          </w:pPr>
          <w:sdt>
            <w:sdtPr>
              <w:tag w:val="goog_rdk_3017"/>
            </w:sdtPr>
            <w:sdtContent>
              <w:del w:date="2022-04-27T21:25:55Z" w:author="Vinícius Russi" w:id="448"/>
              <w:sdt>
                <w:sdtPr>
                  <w:tag w:val="goog_rdk_3018"/>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22"/>
      </w:sdtPr>
      <w:sdtContent>
        <w:p w:rsidRPr="00000000" w:rsidDel="00000000" w:rsidRDefault="00000000" w:rsidR="00000000" w:rsidP="00000000" w14:paraId="000001EA">
          <w:pPr>
            <w:ind w:left="0" w:firstLine="0"/>
            <w:rPr>
              <w:del w:date="2022-04-27T21:25:55Z" w:author="Vinícius Russi" w:id="448"/>
              <w:rPrChange w:date="2022-04-27T21:31:15Z" w:author="Vinícius Russi" w:id="1">
                <w:rPr>
                  <w:sz w:val="22"/>
                  <w:szCs w:val="22"/>
                </w:rPr>
              </w:rPrChange>
            </w:rPr>
          </w:pPr>
          <w:sdt>
            <w:sdtPr>
              <w:tag w:val="goog_rdk_3020"/>
            </w:sdtPr>
            <w:sdtContent>
              <w:del w:date="2022-04-27T21:25:55Z" w:author="Vinícius Russi" w:id="448"/>
              <w:sdt>
                <w:sdtPr>
                  <w:tag w:val="goog_rdk_3021"/>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25"/>
      </w:sdtPr>
      <w:sdtContent>
        <w:p w:rsidRPr="00000000" w:rsidDel="00000000" w:rsidRDefault="00000000" w:rsidR="00000000" w:rsidP="00000000" w14:paraId="000001EB">
          <w:pPr>
            <w:ind w:left="0" w:firstLine="0"/>
            <w:rPr>
              <w:del w:date="2022-04-27T21:25:55Z" w:author="Vinícius Russi" w:id="448"/>
              <w:rPrChange w:date="2022-04-27T21:31:15Z" w:author="Vinícius Russi" w:id="1">
                <w:rPr>
                  <w:sz w:val="22"/>
                  <w:szCs w:val="22"/>
                </w:rPr>
              </w:rPrChange>
            </w:rPr>
          </w:pPr>
          <w:sdt>
            <w:sdtPr>
              <w:tag w:val="goog_rdk_3023"/>
            </w:sdtPr>
            <w:sdtContent>
              <w:del w:date="2022-04-27T21:25:55Z" w:author="Vinícius Russi" w:id="448"/>
              <w:sdt>
                <w:sdtPr>
                  <w:tag w:val="goog_rdk_3024"/>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28"/>
      </w:sdtPr>
      <w:sdtContent>
        <w:p w:rsidRPr="00000000" w:rsidDel="00000000" w:rsidRDefault="00000000" w:rsidR="00000000" w:rsidP="00000000" w14:paraId="000001EC">
          <w:pPr>
            <w:ind w:left="0" w:firstLine="0"/>
            <w:rPr>
              <w:del w:date="2022-04-27T21:25:55Z" w:author="Vinícius Russi" w:id="448"/>
              <w:rPrChange w:date="2022-04-27T21:31:15Z" w:author="Vinícius Russi" w:id="1">
                <w:rPr>
                  <w:sz w:val="22"/>
                  <w:szCs w:val="22"/>
                </w:rPr>
              </w:rPrChange>
            </w:rPr>
          </w:pPr>
          <w:sdt>
            <w:sdtPr>
              <w:tag w:val="goog_rdk_3026"/>
            </w:sdtPr>
            <w:sdtContent>
              <w:del w:date="2022-04-27T21:25:55Z" w:author="Vinícius Russi" w:id="448"/>
              <w:sdt>
                <w:sdtPr>
                  <w:tag w:val="goog_rdk_3027"/>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31"/>
      </w:sdtPr>
      <w:sdtContent>
        <w:p w:rsidRPr="00000000" w:rsidDel="00000000" w:rsidRDefault="00000000" w:rsidR="00000000" w:rsidP="00000000" w14:paraId="000001ED">
          <w:pPr>
            <w:ind w:left="0" w:firstLine="0"/>
            <w:rPr>
              <w:del w:date="2022-04-27T21:25:55Z" w:author="Vinícius Russi" w:id="448"/>
              <w:rPrChange w:date="2022-04-27T21:31:15Z" w:author="Vinícius Russi" w:id="1">
                <w:rPr>
                  <w:sz w:val="22"/>
                  <w:szCs w:val="22"/>
                </w:rPr>
              </w:rPrChange>
            </w:rPr>
          </w:pPr>
          <w:sdt>
            <w:sdtPr>
              <w:tag w:val="goog_rdk_3029"/>
            </w:sdtPr>
            <w:sdtContent>
              <w:del w:date="2022-04-27T21:25:55Z" w:author="Vinícius Russi" w:id="448"/>
              <w:sdt>
                <w:sdtPr>
                  <w:tag w:val="goog_rdk_3030"/>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34"/>
      </w:sdtPr>
      <w:sdtContent>
        <w:p w:rsidRPr="00000000" w:rsidDel="00000000" w:rsidRDefault="00000000" w:rsidR="00000000" w:rsidP="00000000" w14:paraId="000001EE">
          <w:pPr>
            <w:ind w:left="0" w:firstLine="0"/>
            <w:rPr>
              <w:del w:date="2022-04-27T21:25:55Z" w:author="Vinícius Russi" w:id="448"/>
              <w:rPrChange w:date="2022-04-27T21:31:15Z" w:author="Vinícius Russi" w:id="1">
                <w:rPr>
                  <w:sz w:val="22"/>
                  <w:szCs w:val="22"/>
                </w:rPr>
              </w:rPrChange>
            </w:rPr>
          </w:pPr>
          <w:sdt>
            <w:sdtPr>
              <w:tag w:val="goog_rdk_3032"/>
            </w:sdtPr>
            <w:sdtContent>
              <w:del w:date="2022-04-27T21:25:55Z" w:author="Vinícius Russi" w:id="448"/>
              <w:sdt>
                <w:sdtPr>
                  <w:tag w:val="goog_rdk_3033"/>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37"/>
      </w:sdtPr>
      <w:sdtContent>
        <w:p w:rsidRPr="00000000" w:rsidDel="00000000" w:rsidRDefault="00000000" w:rsidR="00000000" w:rsidP="00000000" w14:paraId="000001EF">
          <w:pPr>
            <w:ind w:left="0" w:firstLine="0"/>
            <w:rPr>
              <w:del w:date="2022-04-27T21:25:55Z" w:author="Vinícius Russi" w:id="448"/>
              <w:rPrChange w:date="2022-04-27T21:31:15Z" w:author="Vinícius Russi" w:id="1">
                <w:rPr>
                  <w:sz w:val="22"/>
                  <w:szCs w:val="22"/>
                </w:rPr>
              </w:rPrChange>
            </w:rPr>
          </w:pPr>
          <w:sdt>
            <w:sdtPr>
              <w:tag w:val="goog_rdk_3035"/>
            </w:sdtPr>
            <w:sdtContent>
              <w:del w:date="2022-04-27T21:25:55Z" w:author="Vinícius Russi" w:id="448"/>
              <w:sdt>
                <w:sdtPr>
                  <w:tag w:val="goog_rdk_3036"/>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40"/>
      </w:sdtPr>
      <w:sdtContent>
        <w:p w:rsidRPr="00000000" w:rsidDel="00000000" w:rsidRDefault="00000000" w:rsidR="00000000" w:rsidP="00000000" w14:paraId="000001F0">
          <w:pPr>
            <w:ind w:left="0" w:firstLine="0"/>
            <w:rPr>
              <w:del w:date="2022-04-27T21:25:55Z" w:author="Vinícius Russi" w:id="448"/>
              <w:rPrChange w:date="2022-04-27T21:31:15Z" w:author="Vinícius Russi" w:id="1">
                <w:rPr>
                  <w:sz w:val="22"/>
                  <w:szCs w:val="22"/>
                </w:rPr>
              </w:rPrChange>
            </w:rPr>
          </w:pPr>
          <w:sdt>
            <w:sdtPr>
              <w:tag w:val="goog_rdk_3038"/>
            </w:sdtPr>
            <w:sdtContent>
              <w:del w:date="2022-04-27T21:25:55Z" w:author="Vinícius Russi" w:id="448"/>
              <w:sdt>
                <w:sdtPr>
                  <w:tag w:val="goog_rdk_3039"/>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43"/>
      </w:sdtPr>
      <w:sdtContent>
        <w:p w:rsidRPr="00000000" w:rsidDel="00000000" w:rsidRDefault="00000000" w:rsidR="00000000" w:rsidP="00000000" w14:paraId="000001F1">
          <w:pPr>
            <w:ind w:left="0" w:firstLine="0"/>
            <w:rPr>
              <w:del w:date="2022-04-27T21:25:55Z" w:author="Vinícius Russi" w:id="448"/>
              <w:rPrChange w:date="2022-04-27T21:31:15Z" w:author="Vinícius Russi" w:id="1">
                <w:rPr>
                  <w:sz w:val="22"/>
                  <w:szCs w:val="22"/>
                </w:rPr>
              </w:rPrChange>
            </w:rPr>
          </w:pPr>
          <w:sdt>
            <w:sdtPr>
              <w:tag w:val="goog_rdk_3041"/>
            </w:sdtPr>
            <w:sdtContent>
              <w:del w:date="2022-04-27T21:25:55Z" w:author="Vinícius Russi" w:id="448"/>
              <w:sdt>
                <w:sdtPr>
                  <w:tag w:val="goog_rdk_3042"/>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46"/>
      </w:sdtPr>
      <w:sdtContent>
        <w:p w:rsidRPr="00000000" w:rsidDel="00000000" w:rsidRDefault="00000000" w:rsidR="00000000" w:rsidP="00000000" w14:paraId="000001F2">
          <w:pPr>
            <w:ind w:left="0" w:firstLine="0"/>
            <w:rPr>
              <w:del w:date="2022-04-27T21:25:55Z" w:author="Vinícius Russi" w:id="448"/>
              <w:rPrChange w:date="2022-04-27T21:31:15Z" w:author="Vinícius Russi" w:id="1">
                <w:rPr>
                  <w:sz w:val="22"/>
                  <w:szCs w:val="22"/>
                </w:rPr>
              </w:rPrChange>
            </w:rPr>
          </w:pPr>
          <w:sdt>
            <w:sdtPr>
              <w:tag w:val="goog_rdk_3044"/>
            </w:sdtPr>
            <w:sdtContent>
              <w:del w:date="2022-04-27T21:25:55Z" w:author="Vinícius Russi" w:id="448"/>
              <w:sdt>
                <w:sdtPr>
                  <w:tag w:val="goog_rdk_3045"/>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49"/>
      </w:sdtPr>
      <w:sdtContent>
        <w:p w:rsidRPr="00000000" w:rsidDel="00000000" w:rsidRDefault="00000000" w:rsidR="00000000" w:rsidP="00000000" w14:paraId="000001F3">
          <w:pPr>
            <w:ind w:left="0" w:firstLine="0"/>
            <w:rPr>
              <w:del w:date="2022-04-27T21:25:55Z" w:author="Vinícius Russi" w:id="448"/>
              <w:rPrChange w:date="2022-04-27T21:31:15Z" w:author="Vinícius Russi" w:id="1">
                <w:rPr>
                  <w:sz w:val="22"/>
                  <w:szCs w:val="22"/>
                </w:rPr>
              </w:rPrChange>
            </w:rPr>
          </w:pPr>
          <w:sdt>
            <w:sdtPr>
              <w:tag w:val="goog_rdk_3047"/>
            </w:sdtPr>
            <w:sdtContent>
              <w:del w:date="2022-04-27T21:25:55Z" w:author="Vinícius Russi" w:id="448"/>
              <w:sdt>
                <w:sdtPr>
                  <w:tag w:val="goog_rdk_3048"/>
                </w:sdtPr>
                <w:sdtContent>
                  <w:del w:date="2022-04-27T21:25:55Z" w:author="Vinícius Russi" w:id="448">
                    <w:r w:rsidRPr="00000000" w:rsidDel="00000000" w:rsidR="00000000">
                      <w:rPr>
                        <w:rtl w:val="0"/>
                      </w:rPr>
                    </w:r>
                  </w:del>
                </w:sdtContent>
              </w:sdt>
              <w:del w:date="2022-04-27T21:25:55Z" w:author="Vinícius Russi" w:id="448"/>
            </w:sdtContent>
          </w:sdt>
        </w:p>
      </w:sdtContent>
    </w:sdt>
    <w:sdt>
      <w:sdtPr>
        <w:tag w:val="goog_rdk_3053"/>
      </w:sdtPr>
      <w:sdtContent>
        <w:p w:rsidRPr="00000000" w:rsidDel="00000000" w:rsidRDefault="00000000" w:rsidR="00000000" w:rsidP="00000000" w14:paraId="000001F4">
          <w:pPr>
            <w:pStyle w:val="Heading2"/>
            <w:rPr>
              <w:ins w:date="2022-04-27T21:25:55Z" w:author="Vinícius Russi" w:id="448"/>
              <w:rPrChange w:date="2022-04-27T21:31:15Z" w:author="Vinícius Russi" w:id="1">
                <w:rPr>
                  <w:sz w:val="22"/>
                  <w:szCs w:val="22"/>
                </w:rPr>
              </w:rPrChange>
            </w:rPr>
          </w:pPr>
          <w:sdt>
            <w:sdtPr>
              <w:tag w:val="goog_rdk_3051"/>
            </w:sdtPr>
            <w:sdtContent>
              <w:ins w:date="2022-04-27T21:25:55Z" w:author="Vinícius Russi" w:id="448">
                <w:r w:rsidRPr="00000000" w:rsidDel="00000000" w:rsidR="00000000">
                  <w:br w:type="page"/>
                </w:r>
              </w:ins>
              <w:sdt>
                <w:sdtPr>
                  <w:tag w:val="goog_rdk_3052"/>
                </w:sdtPr>
                <w:sdtContent>
                  <w:ins w:date="2022-04-27T21:25:55Z" w:author="Vinícius Russi" w:id="448">
                    <w:r w:rsidRPr="00000000" w:rsidDel="00000000" w:rsidR="00000000">
                      <w:rPr>
                        <w:rtl w:val="0"/>
                      </w:rPr>
                    </w:r>
                  </w:ins>
                </w:sdtContent>
              </w:sdt>
              <w:ins w:date="2022-04-27T21:25:55Z" w:author="Vinícius Russi" w:id="448">
                <w:bookmarkStart w:id="48" w:name="_heading=h.grfi7xgncy39" w:colFirst="0" w:colLast="0"/>
                <w:bookmarkEnd w:id="48"/>
              </w:ins>
            </w:sdtContent>
          </w:sdt>
        </w:p>
      </w:sdtContent>
    </w:sdt>
    <w:sdt>
      <w:sdtPr>
        <w:tag w:val="goog_rdk_3055"/>
      </w:sdtPr>
      <w:sdtContent>
        <w:p w:rsidRPr="00000000" w:rsidDel="00000000" w:rsidRDefault="00000000" w:rsidR="00000000" w:rsidP="00000000" w14:paraId="000001F5">
          <w:pPr>
            <w:pStyle w:val="Heading2"/>
            <w:rPr>
              <w:rPrChange w:date="2022-04-27T21:31:15Z" w:author="Vinícius Russi" w:id="1">
                <w:rPr>
                  <w:sz w:val="22"/>
                  <w:szCs w:val="22"/>
                </w:rPr>
              </w:rPrChange>
            </w:rPr>
            <w:pPrChange w:date="2022-04-27T21:25:55Z" w:author="Vinícius Russi" w:id="0">
              <w:pPr>
                <w:pStyle w:val="Heading2"/>
              </w:pPr>
            </w:pPrChange>
          </w:pPr>
          <w:bookmarkStart w:id="48" w:name="_heading=h.grfi7xgncy39" w:colFirst="0" w:colLast="0"/>
          <w:bookmarkEnd w:id="48"/>
          <w:sdt>
            <w:sdtPr>
              <w:tag w:val="goog_rdk_3054"/>
            </w:sdtPr>
            <w:sdtContent>
              <w:r w:rsidRPr="00000000" w:rsidDel="00000000" w:rsidR="00000000">
                <w:rPr>
                  <w:rtl w:val="0"/>
                  <w:rPrChange w:date="2022-04-27T21:31:15Z" w:author="Vinícius Russi" w:id="1">
                    <w:rPr>
                      <w:sz w:val="22"/>
                      <w:szCs w:val="22"/>
                    </w:rPr>
                  </w:rPrChange>
                </w:rPr>
                <w:t xml:space="preserve">6 REFERÊNCIAS </w:t>
              </w:r>
            </w:sdtContent>
          </w:sdt>
        </w:p>
      </w:sdtContent>
    </w:sdt>
    <w:sdt>
      <w:sdtPr>
        <w:tag w:val="goog_rdk_3094"/>
      </w:sdtPr>
      <w:sdtContent>
        <w:p w:rsidRPr="00000000" w:rsidDel="00000000" w:rsidRDefault="00000000" w:rsidR="00000000" w:rsidP="00000000" w14:paraId="000001F6">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057"/>
            </w:sdtPr>
            <w:sdtContent>
              <w:del w:date="2022-04-27T20:03:01Z" w:author="Vinícius Russi" w:id="450"/>
              <w:sdt>
                <w:sdtPr>
                  <w:tag w:val="goog_rdk_305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ANZANELLO, M. J.; SILVA, P. R. S.</w:delText>
                    </w:r>
                  </w:del>
                </w:sdtContent>
              </w:sdt>
              <w:del w:date="2022-04-27T20:03:01Z" w:author="Vinícius Russi" w:id="450"/>
            </w:sdtContent>
          </w:sdt>
          <w:sdt>
            <w:sdtPr>
              <w:tag w:val="goog_rdk_3059"/>
            </w:sdtPr>
            <w:sdtContent>
              <w:ins w:date="2022-04-27T19:19:25Z" w:author="Vinícius Russi" w:id="451">
                <w:sdt>
                  <w:sdtPr>
                    <w:tag w:val="goog_rdk_3060"/>
                  </w:sdtPr>
                  <w:sdtContent>
                    <w:del w:date="2022-04-27T20:03:01Z" w:author="Vinícius Russi" w:id="450"/>
                  </w:sdtContent>
                </w:sdt>
              </w:ins>
              <w:sdt>
                <w:sdtPr>
                  <w:tag w:val="goog_rdk_3061"/>
                </w:sdtPr>
                <w:sdtContent>
                  <w:ins w:date="2022-04-27T19:19:25Z" w:author="Vinícius Russi" w:id="451">
                    <w:del w:date="2022-04-27T20:03:01Z" w:author="Vinícius Russi" w:id="450">
                      <w:r w:rsidRPr="00000000" w:rsidDel="00000000" w:rsidR="00000000">
                        <w:rPr>
                          <w:rtl w:val="0"/>
                          <w:rPrChange w:date="2022-04-27T21:31:15Z" w:author="Vinícius Russi" w:id="1">
                            <w:rPr>
                              <w:sz w:val="22"/>
                              <w:szCs w:val="22"/>
                            </w:rPr>
                          </w:rPrChange>
                        </w:rPr>
                        <w:delText xml:space="preserve"> da</w:delText>
                      </w:r>
                    </w:del>
                  </w:ins>
                </w:sdtContent>
              </w:sdt>
              <w:ins w:date="2022-04-27T19:19:25Z" w:author="Vinícius Russi" w:id="451">
                <w:del w:date="2022-04-27T20:03:01Z" w:author="Vinícius Russi" w:id="450"/>
              </w:ins>
            </w:sdtContent>
          </w:sdt>
          <w:sdt>
            <w:sdtPr>
              <w:tag w:val="goog_rdk_3062"/>
            </w:sdtPr>
            <w:sdtContent>
              <w:del w:date="2022-04-27T20:03:01Z" w:author="Vinícius Russi" w:id="450"/>
              <w:sdt>
                <w:sdtPr>
                  <w:tag w:val="goog_rdk_3063"/>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RIBEIRO, </w:delText>
                    </w:r>
                  </w:del>
                </w:sdtContent>
              </w:sdt>
              <w:del w:date="2022-04-27T20:03:01Z" w:author="Vinícius Russi" w:id="450">
                <w:sdt>
                  <w:sdtPr>
                    <w:tag w:val="goog_rdk_3064"/>
                  </w:sdtPr>
                  <w:sdtContent>
                    <w:r w:rsidRPr="00000000" w:rsidDel="00000000" w:rsidR="00000000">
                      <w:rPr>
                        <w:rtl w:val="0"/>
                        <w:rPrChange w:date="2022-04-27T21:31:15Z" w:author="Vinícius Russi" w:id="1">
                          <w:rPr>
                            <w:sz w:val="22"/>
                            <w:szCs w:val="22"/>
                          </w:rPr>
                        </w:rPrChange>
                      </w:rPr>
                      <w:delText xml:space="preserve">J. L. D.</w:delText>
                    </w:r>
                  </w:sdtContent>
                </w:sdt>
                <w:sdt>
                  <w:sdtPr>
                    <w:tag w:val="goog_rdk_3065"/>
                  </w:sdtPr>
                  <w:sdtContent>
                    <w:r w:rsidRPr="00000000" w:rsidDel="00000000" w:rsidR="00000000">
                      <w:rPr>
                        <w:rtl w:val="0"/>
                        <w:rPrChange w:date="2022-04-27T21:31:15Z" w:author="Vinícius Russi" w:id="1">
                          <w:rPr>
                            <w:sz w:val="22"/>
                            <w:szCs w:val="22"/>
                          </w:rPr>
                        </w:rPrChange>
                      </w:rPr>
                      <w:delText xml:space="preserve">; FOGLIATTO, F. S. </w:delText>
                    </w:r>
                  </w:sdtContent>
                </w:sdt>
                <w:sdt>
                  <w:sdtPr>
                    <w:tag w:val="goog_rdk_3066"/>
                  </w:sdtPr>
                  <w:sdtContent>
                    <w:r w:rsidRPr="00000000" w:rsidDel="00000000" w:rsidR="00000000">
                      <w:rPr>
                        <w:b w:val="1"/>
                        <w:rtl w:val="0"/>
                        <w:rPrChange w:date="2022-04-27T21:31:15Z" w:author="Vinícius Russi" w:id="1">
                          <w:rPr>
                            <w:b w:val="1"/>
                            <w:sz w:val="22"/>
                            <w:szCs w:val="22"/>
                          </w:rPr>
                        </w:rPrChange>
                      </w:rPr>
                      <w:delText xml:space="preserve">Proposição de modelo de degradação para capacitores submetidos a ensaios acelerados</w:delText>
                    </w:r>
                  </w:sdtContent>
                </w:sdt>
                <w:sdt>
                  <w:sdtPr>
                    <w:tag w:val="goog_rdk_3067"/>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068"/>
                  </w:sdtPr>
                  <w:sdtContent>
                    <w:r w:rsidRPr="00000000" w:rsidDel="00000000" w:rsidR="00000000">
                      <w:rPr>
                        <w:rtl w:val="0"/>
                        <w:rPrChange w:date="2022-04-27T21:31:15Z" w:author="Vinícius Russi" w:id="1">
                          <w:rPr>
                            <w:sz w:val="22"/>
                            <w:szCs w:val="22"/>
                          </w:rPr>
                        </w:rPrChange>
                      </w:rPr>
                      <w:delText xml:space="preserve">In</w:delText>
                    </w:r>
                  </w:sdtContent>
                </w:sdt>
                <w:sdt>
                  <w:sdtPr>
                    <w:tag w:val="goog_rdk_3069"/>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070"/>
                  </w:sdtPr>
                  <w:sdtContent>
                    <w:r w:rsidRPr="00000000" w:rsidDel="00000000" w:rsidR="00000000">
                      <w:rPr>
                        <w:rtl w:val="0"/>
                        <w:rPrChange w:date="2022-04-27T21:31:15Z" w:author="Vinícius Russi" w:id="1">
                          <w:rPr>
                            <w:sz w:val="22"/>
                            <w:szCs w:val="22"/>
                          </w:rPr>
                        </w:rPrChange>
                      </w:rPr>
                      <w:delText xml:space="preserve"> </w:delText>
                    </w:r>
                  </w:sdtContent>
                </w:sdt>
              </w:del>
            </w:sdtContent>
          </w:sdt>
          <w:sdt>
            <w:sdtPr>
              <w:tag w:val="goog_rdk_3071"/>
            </w:sdtPr>
            <w:sdtContent>
              <w:ins w:date="2022-04-27T19:22:44Z" w:author="Vinícius Russi" w:id="452">
                <w:sdt>
                  <w:sdtPr>
                    <w:tag w:val="goog_rdk_3072"/>
                  </w:sdtPr>
                  <w:sdtContent>
                    <w:del w:date="2022-04-27T20:03:01Z" w:author="Vinícius Russi" w:id="450"/>
                  </w:sdtContent>
                </w:sdt>
              </w:ins>
              <w:sdt>
                <w:sdtPr>
                  <w:tag w:val="goog_rdk_3073"/>
                </w:sdtPr>
                <w:sdtContent>
                  <w:ins w:date="2022-04-27T19:22:44Z" w:author="Vinícius Russi" w:id="452">
                    <w:del w:date="2022-04-27T20:03:01Z" w:author="Vinícius Russi" w:id="450">
                      <w:r w:rsidRPr="00000000" w:rsidDel="00000000" w:rsidR="00000000">
                        <w:rPr>
                          <w:rtl w:val="0"/>
                          <w:rPrChange w:date="2022-04-27T21:31:15Z" w:author="Vinícius Russi" w:id="1">
                            <w:rPr>
                              <w:sz w:val="22"/>
                              <w:szCs w:val="22"/>
                            </w:rPr>
                          </w:rPrChange>
                        </w:rPr>
                        <w:delText xml:space="preserve"> ENCONTRO NACIONAL DE ENGENHARIA DE PRODUÇÃO</w:delText>
                      </w:r>
                    </w:del>
                  </w:ins>
                </w:sdtContent>
              </w:sdt>
              <w:ins w:date="2022-04-27T19:22:44Z" w:author="Vinícius Russi" w:id="452">
                <w:del w:date="2022-04-27T20:03:01Z" w:author="Vinícius Russi" w:id="450"/>
              </w:ins>
            </w:sdtContent>
          </w:sdt>
          <w:sdt>
            <w:sdtPr>
              <w:tag w:val="goog_rdk_3074"/>
            </w:sdtPr>
            <w:sdtContent>
              <w:del w:date="2022-04-27T20:03:01Z" w:author="Vinícius Russi" w:id="450"/>
              <w:sdt>
                <w:sdtPr>
                  <w:tag w:val="goog_rdk_307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XXIII Encontro Nacional de Engenharia de Produção</w:delText>
                    </w:r>
                  </w:del>
                </w:sdtContent>
              </w:sdt>
              <w:del w:date="2022-04-27T20:03:01Z" w:author="Vinícius Russi" w:id="450"/>
            </w:sdtContent>
          </w:sdt>
          <w:sdt>
            <w:sdtPr>
              <w:tag w:val="goog_rdk_3076"/>
            </w:sdtPr>
            <w:sdtContent>
              <w:ins w:date="2022-04-27T19:22:44Z" w:author="Vinícius Russi" w:id="452">
                <w:sdt>
                  <w:sdtPr>
                    <w:tag w:val="goog_rdk_3077"/>
                  </w:sdtPr>
                  <w:sdtContent>
                    <w:del w:date="2022-04-27T20:03:01Z" w:author="Vinícius Russi" w:id="450"/>
                  </w:sdtContent>
                </w:sdt>
              </w:ins>
              <w:sdt>
                <w:sdtPr>
                  <w:tag w:val="goog_rdk_3078"/>
                </w:sdtPr>
                <w:sdtContent>
                  <w:ins w:date="2022-04-27T19:22:44Z" w:author="Vinícius Russi" w:id="452">
                    <w:del w:date="2022-04-27T20:03:01Z" w:author="Vinícius Russi" w:id="450">
                      <w:r w:rsidRPr="00000000" w:rsidDel="00000000" w:rsidR="00000000">
                        <w:rPr>
                          <w:rtl w:val="0"/>
                          <w:rPrChange w:date="2022-04-27T21:31:15Z" w:author="Vinícius Russi" w:id="1">
                            <w:rPr>
                              <w:sz w:val="22"/>
                              <w:szCs w:val="22"/>
                            </w:rPr>
                          </w:rPrChange>
                        </w:rPr>
                        <w:delText xml:space="preserve">, 23., 2003</w:delText>
                      </w:r>
                    </w:del>
                  </w:ins>
                </w:sdtContent>
              </w:sdt>
              <w:ins w:date="2022-04-27T19:22:44Z" w:author="Vinícius Russi" w:id="452">
                <w:del w:date="2022-04-27T20:03:01Z" w:author="Vinícius Russi" w:id="450"/>
              </w:ins>
            </w:sdtContent>
          </w:sdt>
          <w:sdt>
            <w:sdtPr>
              <w:tag w:val="goog_rdk_3079"/>
            </w:sdtPr>
            <w:sdtContent>
              <w:del w:date="2022-04-27T20:03:01Z" w:author="Vinícius Russi" w:id="450"/>
              <w:sdt>
                <w:sdtPr>
                  <w:tag w:val="goog_rdk_3080"/>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Content>
          </w:sdt>
          <w:sdt>
            <w:sdtPr>
              <w:tag w:val="goog_rdk_3081"/>
            </w:sdtPr>
            <w:sdtContent>
              <w:ins w:date="2022-04-27T19:22:44Z" w:author="Vinícius Russi" w:id="452">
                <w:sdt>
                  <w:sdtPr>
                    <w:tag w:val="goog_rdk_3082"/>
                  </w:sdtPr>
                  <w:sdtContent>
                    <w:del w:date="2022-04-27T20:03:01Z" w:author="Vinícius Russi" w:id="450"/>
                  </w:sdtContent>
                </w:sdt>
              </w:ins>
              <w:sdt>
                <w:sdtPr>
                  <w:tag w:val="goog_rdk_3083"/>
                </w:sdtPr>
                <w:sdtContent>
                  <w:ins w:date="2022-04-27T19:22:44Z" w:author="Vinícius Russi" w:id="452">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19:22:44Z" w:author="Vinícius Russi" w:id="452">
                <w:del w:date="2022-04-27T20:03:01Z" w:author="Vinícius Russi" w:id="450"/>
              </w:ins>
            </w:sdtContent>
          </w:sdt>
          <w:sdt>
            <w:sdtPr>
              <w:tag w:val="goog_rdk_3084"/>
            </w:sdtPr>
            <w:sdtContent>
              <w:del w:date="2022-04-27T20:03:01Z" w:author="Vinícius Russi" w:id="450"/>
              <w:sdt>
                <w:sdtPr>
                  <w:tag w:val="goog_rdk_308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Ouro Preto. </w:delText>
                    </w:r>
                  </w:del>
                </w:sdtContent>
              </w:sdt>
              <w:del w:date="2022-04-27T20:03:01Z" w:author="Vinícius Russi" w:id="450"/>
            </w:sdtContent>
          </w:sdt>
          <w:sdt>
            <w:sdtPr>
              <w:tag w:val="goog_rdk_3086"/>
            </w:sdtPr>
            <w:sdtContent>
              <w:ins w:date="2022-04-27T19:44:50Z" w:author="Vinícius Russi" w:id="453">
                <w:sdt>
                  <w:sdtPr>
                    <w:tag w:val="goog_rdk_3087"/>
                  </w:sdtPr>
                  <w:sdtContent>
                    <w:del w:date="2022-04-27T20:03:01Z" w:author="Vinícius Russi" w:id="450"/>
                  </w:sdtContent>
                </w:sdt>
              </w:ins>
              <w:sdt>
                <w:sdtPr>
                  <w:tag w:val="goog_rdk_3088"/>
                </w:sdtPr>
                <w:sdtContent>
                  <w:ins w:date="2022-04-27T19:44:50Z" w:author="Vinícius Russi" w:id="453">
                    <w:del w:date="2022-04-27T20:03:01Z" w:author="Vinícius Russi" w:id="450">
                      <w:r w:rsidRPr="00000000" w:rsidDel="00000000" w:rsidR="00000000">
                        <w:rPr>
                          <w:rtl w:val="0"/>
                          <w:rPrChange w:date="2022-04-27T21:31:15Z" w:author="Vinícius Russi" w:id="1">
                            <w:rPr>
                              <w:sz w:val="22"/>
                              <w:szCs w:val="22"/>
                            </w:rPr>
                          </w:rPrChange>
                        </w:rPr>
                        <w:delText xml:space="preserve">Anais</w:delText>
                      </w:r>
                    </w:del>
                  </w:ins>
                </w:sdtContent>
              </w:sdt>
              <w:ins w:date="2022-04-27T19:44:50Z" w:author="Vinícius Russi" w:id="453">
                <w:del w:date="2022-04-27T20:03:01Z" w:author="Vinícius Russi" w:id="450">
                  <w:sdt>
                    <w:sdtPr>
                      <w:tag w:val="goog_rdk_3089"/>
                    </w:sdtPr>
                    <w:sdtContent>
                      <w:r w:rsidRPr="00000000" w:rsidDel="00000000" w:rsidR="00000000">
                        <w:rPr>
                          <w:rtl w:val="0"/>
                          <w:rPrChange w:date="2022-04-27T21:31:15Z" w:author="Vinícius Russi" w:id="1">
                            <w:rPr>
                              <w:sz w:val="22"/>
                              <w:szCs w:val="22"/>
                            </w:rPr>
                          </w:rPrChange>
                        </w:rPr>
                        <w:delText xml:space="preserve"> […]. Ouro Preto: </w:delText>
                      </w:r>
                    </w:sdtContent>
                  </w:sdt>
                </w:del>
              </w:ins>
            </w:sdtContent>
          </w:sdt>
          <w:sdt>
            <w:sdtPr>
              <w:tag w:val="goog_rdk_3090"/>
            </w:sdtPr>
            <w:sdtContent>
              <w:del w:date="2022-04-27T20:03:01Z" w:author="Vinícius Russi" w:id="450"/>
              <w:sdt>
                <w:sdtPr>
                  <w:tag w:val="goog_rdk_3091"/>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ABEPRO, 2003.</w:delText>
                    </w:r>
                  </w:del>
                </w:sdtContent>
              </w:sdt>
              <w:del w:date="2022-04-27T20:03:01Z" w:author="Vinícius Russi" w:id="450">
                <w:sdt>
                  <w:sdtPr>
                    <w:tag w:val="goog_rdk_3092"/>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093"/>
                  </w:sdtPr>
                  <w:sdtContent>
                    <w:r w:rsidRPr="00000000" w:rsidDel="00000000" w:rsidR="00000000">
                      <w:rPr>
                        <w:rtl w:val="0"/>
                      </w:rPr>
                    </w:r>
                  </w:sdtContent>
                </w:sdt>
              </w:del>
            </w:sdtContent>
          </w:sdt>
        </w:p>
      </w:sdtContent>
    </w:sdt>
    <w:sdt>
      <w:sdtPr>
        <w:tag w:val="goog_rdk_3097"/>
      </w:sdtPr>
      <w:sdtContent>
        <w:p w:rsidRPr="00000000" w:rsidDel="00000000" w:rsidRDefault="00000000" w:rsidR="00000000" w:rsidP="00000000" w14:paraId="000001F7">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095"/>
            </w:sdtPr>
            <w:sdtContent>
              <w:del w:date="2022-04-27T20:03:01Z" w:author="Vinícius Russi" w:id="450"/>
              <w:sdt>
                <w:sdtPr>
                  <w:tag w:val="goog_rdk_3096"/>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124"/>
      </w:sdtPr>
      <w:sdtContent>
        <w:p w:rsidRPr="00000000" w:rsidDel="00000000" w:rsidRDefault="00000000" w:rsidR="00000000" w:rsidP="00000000" w14:paraId="000001F8">
          <w:pPr>
            <w:spacing w:line="240" w:before="0" w:after="0" w:lineRule="auto"/>
            <w:ind w:hanging="2"/>
            <w:rPr>
              <w:ins w:date="2022-04-27T19:49:54Z" w:author="Vinícius Russi" w:id="457"/>
              <w:del w:date="2022-04-27T20:03:01Z" w:author="Vinícius Russi" w:id="450"/>
              <w:rPrChange w:date="2022-04-27T21:31:15Z" w:author="Vinícius Russi" w:id="1">
                <w:rPr>
                  <w:sz w:val="22"/>
                  <w:szCs w:val="22"/>
                </w:rPr>
              </w:rPrChange>
            </w:rPr>
          </w:pPr>
          <w:sdt>
            <w:sdtPr>
              <w:tag w:val="goog_rdk_3098"/>
            </w:sdtPr>
            <w:sdtContent>
              <w:del w:date="2022-04-27T20:03:01Z" w:author="Vinícius Russi" w:id="450"/>
              <w:sdt>
                <w:sdtPr>
                  <w:tag w:val="goog_rdk_3099"/>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EZRA, O</w:delText>
                    </w:r>
                  </w:del>
                </w:sdtContent>
              </w:sdt>
              <w:del w:date="2022-04-27T20:03:01Z" w:author="Vinícius Russi" w:id="450">
                <w:sdt>
                  <w:sdtPr>
                    <w:tag w:val="goog_rdk_3100"/>
                  </w:sdtPr>
                  <w:sdtContent>
                    <w:r w:rsidRPr="00000000" w:rsidDel="00000000" w:rsidR="00000000">
                      <w:rPr>
                        <w:rtl w:val="0"/>
                        <w:rPrChange w:date="2022-04-27T21:31:15Z" w:author="Vinícius Russi" w:id="1">
                          <w:rPr>
                            <w:sz w:val="22"/>
                            <w:szCs w:val="22"/>
                          </w:rPr>
                        </w:rPrChange>
                      </w:rPr>
                      <w:delText xml:space="preserve">ren</w:delText>
                    </w:r>
                  </w:sdtContent>
                </w:sdt>
                <w:sdt>
                  <w:sdtPr>
                    <w:tag w:val="goog_rdk_3101"/>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102"/>
                  </w:sdtPr>
                  <w:sdtContent>
                    <w:r w:rsidRPr="00000000" w:rsidDel="00000000" w:rsidR="00000000">
                      <w:rPr>
                        <w:b w:val="1"/>
                        <w:rtl w:val="0"/>
                        <w:rPrChange w:date="2022-04-27T21:31:15Z" w:author="Vinícius Russi" w:id="1">
                          <w:rPr>
                            <w:b w:val="1"/>
                            <w:sz w:val="22"/>
                            <w:szCs w:val="22"/>
                          </w:rPr>
                        </w:rPrChange>
                      </w:rPr>
                      <w:delText xml:space="preserve">Achieving Manufacturing Excellence with Predictive Maintenance and Machine Learning</w:delText>
                    </w:r>
                  </w:sdtContent>
                </w:sdt>
                <w:sdt>
                  <w:sdtPr>
                    <w:tag w:val="goog_rdk_3103"/>
                  </w:sdtPr>
                  <w:sdtContent>
                    <w:r w:rsidRPr="00000000" w:rsidDel="00000000" w:rsidR="00000000">
                      <w:rPr>
                        <w:b w:val="1"/>
                        <w:rtl w:val="0"/>
                        <w:rPrChange w:date="2022-04-27T21:31:15Z" w:author="Vinícius Russi" w:id="1">
                          <w:rPr>
                            <w:b w:val="1"/>
                            <w:sz w:val="22"/>
                            <w:szCs w:val="22"/>
                          </w:rPr>
                        </w:rPrChange>
                      </w:rPr>
                      <w:delText xml:space="preserve">. </w:delText>
                    </w:r>
                  </w:sdtContent>
                </w:sdt>
                <w:sdt>
                  <w:sdtPr>
                    <w:tag w:val="goog_rdk_3104"/>
                  </w:sdtPr>
                  <w:sdtContent>
                    <w:r w:rsidRPr="00000000" w:rsidDel="00000000" w:rsidR="00000000">
                      <w:rPr>
                        <w:b w:val="1"/>
                        <w:rtl w:val="0"/>
                        <w:rPrChange w:date="2022-04-27T21:31:15Z" w:author="Vinícius Russi" w:id="1">
                          <w:rPr>
                            <w:b w:val="1"/>
                            <w:sz w:val="22"/>
                            <w:szCs w:val="22"/>
                          </w:rPr>
                        </w:rPrChange>
                      </w:rPr>
                      <w:delText xml:space="preserve">In</w:delText>
                    </w:r>
                  </w:sdtContent>
                </w:sdt>
                <w:sdt>
                  <w:sdtPr>
                    <w:tag w:val="goog_rdk_3105"/>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106"/>
                  </w:sdtPr>
                  <w:sdtContent>
                    <w:r w:rsidRPr="00000000" w:rsidDel="00000000" w:rsidR="00000000">
                      <w:rPr>
                        <w:b w:val="1"/>
                        <w:rtl w:val="0"/>
                        <w:rPrChange w:date="2022-04-27T21:31:15Z" w:author="Vinícius Russi" w:id="1">
                          <w:rPr>
                            <w:b w:val="1"/>
                            <w:sz w:val="22"/>
                            <w:szCs w:val="22"/>
                          </w:rPr>
                        </w:rPrChange>
                      </w:rPr>
                      <w:delText xml:space="preserve"> </w:delText>
                    </w:r>
                  </w:sdtContent>
                </w:sdt>
                <w:sdt>
                  <w:sdtPr>
                    <w:tag w:val="goog_rdk_3107"/>
                  </w:sdtPr>
                  <w:sdtContent>
                    <w:r w:rsidRPr="00000000" w:rsidDel="00000000" w:rsidR="00000000">
                      <w:rPr>
                        <w:rtl w:val="0"/>
                        <w:rPrChange w:date="2022-04-27T21:31:15Z" w:author="Vinícius Russi" w:id="1">
                          <w:rPr>
                            <w:sz w:val="22"/>
                            <w:szCs w:val="22"/>
                          </w:rPr>
                        </w:rPrChange>
                      </w:rPr>
                      <w:delText xml:space="preserve">Industry 4.0 Insights</w:delText>
                    </w:r>
                  </w:sdtContent>
                </w:sdt>
                <w:sdt>
                  <w:sdtPr>
                    <w:tag w:val="goog_rdk_3108"/>
                  </w:sdtPr>
                  <w:sdtContent>
                    <w:r w:rsidRPr="00000000" w:rsidDel="00000000" w:rsidR="00000000">
                      <w:rPr>
                        <w:rtl w:val="0"/>
                        <w:rPrChange w:date="2022-04-27T21:31:15Z" w:author="Vinícius Russi" w:id="1">
                          <w:rPr>
                            <w:sz w:val="22"/>
                            <w:szCs w:val="22"/>
                          </w:rPr>
                        </w:rPrChange>
                      </w:rPr>
                      <w:delText xml:space="preserve">, </w:delText>
                    </w:r>
                  </w:sdtContent>
                </w:sdt>
              </w:del>
            </w:sdtContent>
          </w:sdt>
          <w:sdt>
            <w:sdtPr>
              <w:tag w:val="goog_rdk_3109"/>
            </w:sdtPr>
            <w:sdtContent>
              <w:ins w:date="2022-04-27T19:53:20Z" w:author="Vinícius Russi" w:id="455">
                <w:sdt>
                  <w:sdtPr>
                    <w:tag w:val="goog_rdk_3110"/>
                  </w:sdtPr>
                  <w:sdtContent>
                    <w:del w:date="2022-04-27T20:03:01Z" w:author="Vinícius Russi" w:id="450"/>
                  </w:sdtContent>
                </w:sdt>
              </w:ins>
              <w:sdt>
                <w:sdtPr>
                  <w:tag w:val="goog_rdk_3111"/>
                </w:sdtPr>
                <w:sdtContent>
                  <w:ins w:date="2022-04-27T19:53:20Z" w:author="Vinícius Russi" w:id="455">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19:53:20Z" w:author="Vinícius Russi" w:id="455">
                <w:del w:date="2022-04-27T20:03:01Z" w:author="Vinícius Russi" w:id="450">
                  <w:sdt>
                    <w:sdtPr>
                      <w:tag w:val="goog_rdk_3112"/>
                    </w:sdtPr>
                    <w:sdtContent>
                      <w:r w:rsidRPr="00000000" w:rsidDel="00000000" w:rsidR="00000000">
                        <w:rPr>
                          <w:rtl w:val="0"/>
                          <w:rPrChange w:date="2022-04-27T21:31:15Z" w:author="Vinícius Russi" w:id="1">
                            <w:rPr>
                              <w:sz w:val="22"/>
                              <w:szCs w:val="22"/>
                            </w:rPr>
                          </w:rPrChange>
                        </w:rPr>
                        <w:delText xml:space="preserve">s. l.</w:delText>
                      </w:r>
                    </w:sdtContent>
                  </w:sdt>
                  <w:sdt>
                    <w:sdtPr>
                      <w:tag w:val="goog_rdk_3113"/>
                    </w:sdtPr>
                    <w:sdtContent>
                      <w:r w:rsidRPr="00000000" w:rsidDel="00000000" w:rsidR="00000000">
                        <w:rPr>
                          <w:rtl w:val="0"/>
                          <w:rPrChange w:date="2022-04-27T21:31:15Z" w:author="Vinícius Russi" w:id="1">
                            <w:rPr>
                              <w:sz w:val="22"/>
                              <w:szCs w:val="22"/>
                            </w:rPr>
                          </w:rPrChange>
                        </w:rPr>
                        <w:delText xml:space="preserve">], </w:delText>
                      </w:r>
                    </w:sdtContent>
                  </w:sdt>
                </w:del>
              </w:ins>
            </w:sdtContent>
          </w:sdt>
          <w:sdt>
            <w:sdtPr>
              <w:tag w:val="goog_rdk_3114"/>
            </w:sdtPr>
            <w:sdtContent>
              <w:del w:date="2022-04-27T20:03:01Z" w:author="Vinícius Russi" w:id="450"/>
              <w:sdt>
                <w:sdtPr>
                  <w:tag w:val="goog_rdk_311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2018</w:delText>
                    </w:r>
                  </w:del>
                </w:sdtContent>
              </w:sdt>
              <w:del w:date="2022-04-27T20:03:01Z" w:author="Vinícius Russi" w:id="450"/>
            </w:sdtContent>
          </w:sdt>
          <w:sdt>
            <w:sdtPr>
              <w:tag w:val="goog_rdk_3116"/>
            </w:sdtPr>
            <w:sdtContent>
              <w:ins w:date="2022-04-27T19:48:33Z" w:author="Vinícius Russi" w:id="456">
                <w:sdt>
                  <w:sdtPr>
                    <w:tag w:val="goog_rdk_3117"/>
                  </w:sdtPr>
                  <w:sdtContent>
                    <w:del w:date="2022-04-27T20:03:01Z" w:author="Vinícius Russi" w:id="450"/>
                  </w:sdtContent>
                </w:sdt>
              </w:ins>
              <w:sdt>
                <w:sdtPr>
                  <w:tag w:val="goog_rdk_3118"/>
                </w:sdtPr>
                <w:sdtContent>
                  <w:ins w:date="2022-04-27T19:48:33Z" w:author="Vinícius Russi" w:id="456">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19:48:33Z" w:author="Vinícius Russi" w:id="456">
                <w:del w:date="2022-04-27T20:03:01Z" w:author="Vinícius Russi" w:id="450"/>
              </w:ins>
            </w:sdtContent>
          </w:sdt>
          <w:sdt>
            <w:sdtPr>
              <w:tag w:val="goog_rdk_3119"/>
            </w:sdtPr>
            <w:sdtContent>
              <w:del w:date="2022-04-27T20:03:01Z" w:author="Vinícius Russi" w:id="450"/>
              <w:sdt>
                <w:sdtPr>
                  <w:tag w:val="goog_rdk_3120"/>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Content>
          </w:sdt>
          <w:sdt>
            <w:sdtPr>
              <w:tag w:val="goog_rdk_3121"/>
            </w:sdtPr>
            <w:sdtContent>
              <w:ins w:date="2022-04-27T19:49:54Z" w:author="Vinícius Russi" w:id="457">
                <w:sdt>
                  <w:sdtPr>
                    <w:tag w:val="goog_rdk_3122"/>
                  </w:sdtPr>
                  <w:sdtContent>
                    <w:del w:date="2022-04-27T20:03:01Z" w:author="Vinícius Russi" w:id="450"/>
                  </w:sdtContent>
                </w:sdt>
              </w:ins>
              <w:sdt>
                <w:sdtPr>
                  <w:tag w:val="goog_rdk_3123"/>
                </w:sdtPr>
                <w:sdtContent>
                  <w:ins w:date="2022-04-27T19:49:54Z" w:author="Vinícius Russi" w:id="457">
                    <w:del w:date="2022-04-27T20:03:01Z" w:author="Vinícius Russi" w:id="450">
                      <w:r w:rsidRPr="00000000" w:rsidDel="00000000" w:rsidR="00000000">
                        <w:rPr>
                          <w:rtl w:val="0"/>
                        </w:rPr>
                      </w:r>
                    </w:del>
                  </w:ins>
                </w:sdtContent>
              </w:sdt>
              <w:ins w:date="2022-04-27T19:49:54Z" w:author="Vinícius Russi" w:id="457">
                <w:del w:date="2022-04-27T20:03:01Z" w:author="Vinícius Russi" w:id="450"/>
              </w:ins>
            </w:sdtContent>
          </w:sdt>
        </w:p>
      </w:sdtContent>
    </w:sdt>
    <w:sdt>
      <w:sdtPr>
        <w:tag w:val="goog_rdk_3128"/>
      </w:sdtPr>
      <w:sdtContent>
        <w:p w:rsidRPr="00000000" w:rsidDel="00000000" w:rsidRDefault="00000000" w:rsidR="00000000" w:rsidP="00000000" w14:paraId="000001F9">
          <w:pPr>
            <w:spacing w:line="240" w:before="0" w:after="0" w:lineRule="auto"/>
            <w:ind w:hanging="2"/>
            <w:rPr>
              <w:del w:date="2022-04-27T20:03:01Z" w:author="Vinícius Russi" w:id="450"/>
              <w:rPrChange w:date="2022-04-27T21:31:15Z" w:author="Vinícius Russi" w:id="1">
                <w:rPr>
                  <w:sz w:val="22"/>
                  <w:szCs w:val="22"/>
                </w:rPr>
              </w:rPrChange>
            </w:rPr>
            <w:pPrChange w:date="2022-04-27T19:46:17Z" w:author="Vinícius Russi" w:id="0">
              <w:pPr>
                <w:spacing w:line="240" w:after="240" w:lineRule="auto"/>
                <w:ind w:hanging="2"/>
              </w:pPr>
            </w:pPrChange>
          </w:pPr>
          <w:sdt>
            <w:sdtPr>
              <w:tag w:val="goog_rdk_3126"/>
            </w:sdtPr>
            <w:sdtContent>
              <w:del w:date="2022-04-27T20:03:01Z" w:author="Vinícius Russi" w:id="450"/>
              <w:sdt>
                <w:sdtPr>
                  <w:tag w:val="goog_rdk_3127"/>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141"/>
      </w:sdtPr>
      <w:sdtContent>
        <w:p w:rsidRPr="00000000" w:rsidDel="00000000" w:rsidRDefault="00000000" w:rsidR="00000000" w:rsidP="00000000" w14:paraId="000001FA">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129"/>
            </w:sdtPr>
            <w:sdtContent>
              <w:del w:date="2022-04-27T20:03:01Z" w:author="Vinícius Russi" w:id="450"/>
              <w:sdt>
                <w:sdtPr>
                  <w:tag w:val="goog_rdk_3130"/>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FOGLIATTO, F. S.; RIBEIRO, J. L. D. </w:delText>
                    </w:r>
                  </w:del>
                </w:sdtContent>
              </w:sdt>
              <w:del w:date="2022-04-27T20:03:01Z" w:author="Vinícius Russi" w:id="450">
                <w:sdt>
                  <w:sdtPr>
                    <w:tag w:val="goog_rdk_3131"/>
                  </w:sdtPr>
                  <w:sdtContent>
                    <w:r w:rsidRPr="00000000" w:rsidDel="00000000" w:rsidR="00000000">
                      <w:rPr>
                        <w:b w:val="1"/>
                        <w:rtl w:val="0"/>
                        <w:rPrChange w:date="2022-04-27T21:31:15Z" w:author="Vinícius Russi" w:id="1">
                          <w:rPr>
                            <w:b w:val="1"/>
                            <w:sz w:val="22"/>
                            <w:szCs w:val="22"/>
                          </w:rPr>
                        </w:rPrChange>
                      </w:rPr>
                      <w:delText xml:space="preserve">Confiabilidade e manutenção industrial</w:delText>
                    </w:r>
                  </w:sdtContent>
                </w:sdt>
                <w:sdt>
                  <w:sdtPr>
                    <w:tag w:val="goog_rdk_3132"/>
                  </w:sdtPr>
                  <w:sdtContent>
                    <w:r w:rsidRPr="00000000" w:rsidDel="00000000" w:rsidR="00000000">
                      <w:rPr>
                        <w:rtl w:val="0"/>
                        <w:rPrChange w:date="2022-04-27T21:31:15Z" w:author="Vinícius Russi" w:id="1">
                          <w:rPr>
                            <w:sz w:val="22"/>
                            <w:szCs w:val="22"/>
                          </w:rPr>
                        </w:rPrChange>
                      </w:rPr>
                      <w:delText xml:space="preserve">. Rio de Janeiro: Elsevier, 2009. </w:delText>
                    </w:r>
                  </w:sdtContent>
                </w:sdt>
                <w:sdt>
                  <w:sdtPr>
                    <w:tag w:val="goog_rdk_3133"/>
                  </w:sdtPr>
                  <w:sdtContent>
                    <w:r w:rsidRPr="00000000" w:rsidDel="00000000" w:rsidR="00000000">
                      <w:rPr>
                        <w:rtl w:val="0"/>
                        <w:rPrChange w:date="2022-04-27T21:31:15Z" w:author="Vinícius Russi" w:id="1">
                          <w:rPr>
                            <w:sz w:val="22"/>
                            <w:szCs w:val="22"/>
                          </w:rPr>
                        </w:rPrChange>
                      </w:rPr>
                      <w:delText xml:space="preserve">265</w:delText>
                    </w:r>
                  </w:sdtContent>
                </w:sdt>
              </w:del>
            </w:sdtContent>
          </w:sdt>
          <w:sdt>
            <w:sdtPr>
              <w:tag w:val="goog_rdk_3134"/>
            </w:sdtPr>
            <w:sdtContent>
              <w:ins w:date="2022-04-27T19:49:09Z" w:author="Vinícius Russi" w:id="458">
                <w:sdt>
                  <w:sdtPr>
                    <w:tag w:val="goog_rdk_3135"/>
                  </w:sdtPr>
                  <w:sdtContent>
                    <w:del w:date="2022-04-27T20:03:01Z" w:author="Vinícius Russi" w:id="450"/>
                  </w:sdtContent>
                </w:sdt>
              </w:ins>
              <w:sdt>
                <w:sdtPr>
                  <w:tag w:val="goog_rdk_3136"/>
                </w:sdtPr>
                <w:sdtContent>
                  <w:ins w:date="2022-04-27T19:49:09Z" w:author="Vinícius Russi" w:id="458">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ins>
                </w:sdtContent>
              </w:sdt>
              <w:ins w:date="2022-04-27T19:49:09Z" w:author="Vinícius Russi" w:id="458">
                <w:del w:date="2022-04-27T20:03:01Z" w:author="Vinícius Russi" w:id="450"/>
              </w:ins>
            </w:sdtContent>
          </w:sdt>
          <w:sdt>
            <w:sdtPr>
              <w:tag w:val="goog_rdk_3137"/>
            </w:sdtPr>
            <w:sdtContent>
              <w:del w:date="2022-04-27T20:03:01Z" w:author="Vinícius Russi" w:id="450"/>
              <w:sdt>
                <w:sdtPr>
                  <w:tag w:val="goog_rdk_313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p.</w:delText>
                    </w:r>
                  </w:del>
                </w:sdtContent>
              </w:sdt>
              <w:del w:date="2022-04-27T20:03:01Z" w:author="Vinícius Russi" w:id="450">
                <w:sdt>
                  <w:sdtPr>
                    <w:tag w:val="goog_rdk_3139"/>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140"/>
                  </w:sdtPr>
                  <w:sdtContent>
                    <w:r w:rsidRPr="00000000" w:rsidDel="00000000" w:rsidR="00000000">
                      <w:rPr>
                        <w:rtl w:val="0"/>
                      </w:rPr>
                    </w:r>
                  </w:sdtContent>
                </w:sdt>
              </w:del>
            </w:sdtContent>
          </w:sdt>
        </w:p>
      </w:sdtContent>
    </w:sdt>
    <w:sdt>
      <w:sdtPr>
        <w:tag w:val="goog_rdk_3144"/>
      </w:sdtPr>
      <w:sdtContent>
        <w:p w:rsidRPr="00000000" w:rsidDel="00000000" w:rsidRDefault="00000000" w:rsidR="00000000" w:rsidP="00000000" w14:paraId="000001FB">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142"/>
            </w:sdtPr>
            <w:sdtContent>
              <w:del w:date="2022-04-27T20:03:01Z" w:author="Vinícius Russi" w:id="450"/>
              <w:sdt>
                <w:sdtPr>
                  <w:tag w:val="goog_rdk_3143"/>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157"/>
      </w:sdtPr>
      <w:sdtContent>
        <w:p w:rsidRPr="00000000" w:rsidDel="00000000" w:rsidRDefault="00000000" w:rsidR="00000000" w:rsidP="00000000" w14:paraId="000001FC">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145"/>
            </w:sdtPr>
            <w:sdtContent>
              <w:del w:date="2022-04-27T20:03:01Z" w:author="Vinícius Russi" w:id="450"/>
              <w:sdt>
                <w:sdtPr>
                  <w:tag w:val="goog_rdk_3146"/>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LAFRAIA, J. R. B. </w:delText>
                    </w:r>
                  </w:del>
                </w:sdtContent>
              </w:sdt>
              <w:del w:date="2022-04-27T20:03:01Z" w:author="Vinícius Russi" w:id="450">
                <w:sdt>
                  <w:sdtPr>
                    <w:tag w:val="goog_rdk_3147"/>
                  </w:sdtPr>
                  <w:sdtContent>
                    <w:r w:rsidRPr="00000000" w:rsidDel="00000000" w:rsidR="00000000">
                      <w:rPr>
                        <w:b w:val="1"/>
                        <w:rtl w:val="0"/>
                        <w:rPrChange w:date="2022-04-27T21:31:15Z" w:author="Vinícius Russi" w:id="1">
                          <w:rPr>
                            <w:b w:val="1"/>
                            <w:sz w:val="22"/>
                            <w:szCs w:val="22"/>
                          </w:rPr>
                        </w:rPrChange>
                      </w:rPr>
                      <w:delText xml:space="preserve">Manual de confiabilidade, mantenabilidade e disponibilidade</w:delText>
                    </w:r>
                  </w:sdtContent>
                </w:sdt>
                <w:sdt>
                  <w:sdtPr>
                    <w:tag w:val="goog_rdk_3148"/>
                  </w:sdtPr>
                  <w:sdtContent>
                    <w:r w:rsidRPr="00000000" w:rsidDel="00000000" w:rsidR="00000000">
                      <w:rPr>
                        <w:rtl w:val="0"/>
                        <w:rPrChange w:date="2022-04-27T21:31:15Z" w:author="Vinícius Russi" w:id="1">
                          <w:rPr>
                            <w:sz w:val="22"/>
                            <w:szCs w:val="22"/>
                          </w:rPr>
                        </w:rPrChange>
                      </w:rPr>
                      <w:delText xml:space="preserve">. 2</w:delText>
                    </w:r>
                  </w:sdtContent>
                </w:sdt>
              </w:del>
            </w:sdtContent>
          </w:sdt>
          <w:sdt>
            <w:sdtPr>
              <w:tag w:val="goog_rdk_3149"/>
            </w:sdtPr>
            <w:sdtContent>
              <w:ins w:date="2022-04-27T19:56:11Z" w:author="Vinícius Russi" w:id="459">
                <w:sdt>
                  <w:sdtPr>
                    <w:tag w:val="goog_rdk_3150"/>
                  </w:sdtPr>
                  <w:sdtContent>
                    <w:del w:date="2022-04-27T20:03:01Z" w:author="Vinícius Russi" w:id="450"/>
                  </w:sdtContent>
                </w:sdt>
              </w:ins>
              <w:sdt>
                <w:sdtPr>
                  <w:tag w:val="goog_rdk_3151"/>
                </w:sdtPr>
                <w:sdtContent>
                  <w:ins w:date="2022-04-27T19:56:11Z" w:author="Vinícius Russi" w:id="459">
                    <w:del w:date="2022-04-27T20:03:01Z" w:author="Vinícius Russi" w:id="450">
                      <w:r w:rsidRPr="00000000" w:rsidDel="00000000" w:rsidR="00000000">
                        <w:rPr>
                          <w:rtl w:val="0"/>
                          <w:rPrChange w:date="2022-04-27T21:31:15Z" w:author="Vinícius Russi" w:id="1">
                            <w:rPr>
                              <w:sz w:val="22"/>
                              <w:szCs w:val="22"/>
                            </w:rPr>
                          </w:rPrChange>
                        </w:rPr>
                        <w:delText xml:space="preserve">. ed</w:delText>
                      </w:r>
                    </w:del>
                  </w:ins>
                </w:sdtContent>
              </w:sdt>
              <w:ins w:date="2022-04-27T19:56:11Z" w:author="Vinícius Russi" w:id="459">
                <w:del w:date="2022-04-27T20:03:01Z" w:author="Vinícius Russi" w:id="450"/>
              </w:ins>
            </w:sdtContent>
          </w:sdt>
          <w:sdt>
            <w:sdtPr>
              <w:tag w:val="goog_rdk_3152"/>
            </w:sdtPr>
            <w:sdtContent>
              <w:del w:date="2022-04-27T20:03:01Z" w:author="Vinícius Russi" w:id="450"/>
              <w:sdt>
                <w:sdtPr>
                  <w:tag w:val="goog_rdk_3153"/>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a Edição</w:delText>
                    </w:r>
                  </w:del>
                </w:sdtContent>
              </w:sdt>
              <w:del w:date="2022-04-27T20:03:01Z" w:author="Vinícius Russi" w:id="450">
                <w:sdt>
                  <w:sdtPr>
                    <w:tag w:val="goog_rdk_3154"/>
                  </w:sdtPr>
                  <w:sdtContent>
                    <w:r w:rsidRPr="00000000" w:rsidDel="00000000" w:rsidR="00000000">
                      <w:rPr>
                        <w:rtl w:val="0"/>
                        <w:rPrChange w:date="2022-04-27T21:31:15Z" w:author="Vinícius Russi" w:id="1">
                          <w:rPr>
                            <w:sz w:val="22"/>
                            <w:szCs w:val="22"/>
                          </w:rPr>
                        </w:rPrChange>
                      </w:rPr>
                      <w:delText xml:space="preserve">. Rio de Janeiro: Qualitymark, 2001.</w:delText>
                    </w:r>
                  </w:sdtContent>
                </w:sdt>
                <w:sdt>
                  <w:sdtPr>
                    <w:tag w:val="goog_rdk_3155"/>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156"/>
                  </w:sdtPr>
                  <w:sdtContent>
                    <w:r w:rsidRPr="00000000" w:rsidDel="00000000" w:rsidR="00000000">
                      <w:rPr>
                        <w:rtl w:val="0"/>
                      </w:rPr>
                    </w:r>
                  </w:sdtContent>
                </w:sdt>
              </w:del>
            </w:sdtContent>
          </w:sdt>
        </w:p>
      </w:sdtContent>
    </w:sdt>
    <w:sdt>
      <w:sdtPr>
        <w:tag w:val="goog_rdk_3160"/>
      </w:sdtPr>
      <w:sdtContent>
        <w:p w:rsidRPr="00000000" w:rsidDel="00000000" w:rsidRDefault="00000000" w:rsidR="00000000" w:rsidP="00000000" w14:paraId="000001FD">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158"/>
            </w:sdtPr>
            <w:sdtContent>
              <w:del w:date="2022-04-27T20:03:01Z" w:author="Vinícius Russi" w:id="450"/>
              <w:sdt>
                <w:sdtPr>
                  <w:tag w:val="goog_rdk_3159"/>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181"/>
      </w:sdtPr>
      <w:sdtContent>
        <w:p w:rsidRPr="00000000" w:rsidDel="00000000" w:rsidRDefault="00000000" w:rsidR="00000000" w:rsidP="00000000" w14:paraId="000001FE">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161"/>
            </w:sdtPr>
            <w:sdtContent>
              <w:del w:date="2022-04-27T20:03:01Z" w:author="Vinícius Russi" w:id="450"/>
              <w:sdt>
                <w:sdtPr>
                  <w:tag w:val="goog_rdk_316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KARDEC, A</w:delText>
                    </w:r>
                  </w:del>
                </w:sdtContent>
              </w:sdt>
              <w:del w:date="2022-04-27T20:03:01Z" w:author="Vinícius Russi" w:id="450"/>
            </w:sdtContent>
          </w:sdt>
          <w:sdt>
            <w:sdtPr>
              <w:tag w:val="goog_rdk_3163"/>
            </w:sdtPr>
            <w:sdtContent>
              <w:ins w:date="2022-04-27T19:56:56Z" w:author="Vinícius Russi" w:id="460">
                <w:sdt>
                  <w:sdtPr>
                    <w:tag w:val="goog_rdk_3164"/>
                  </w:sdtPr>
                  <w:sdtContent>
                    <w:del w:date="2022-04-27T20:03:01Z" w:author="Vinícius Russi" w:id="450"/>
                  </w:sdtContent>
                </w:sdt>
              </w:ins>
              <w:sdt>
                <w:sdtPr>
                  <w:tag w:val="goog_rdk_3165"/>
                </w:sdtPr>
                <w:sdtContent>
                  <w:ins w:date="2022-04-27T19:56:56Z" w:author="Vinícius Russi" w:id="460">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19:56:56Z" w:author="Vinícius Russi" w:id="460">
                <w:del w:date="2022-04-27T20:03:01Z" w:author="Vinícius Russi" w:id="450"/>
              </w:ins>
            </w:sdtContent>
          </w:sdt>
          <w:sdt>
            <w:sdtPr>
              <w:tag w:val="goog_rdk_3166"/>
            </w:sdtPr>
            <w:sdtContent>
              <w:del w:date="2022-04-27T20:03:01Z" w:author="Vinícius Russi" w:id="450"/>
              <w:sdt>
                <w:sdtPr>
                  <w:tag w:val="goog_rdk_3167"/>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lan</w:delText>
                    </w:r>
                  </w:del>
                </w:sdtContent>
              </w:sdt>
              <w:del w:date="2022-04-27T20:03:01Z" w:author="Vinícius Russi" w:id="450">
                <w:sdt>
                  <w:sdtPr>
                    <w:tag w:val="goog_rdk_3168"/>
                  </w:sdtPr>
                  <w:sdtContent>
                    <w:r w:rsidRPr="00000000" w:rsidDel="00000000" w:rsidR="00000000">
                      <w:rPr>
                        <w:rtl w:val="0"/>
                        <w:rPrChange w:date="2022-04-27T21:31:15Z" w:author="Vinícius Russi" w:id="1">
                          <w:rPr>
                            <w:sz w:val="22"/>
                            <w:szCs w:val="22"/>
                          </w:rPr>
                        </w:rPrChange>
                      </w:rPr>
                      <w:delText xml:space="preserve">; NASCIF, J</w:delText>
                    </w:r>
                  </w:sdtContent>
                </w:sdt>
                <w:sdt>
                  <w:sdtPr>
                    <w:tag w:val="goog_rdk_3169"/>
                  </w:sdtPr>
                  <w:sdtContent>
                    <w:r w:rsidRPr="00000000" w:rsidDel="00000000" w:rsidR="00000000">
                      <w:rPr>
                        <w:rtl w:val="0"/>
                        <w:rPrChange w:date="2022-04-27T21:31:15Z" w:author="Vinícius Russi" w:id="1">
                          <w:rPr>
                            <w:sz w:val="22"/>
                            <w:szCs w:val="22"/>
                          </w:rPr>
                        </w:rPrChange>
                      </w:rPr>
                      <w:delText xml:space="preserve">úlio</w:delText>
                    </w:r>
                  </w:sdtContent>
                </w:sdt>
              </w:del>
            </w:sdtContent>
          </w:sdt>
          <w:sdt>
            <w:sdtPr>
              <w:tag w:val="goog_rdk_3170"/>
            </w:sdtPr>
            <w:sdtContent>
              <w:ins w:date="2022-04-27T19:57:04Z" w:author="Vinícius Russi" w:id="461">
                <w:sdt>
                  <w:sdtPr>
                    <w:tag w:val="goog_rdk_3171"/>
                  </w:sdtPr>
                  <w:sdtContent>
                    <w:del w:date="2022-04-27T20:03:01Z" w:author="Vinícius Russi" w:id="450"/>
                  </w:sdtContent>
                </w:sdt>
              </w:ins>
              <w:sdt>
                <w:sdtPr>
                  <w:tag w:val="goog_rdk_3172"/>
                </w:sdtPr>
                <w:sdtContent>
                  <w:ins w:date="2022-04-27T19:57:04Z" w:author="Vinícius Russi" w:id="461">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19:57:04Z" w:author="Vinícius Russi" w:id="461">
                <w:del w:date="2022-04-27T20:03:01Z" w:author="Vinícius Russi" w:id="450"/>
              </w:ins>
            </w:sdtContent>
          </w:sdt>
          <w:sdt>
            <w:sdtPr>
              <w:tag w:val="goog_rdk_3173"/>
            </w:sdtPr>
            <w:sdtContent>
              <w:del w:date="2022-04-27T20:03:01Z" w:author="Vinícius Russi" w:id="450"/>
              <w:sdt>
                <w:sdtPr>
                  <w:tag w:val="goog_rdk_317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de A</w:delText>
                    </w:r>
                  </w:del>
                </w:sdtContent>
              </w:sdt>
              <w:del w:date="2022-04-27T20:03:01Z" w:author="Vinícius Russi" w:id="450">
                <w:sdt>
                  <w:sdtPr>
                    <w:tag w:val="goog_rdk_3175"/>
                  </w:sdtPr>
                  <w:sdtContent>
                    <w:r w:rsidRPr="00000000" w:rsidDel="00000000" w:rsidR="00000000">
                      <w:rPr>
                        <w:rtl w:val="0"/>
                        <w:rPrChange w:date="2022-04-27T21:31:15Z" w:author="Vinícius Russi" w:id="1">
                          <w:rPr>
                            <w:sz w:val="22"/>
                            <w:szCs w:val="22"/>
                          </w:rPr>
                        </w:rPrChange>
                      </w:rPr>
                      <w:delText xml:space="preserve">quino</w:delText>
                    </w:r>
                  </w:sdtContent>
                </w:sdt>
                <w:sdt>
                  <w:sdtPr>
                    <w:tag w:val="goog_rdk_3176"/>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177"/>
                  </w:sdtPr>
                  <w:sdtContent>
                    <w:r w:rsidRPr="00000000" w:rsidDel="00000000" w:rsidR="00000000">
                      <w:rPr>
                        <w:b w:val="1"/>
                        <w:rtl w:val="0"/>
                        <w:rPrChange w:date="2022-04-27T21:31:15Z" w:author="Vinícius Russi" w:id="1">
                          <w:rPr>
                            <w:b w:val="1"/>
                            <w:sz w:val="22"/>
                            <w:szCs w:val="22"/>
                          </w:rPr>
                        </w:rPrChange>
                      </w:rPr>
                      <w:delText xml:space="preserve">Manutenção – Função estratégica</w:delText>
                    </w:r>
                  </w:sdtContent>
                </w:sdt>
                <w:sdt>
                  <w:sdtPr>
                    <w:tag w:val="goog_rdk_3178"/>
                  </w:sdtPr>
                  <w:sdtContent>
                    <w:r w:rsidRPr="00000000" w:rsidDel="00000000" w:rsidR="00000000">
                      <w:rPr>
                        <w:rtl w:val="0"/>
                        <w:rPrChange w:date="2022-04-27T21:31:15Z" w:author="Vinícius Russi" w:id="1">
                          <w:rPr>
                            <w:sz w:val="22"/>
                            <w:szCs w:val="22"/>
                          </w:rPr>
                        </w:rPrChange>
                      </w:rPr>
                      <w:delText xml:space="preserve">. Rio de Janeiro: Qualitymark, 2009.</w:delText>
                    </w:r>
                  </w:sdtContent>
                </w:sdt>
                <w:sdt>
                  <w:sdtPr>
                    <w:tag w:val="goog_rdk_3179"/>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180"/>
                  </w:sdtPr>
                  <w:sdtContent>
                    <w:r w:rsidRPr="00000000" w:rsidDel="00000000" w:rsidR="00000000">
                      <w:rPr>
                        <w:rtl w:val="0"/>
                      </w:rPr>
                    </w:r>
                  </w:sdtContent>
                </w:sdt>
              </w:del>
            </w:sdtContent>
          </w:sdt>
        </w:p>
      </w:sdtContent>
    </w:sdt>
    <w:sdt>
      <w:sdtPr>
        <w:tag w:val="goog_rdk_3184"/>
      </w:sdtPr>
      <w:sdtContent>
        <w:p w:rsidRPr="00000000" w:rsidDel="00000000" w:rsidRDefault="00000000" w:rsidR="00000000" w:rsidP="00000000" w14:paraId="000001FF">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182"/>
            </w:sdtPr>
            <w:sdtContent>
              <w:del w:date="2022-04-27T20:03:01Z" w:author="Vinícius Russi" w:id="450"/>
              <w:sdt>
                <w:sdtPr>
                  <w:tag w:val="goog_rdk_3183"/>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197"/>
      </w:sdtPr>
      <w:sdtContent>
        <w:p w:rsidRPr="00000000" w:rsidDel="00000000" w:rsidRDefault="00000000" w:rsidR="00000000" w:rsidP="00000000" w14:paraId="00000200">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185"/>
            </w:sdtPr>
            <w:sdtContent>
              <w:del w:date="2022-04-27T20:03:01Z" w:author="Vinícius Russi" w:id="450"/>
              <w:sdt>
                <w:sdtPr>
                  <w:tag w:val="goog_rdk_3186"/>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MITCHELL, T. M. </w:delText>
                    </w:r>
                  </w:del>
                </w:sdtContent>
              </w:sdt>
              <w:del w:date="2022-04-27T20:03:01Z" w:author="Vinícius Russi" w:id="450">
                <w:sdt>
                  <w:sdtPr>
                    <w:tag w:val="goog_rdk_3187"/>
                  </w:sdtPr>
                  <w:sdtContent>
                    <w:r w:rsidRPr="00000000" w:rsidDel="00000000" w:rsidR="00000000">
                      <w:rPr>
                        <w:b w:val="1"/>
                        <w:rtl w:val="0"/>
                        <w:rPrChange w:date="2022-04-27T21:31:15Z" w:author="Vinícius Russi" w:id="1">
                          <w:rPr>
                            <w:b w:val="1"/>
                            <w:sz w:val="22"/>
                            <w:szCs w:val="22"/>
                          </w:rPr>
                        </w:rPrChange>
                      </w:rPr>
                      <w:delText xml:space="preserve">Machine Learning</w:delText>
                    </w:r>
                  </w:sdtContent>
                </w:sdt>
                <w:sdt>
                  <w:sdtPr>
                    <w:tag w:val="goog_rdk_3188"/>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189"/>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190"/>
                  </w:sdtPr>
                  <w:sdtContent>
                    <w:r w:rsidRPr="00000000" w:rsidDel="00000000" w:rsidR="00000000">
                      <w:rPr>
                        <w:rtl w:val="0"/>
                        <w:rPrChange w:date="2022-04-27T21:31:15Z" w:author="Vinícius Russi" w:id="1">
                          <w:rPr>
                            <w:sz w:val="22"/>
                            <w:szCs w:val="22"/>
                          </w:rPr>
                        </w:rPrChange>
                      </w:rPr>
                      <w:delText xml:space="preserve">New York: McGraw-Hill, 1997</w:delText>
                    </w:r>
                  </w:sdtContent>
                </w:sdt>
              </w:del>
            </w:sdtContent>
          </w:sdt>
          <w:sdt>
            <w:sdtPr>
              <w:tag w:val="goog_rdk_3191"/>
            </w:sdtPr>
            <w:sdtContent>
              <w:ins w:date="2022-04-27T19:59:03Z" w:author="Vinícius Russi" w:id="462">
                <w:sdt>
                  <w:sdtPr>
                    <w:tag w:val="goog_rdk_3192"/>
                  </w:sdtPr>
                  <w:sdtContent>
                    <w:del w:date="2022-04-27T20:03:01Z" w:author="Vinícius Russi" w:id="450"/>
                  </w:sdtContent>
                </w:sdt>
              </w:ins>
              <w:sdt>
                <w:sdtPr>
                  <w:tag w:val="goog_rdk_3193"/>
                </w:sdtPr>
                <w:sdtContent>
                  <w:ins w:date="2022-04-27T19:59:03Z" w:author="Vinícius Russi" w:id="462">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19:59:03Z" w:author="Vinícius Russi" w:id="462">
                <w:del w:date="2022-04-27T20:03:01Z" w:author="Vinícius Russi" w:id="450"/>
              </w:ins>
            </w:sdtContent>
          </w:sdt>
          <w:sdt>
            <w:sdtPr>
              <w:tag w:val="goog_rdk_3194"/>
            </w:sdtPr>
            <w:sdtContent>
              <w:del w:date="2022-04-27T20:03:01Z" w:author="Vinícius Russi" w:id="450"/>
              <w:sdt>
                <w:sdtPr>
                  <w:tag w:val="goog_rdk_319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196"/>
                  </w:sdtPr>
                  <w:sdtContent>
                    <w:r w:rsidRPr="00000000" w:rsidDel="00000000" w:rsidR="00000000">
                      <w:rPr>
                        <w:rtl w:val="0"/>
                      </w:rPr>
                    </w:r>
                  </w:sdtContent>
                </w:sdt>
              </w:del>
            </w:sdtContent>
          </w:sdt>
        </w:p>
      </w:sdtContent>
    </w:sdt>
    <w:sdt>
      <w:sdtPr>
        <w:tag w:val="goog_rdk_3200"/>
      </w:sdtPr>
      <w:sdtContent>
        <w:p w:rsidRPr="00000000" w:rsidDel="00000000" w:rsidRDefault="00000000" w:rsidR="00000000" w:rsidP="00000000" w14:paraId="00000201">
          <w:pPr>
            <w:spacing w:line="240" w:before="0" w:after="0" w:lineRule="auto"/>
            <w:ind w:hanging="2"/>
            <w:rPr>
              <w:del w:date="2022-04-27T20:03:01Z" w:author="Vinícius Russi" w:id="450"/>
              <w:rPrChange w:date="2022-04-27T21:31:15Z" w:author="Vinícius Russi" w:id="1">
                <w:rPr>
                  <w:sz w:val="22"/>
                  <w:szCs w:val="22"/>
                </w:rPr>
              </w:rPrChange>
            </w:rPr>
            <w:pPrChange w:date="2022-04-27T19:46:17Z" w:author="Vinícius Russi" w:id="0">
              <w:pPr>
                <w:spacing w:line="240" w:after="240" w:lineRule="auto"/>
                <w:ind w:hanging="2"/>
              </w:pPr>
            </w:pPrChange>
          </w:pPr>
          <w:sdt>
            <w:sdtPr>
              <w:tag w:val="goog_rdk_3198"/>
            </w:sdtPr>
            <w:sdtContent>
              <w:del w:date="2022-04-27T20:03:01Z" w:author="Vinícius Russi" w:id="450"/>
              <w:sdt>
                <w:sdtPr>
                  <w:tag w:val="goog_rdk_3199"/>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218"/>
      </w:sdtPr>
      <w:sdtContent>
        <w:p w:rsidRPr="00000000" w:rsidDel="00000000" w:rsidRDefault="00000000" w:rsidR="00000000" w:rsidP="00000000" w14:paraId="00000202">
          <w:pPr>
            <w:spacing w:line="240" w:before="0" w:after="0" w:lineRule="auto"/>
            <w:ind w:hanging="2"/>
            <w:rPr>
              <w:ins w:date="2022-04-27T19:50:00Z" w:author="Vinícius Russi" w:id="465"/>
              <w:del w:date="2022-04-27T20:03:01Z" w:author="Vinícius Russi" w:id="450"/>
              <w:rPrChange w:date="2022-04-27T21:31:15Z" w:author="Vinícius Russi" w:id="1">
                <w:rPr>
                  <w:sz w:val="22"/>
                  <w:szCs w:val="22"/>
                </w:rPr>
              </w:rPrChange>
            </w:rPr>
          </w:pPr>
          <w:sdt>
            <w:sdtPr>
              <w:tag w:val="goog_rdk_3201"/>
            </w:sdtPr>
            <w:sdtContent>
              <w:del w:date="2022-04-27T20:03:01Z" w:author="Vinícius Russi" w:id="450"/>
              <w:sdt>
                <w:sdtPr>
                  <w:tag w:val="goog_rdk_320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PACCOLA, J.</w:delText>
                    </w:r>
                  </w:del>
                </w:sdtContent>
              </w:sdt>
              <w:del w:date="2022-04-27T20:03:01Z" w:author="Vinícius Russi" w:id="450"/>
            </w:sdtContent>
          </w:sdt>
          <w:sdt>
            <w:sdtPr>
              <w:tag w:val="goog_rdk_3203"/>
            </w:sdtPr>
            <w:sdtContent>
              <w:ins w:date="2022-04-27T19:59:15Z" w:author="Vinícius Russi" w:id="463">
                <w:sdt>
                  <w:sdtPr>
                    <w:tag w:val="goog_rdk_3204"/>
                  </w:sdtPr>
                  <w:sdtContent>
                    <w:del w:date="2022-04-27T20:03:01Z" w:author="Vinícius Russi" w:id="450"/>
                  </w:sdtContent>
                </w:sdt>
              </w:ins>
              <w:sdt>
                <w:sdtPr>
                  <w:tag w:val="goog_rdk_3205"/>
                </w:sdtPr>
                <w:sdtContent>
                  <w:ins w:date="2022-04-27T19:59:15Z" w:author="Vinícius Russi" w:id="463">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ins>
                </w:sdtContent>
              </w:sdt>
              <w:ins w:date="2022-04-27T19:59:15Z" w:author="Vinícius Russi" w:id="463">
                <w:del w:date="2022-04-27T20:03:01Z" w:author="Vinícius Russi" w:id="450"/>
              </w:ins>
            </w:sdtContent>
          </w:sdt>
          <w:sdt>
            <w:sdtPr>
              <w:tag w:val="goog_rdk_3206"/>
            </w:sdtPr>
            <w:sdtContent>
              <w:del w:date="2022-04-27T20:03:01Z" w:author="Vinícius Russi" w:id="450"/>
              <w:sdt>
                <w:sdtPr>
                  <w:tag w:val="goog_rdk_3207"/>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E. </w:delText>
                    </w:r>
                  </w:del>
                </w:sdtContent>
              </w:sdt>
              <w:del w:date="2022-04-27T20:03:01Z" w:author="Vinícius Russi" w:id="450">
                <w:sdt>
                  <w:sdtPr>
                    <w:tag w:val="goog_rdk_3208"/>
                  </w:sdtPr>
                  <w:sdtContent>
                    <w:r w:rsidRPr="00000000" w:rsidDel="00000000" w:rsidR="00000000">
                      <w:rPr>
                        <w:b w:val="1"/>
                        <w:rtl w:val="0"/>
                        <w:rPrChange w:date="2022-04-27T21:31:15Z" w:author="Vinícius Russi" w:id="1">
                          <w:rPr>
                            <w:b w:val="1"/>
                            <w:sz w:val="22"/>
                            <w:szCs w:val="22"/>
                          </w:rPr>
                        </w:rPrChange>
                      </w:rPr>
                      <w:delText xml:space="preserve">Manutenção e Operação de Equipamentos Móveis</w:delText>
                    </w:r>
                  </w:sdtContent>
                </w:sdt>
                <w:sdt>
                  <w:sdtPr>
                    <w:tag w:val="goog_rdk_3209"/>
                  </w:sdtPr>
                  <w:sdtContent>
                    <w:r w:rsidRPr="00000000" w:rsidDel="00000000" w:rsidR="00000000">
                      <w:rPr>
                        <w:rtl w:val="0"/>
                        <w:rPrChange w:date="2022-04-27T21:31:15Z" w:author="Vinícius Russi" w:id="1">
                          <w:rPr>
                            <w:sz w:val="22"/>
                            <w:szCs w:val="22"/>
                          </w:rPr>
                        </w:rPrChange>
                      </w:rPr>
                      <w:delText xml:space="preserve">. São José dos Campos, </w:delText>
                    </w:r>
                  </w:sdtContent>
                </w:sdt>
              </w:del>
            </w:sdtContent>
          </w:sdt>
          <w:sdt>
            <w:sdtPr>
              <w:tag w:val="goog_rdk_3210"/>
            </w:sdtPr>
            <w:sdtContent>
              <w:ins w:date="2022-04-27T20:01:43Z" w:author="Vinícius Russi" w:id="464">
                <w:sdt>
                  <w:sdtPr>
                    <w:tag w:val="goog_rdk_3211"/>
                  </w:sdtPr>
                  <w:sdtContent>
                    <w:del w:date="2022-04-27T20:03:01Z" w:author="Vinícius Russi" w:id="450"/>
                  </w:sdtContent>
                </w:sdt>
              </w:ins>
              <w:sdt>
                <w:sdtPr>
                  <w:tag w:val="goog_rdk_3212"/>
                </w:sdtPr>
                <w:sdtContent>
                  <w:ins w:date="2022-04-27T20:01:43Z" w:author="Vinícius Russi" w:id="464">
                    <w:del w:date="2022-04-27T20:03:01Z" w:author="Vinícius Russi" w:id="450">
                      <w:r w:rsidRPr="00000000" w:rsidDel="00000000" w:rsidR="00000000">
                        <w:rPr>
                          <w:rtl w:val="0"/>
                          <w:rPrChange w:date="2022-04-27T21:31:15Z" w:author="Vinícius Russi" w:id="1">
                            <w:rPr>
                              <w:sz w:val="22"/>
                              <w:szCs w:val="22"/>
                            </w:rPr>
                          </w:rPrChange>
                        </w:rPr>
                        <w:delText xml:space="preserve">JAC, </w:delText>
                      </w:r>
                    </w:del>
                  </w:ins>
                </w:sdtContent>
              </w:sdt>
              <w:ins w:date="2022-04-27T20:01:43Z" w:author="Vinícius Russi" w:id="464">
                <w:del w:date="2022-04-27T20:03:01Z" w:author="Vinícius Russi" w:id="450"/>
              </w:ins>
            </w:sdtContent>
          </w:sdt>
          <w:sdt>
            <w:sdtPr>
              <w:tag w:val="goog_rdk_3213"/>
            </w:sdtPr>
            <w:sdtContent>
              <w:del w:date="2022-04-27T20:03:01Z" w:author="Vinícius Russi" w:id="450"/>
              <w:sdt>
                <w:sdtPr>
                  <w:tag w:val="goog_rdk_321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2017.</w:delText>
                    </w:r>
                  </w:del>
                </w:sdtContent>
              </w:sdt>
              <w:del w:date="2022-04-27T20:03:01Z" w:author="Vinícius Russi" w:id="450"/>
            </w:sdtContent>
          </w:sdt>
          <w:sdt>
            <w:sdtPr>
              <w:tag w:val="goog_rdk_3215"/>
            </w:sdtPr>
            <w:sdtContent>
              <w:ins w:date="2022-04-27T19:50:00Z" w:author="Vinícius Russi" w:id="465">
                <w:sdt>
                  <w:sdtPr>
                    <w:tag w:val="goog_rdk_3216"/>
                  </w:sdtPr>
                  <w:sdtContent>
                    <w:del w:date="2022-04-27T20:03:01Z" w:author="Vinícius Russi" w:id="450"/>
                  </w:sdtContent>
                </w:sdt>
              </w:ins>
              <w:sdt>
                <w:sdtPr>
                  <w:tag w:val="goog_rdk_3217"/>
                </w:sdtPr>
                <w:sdtContent>
                  <w:ins w:date="2022-04-27T19:50:00Z" w:author="Vinícius Russi" w:id="465">
                    <w:del w:date="2022-04-27T20:03:01Z" w:author="Vinícius Russi" w:id="450">
                      <w:r w:rsidRPr="00000000" w:rsidDel="00000000" w:rsidR="00000000">
                        <w:rPr>
                          <w:rtl w:val="0"/>
                        </w:rPr>
                      </w:r>
                    </w:del>
                  </w:ins>
                </w:sdtContent>
              </w:sdt>
              <w:ins w:date="2022-04-27T19:50:00Z" w:author="Vinícius Russi" w:id="465">
                <w:del w:date="2022-04-27T20:03:01Z" w:author="Vinícius Russi" w:id="450"/>
              </w:ins>
            </w:sdtContent>
          </w:sdt>
        </w:p>
      </w:sdtContent>
    </w:sdt>
    <w:sdt>
      <w:sdtPr>
        <w:tag w:val="goog_rdk_3223"/>
      </w:sdtPr>
      <w:sdtContent>
        <w:p w:rsidRPr="00000000" w:rsidDel="00000000" w:rsidRDefault="00000000" w:rsidR="00000000" w:rsidP="00000000" w14:paraId="00000203">
          <w:pPr>
            <w:spacing w:line="240" w:before="0" w:after="0" w:lineRule="auto"/>
            <w:ind w:hanging="2"/>
            <w:rPr>
              <w:del w:date="2022-04-27T20:03:01Z" w:author="Vinícius Russi" w:id="450"/>
              <w:rPrChange w:date="2022-04-27T21:31:15Z" w:author="Vinícius Russi" w:id="1">
                <w:rPr>
                  <w:sz w:val="22"/>
                  <w:szCs w:val="22"/>
                </w:rPr>
              </w:rPrChange>
            </w:rPr>
            <w:pPrChange w:date="2022-04-27T19:46:17Z" w:author="Vinícius Russi" w:id="0">
              <w:pPr>
                <w:spacing w:line="240" w:after="240" w:lineRule="auto"/>
                <w:ind w:hanging="2"/>
              </w:pPr>
            </w:pPrChange>
          </w:pPr>
          <w:sdt>
            <w:sdtPr>
              <w:tag w:val="goog_rdk_3220"/>
            </w:sdtPr>
            <w:sdtContent>
              <w:del w:date="2022-04-27T20:03:01Z" w:author="Vinícius Russi" w:id="450"/>
              <w:sdt>
                <w:sdtPr>
                  <w:tag w:val="goog_rdk_3221"/>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
                  <w:sdtPr>
                    <w:tag w:val="goog_rdk_3222"/>
                  </w:sdtPr>
                  <w:sdtContent>
                    <w:r w:rsidRPr="00000000" w:rsidDel="00000000" w:rsidR="00000000">
                      <w:rPr>
                        <w:rtl w:val="0"/>
                      </w:rPr>
                    </w:r>
                  </w:sdtContent>
                </w:sdt>
              </w:del>
            </w:sdtContent>
          </w:sdt>
        </w:p>
      </w:sdtContent>
    </w:sdt>
    <w:sdt>
      <w:sdtPr>
        <w:tag w:val="goog_rdk_3245"/>
      </w:sdtPr>
      <w:sdtContent>
        <w:p w:rsidRPr="00000000" w:rsidDel="00000000" w:rsidRDefault="00000000" w:rsidR="00000000" w:rsidP="00000000" w14:paraId="00000204">
          <w:pPr>
            <w:spacing w:line="240" w:before="0" w:after="0" w:lineRule="auto"/>
            <w:ind w:hanging="2"/>
            <w:rPr>
              <w:ins w:date="2022-04-27T19:50:03Z" w:author="Vinícius Russi" w:id="466"/>
              <w:del w:date="2022-04-27T20:03:01Z" w:author="Vinícius Russi" w:id="450"/>
              <w:rPrChange w:date="2022-04-27T21:31:15Z" w:author="Vinícius Russi" w:id="1">
                <w:rPr>
                  <w:sz w:val="22"/>
                  <w:szCs w:val="22"/>
                </w:rPr>
              </w:rPrChange>
            </w:rPr>
          </w:pPr>
          <w:sdt>
            <w:sdtPr>
              <w:tag w:val="goog_rdk_3224"/>
            </w:sdtPr>
            <w:sdtContent>
              <w:del w:date="2022-04-27T20:03:01Z" w:author="Vinícius Russi" w:id="450"/>
              <w:sdt>
                <w:sdtPr>
                  <w:tag w:val="goog_rdk_322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RICHTER, I</w:delText>
                    </w:r>
                  </w:del>
                </w:sdtContent>
              </w:sdt>
              <w:del w:date="2022-04-27T20:03:01Z" w:author="Vinícius Russi" w:id="450">
                <w:sdt>
                  <w:sdtPr>
                    <w:tag w:val="goog_rdk_3226"/>
                  </w:sdtPr>
                  <w:sdtContent>
                    <w:r w:rsidRPr="00000000" w:rsidDel="00000000" w:rsidR="00000000">
                      <w:rPr>
                        <w:rtl w:val="0"/>
                        <w:rPrChange w:date="2022-04-27T21:31:15Z" w:author="Vinícius Russi" w:id="1">
                          <w:rPr>
                            <w:sz w:val="22"/>
                            <w:szCs w:val="22"/>
                          </w:rPr>
                        </w:rPrChange>
                      </w:rPr>
                      <w:delText xml:space="preserve">an</w:delText>
                    </w:r>
                  </w:sdtContent>
                </w:sdt>
                <w:sdt>
                  <w:sdtPr>
                    <w:tag w:val="goog_rdk_3227"/>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228"/>
                  </w:sdtPr>
                  <w:sdtContent>
                    <w:r w:rsidRPr="00000000" w:rsidDel="00000000" w:rsidR="00000000">
                      <w:rPr>
                        <w:rtl w:val="0"/>
                        <w:rPrChange w:date="2022-04-27T21:31:15Z" w:author="Vinícius Russi" w:id="1">
                          <w:rPr>
                            <w:sz w:val="22"/>
                            <w:szCs w:val="22"/>
                          </w:rPr>
                        </w:rPrChange>
                      </w:rPr>
                      <w:delText xml:space="preserve">A</w:delText>
                    </w:r>
                  </w:sdtContent>
                </w:sdt>
                <w:sdt>
                  <w:sdtPr>
                    <w:tag w:val="goog_rdk_3229"/>
                  </w:sdtPr>
                  <w:sdtContent>
                    <w:r w:rsidRPr="00000000" w:rsidDel="00000000" w:rsidR="00000000">
                      <w:rPr>
                        <w:b w:val="1"/>
                        <w:rtl w:val="0"/>
                        <w:rPrChange w:date="2022-04-27T21:31:15Z" w:author="Vinícius Russi" w:id="1">
                          <w:rPr>
                            <w:b w:val="1"/>
                            <w:sz w:val="22"/>
                            <w:szCs w:val="22"/>
                          </w:rPr>
                        </w:rPrChange>
                      </w:rPr>
                      <w:delText xml:space="preserve">chieving Zero Unplanned Downtime with Predictive Maintenance Analytics</w:delText>
                    </w:r>
                  </w:sdtContent>
                </w:sdt>
                <w:sdt>
                  <w:sdtPr>
                    <w:tag w:val="goog_rdk_3230"/>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231"/>
                  </w:sdtPr>
                  <w:sdtContent>
                    <w:r w:rsidRPr="00000000" w:rsidDel="00000000" w:rsidR="00000000">
                      <w:rPr>
                        <w:rtl w:val="0"/>
                        <w:rPrChange w:date="2022-04-27T21:31:15Z" w:author="Vinícius Russi" w:id="1">
                          <w:rPr>
                            <w:sz w:val="22"/>
                            <w:szCs w:val="22"/>
                          </w:rPr>
                        </w:rPrChange>
                      </w:rPr>
                      <w:delText xml:space="preserve">In: </w:delText>
                    </w:r>
                  </w:sdtContent>
                </w:sdt>
                <w:sdt>
                  <w:sdtPr>
                    <w:tag w:val="goog_rdk_3232"/>
                  </w:sdtPr>
                  <w:sdtContent>
                    <w:r w:rsidRPr="00000000" w:rsidDel="00000000" w:rsidR="00000000">
                      <w:rPr>
                        <w:rtl w:val="0"/>
                        <w:rPrChange w:date="2022-04-27T21:31:15Z" w:author="Vinícius Russi" w:id="1">
                          <w:rPr>
                            <w:sz w:val="22"/>
                            <w:szCs w:val="22"/>
                          </w:rPr>
                        </w:rPrChange>
                      </w:rPr>
                      <w:delText xml:space="preserve">Industry</w:delText>
                    </w:r>
                  </w:sdtContent>
                </w:sdt>
              </w:del>
            </w:sdtContent>
          </w:sdt>
          <w:sdt>
            <w:sdtPr>
              <w:tag w:val="goog_rdk_3233"/>
            </w:sdtPr>
            <w:sdtContent>
              <w:ins w:date="2022-04-27T20:03:01Z" w:author="Vinícius Russi" w:id="450">
                <w:sdt>
                  <w:sdtPr>
                    <w:tag w:val="goog_rdk_3234"/>
                  </w:sdtPr>
                  <w:sdtContent>
                    <w:del w:date="2022-04-27T20:03:01Z" w:author="Vinícius Russi" w:id="450"/>
                  </w:sdtContent>
                </w:sdt>
              </w:ins>
              <w:sdt>
                <w:sdtPr>
                  <w:tag w:val="goog_rdk_3235"/>
                </w:sdtPr>
                <w:sdtContent>
                  <w:ins w:date="2022-04-27T20:03:01Z" w:author="Vinícius Russi" w:id="450">
                    <w:del w:date="2022-04-27T20:03:01Z" w:author="Vinícius Russi" w:id="450">
                      <w:r w:rsidRPr="00000000" w:rsidDel="00000000" w:rsidR="00000000">
                        <w:rPr>
                          <w:rtl w:val="0"/>
                          <w:rPrChange w:date="2022-04-27T21:31:15Z" w:author="Vinícius Russi" w:id="1">
                            <w:rPr>
                              <w:sz w:val="22"/>
                              <w:szCs w:val="22"/>
                            </w:rPr>
                          </w:rPrChange>
                        </w:rPr>
                        <w:delText xml:space="preserve">Industry 4.0 Insights</w:delText>
                      </w:r>
                    </w:del>
                  </w:ins>
                </w:sdtContent>
              </w:sdt>
              <w:ins w:date="2022-04-27T20:03:01Z" w:author="Vinícius Russi" w:id="450">
                <w:del w:date="2022-04-27T20:03:01Z" w:author="Vinícius Russi" w:id="450">
                  <w:sdt>
                    <w:sdtPr>
                      <w:tag w:val="goog_rdk_3236"/>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237"/>
                    </w:sdtPr>
                    <w:sdtContent>
                      <w:r w:rsidRPr="00000000" w:rsidDel="00000000" w:rsidR="00000000">
                        <w:rPr>
                          <w:rtl w:val="0"/>
                          <w:rPrChange w:date="2022-04-27T21:31:15Z" w:author="Vinícius Russi" w:id="1">
                            <w:rPr>
                              <w:sz w:val="22"/>
                              <w:szCs w:val="22"/>
                            </w:rPr>
                          </w:rPrChange>
                        </w:rPr>
                        <w:delText xml:space="preserve">s. l.</w:delText>
                      </w:r>
                    </w:sdtContent>
                  </w:sdt>
                  <w:sdt>
                    <w:sdtPr>
                      <w:tag w:val="goog_rdk_3238"/>
                    </w:sdtPr>
                    <w:sdtContent>
                      <w:r w:rsidRPr="00000000" w:rsidDel="00000000" w:rsidR="00000000">
                        <w:rPr>
                          <w:rtl w:val="0"/>
                          <w:rPrChange w:date="2022-04-27T21:31:15Z" w:author="Vinícius Russi" w:id="1">
                            <w:rPr>
                              <w:sz w:val="22"/>
                              <w:szCs w:val="22"/>
                            </w:rPr>
                          </w:rPrChange>
                        </w:rPr>
                        <w:delText xml:space="preserve">],</w:delText>
                      </w:r>
                    </w:sdtContent>
                  </w:sdt>
                </w:del>
              </w:ins>
            </w:sdtContent>
          </w:sdt>
          <w:sdt>
            <w:sdtPr>
              <w:tag w:val="goog_rdk_3239"/>
            </w:sdtPr>
            <w:sdtContent>
              <w:del w:date="2022-04-27T20:03:01Z" w:author="Vinícius Russi" w:id="450"/>
              <w:sdt>
                <w:sdtPr>
                  <w:tag w:val="goog_rdk_3240"/>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4.0 Insights,</w:delText>
                    </w:r>
                  </w:del>
                </w:sdtContent>
              </w:sdt>
              <w:del w:date="2022-04-27T20:03:01Z" w:author="Vinícius Russi" w:id="450">
                <w:sdt>
                  <w:sdtPr>
                    <w:tag w:val="goog_rdk_3241"/>
                  </w:sdtPr>
                  <w:sdtContent>
                    <w:r w:rsidRPr="00000000" w:rsidDel="00000000" w:rsidR="00000000">
                      <w:rPr>
                        <w:rtl w:val="0"/>
                        <w:rPrChange w:date="2022-04-27T21:31:15Z" w:author="Vinícius Russi" w:id="1">
                          <w:rPr>
                            <w:sz w:val="22"/>
                            <w:szCs w:val="22"/>
                          </w:rPr>
                        </w:rPrChange>
                      </w:rPr>
                      <w:delText xml:space="preserve"> 2019.</w:delText>
                    </w:r>
                  </w:sdtContent>
                </w:sdt>
              </w:del>
            </w:sdtContent>
          </w:sdt>
          <w:sdt>
            <w:sdtPr>
              <w:tag w:val="goog_rdk_3242"/>
            </w:sdtPr>
            <w:sdtContent>
              <w:ins w:date="2022-04-27T19:50:03Z" w:author="Vinícius Russi" w:id="466">
                <w:sdt>
                  <w:sdtPr>
                    <w:tag w:val="goog_rdk_3243"/>
                  </w:sdtPr>
                  <w:sdtContent>
                    <w:del w:date="2022-04-27T20:03:01Z" w:author="Vinícius Russi" w:id="450"/>
                  </w:sdtContent>
                </w:sdt>
              </w:ins>
              <w:sdt>
                <w:sdtPr>
                  <w:tag w:val="goog_rdk_3244"/>
                </w:sdtPr>
                <w:sdtContent>
                  <w:ins w:date="2022-04-27T19:50:03Z" w:author="Vinícius Russi" w:id="466">
                    <w:del w:date="2022-04-27T20:03:01Z" w:author="Vinícius Russi" w:id="450">
                      <w:r w:rsidRPr="00000000" w:rsidDel="00000000" w:rsidR="00000000">
                        <w:rPr>
                          <w:rtl w:val="0"/>
                        </w:rPr>
                      </w:r>
                    </w:del>
                  </w:ins>
                </w:sdtContent>
              </w:sdt>
              <w:ins w:date="2022-04-27T19:50:03Z" w:author="Vinícius Russi" w:id="466">
                <w:del w:date="2022-04-27T20:03:01Z" w:author="Vinícius Russi" w:id="450"/>
              </w:ins>
            </w:sdtContent>
          </w:sdt>
        </w:p>
      </w:sdtContent>
    </w:sdt>
    <w:sdt>
      <w:sdtPr>
        <w:tag w:val="goog_rdk_3250"/>
      </w:sdtPr>
      <w:sdtContent>
        <w:p w:rsidRPr="00000000" w:rsidDel="00000000" w:rsidRDefault="00000000" w:rsidR="00000000" w:rsidP="00000000" w14:paraId="00000205">
          <w:pPr>
            <w:spacing w:line="240" w:before="0" w:after="0" w:lineRule="auto"/>
            <w:ind w:hanging="2"/>
            <w:rPr>
              <w:del w:date="2022-04-27T20:03:01Z" w:author="Vinícius Russi" w:id="450"/>
              <w:rPrChange w:date="2022-04-27T21:31:15Z" w:author="Vinícius Russi" w:id="1">
                <w:rPr>
                  <w:sz w:val="22"/>
                  <w:szCs w:val="22"/>
                </w:rPr>
              </w:rPrChange>
            </w:rPr>
            <w:pPrChange w:date="2022-04-27T19:46:17Z" w:author="Vinícius Russi" w:id="0">
              <w:pPr>
                <w:spacing w:line="240" w:after="240" w:lineRule="auto"/>
                <w:ind w:hanging="2"/>
              </w:pPr>
            </w:pPrChange>
          </w:pPr>
          <w:sdt>
            <w:sdtPr>
              <w:tag w:val="goog_rdk_3247"/>
            </w:sdtPr>
            <w:sdtContent>
              <w:del w:date="2022-04-27T20:03:01Z" w:author="Vinícius Russi" w:id="450"/>
              <w:sdt>
                <w:sdtPr>
                  <w:tag w:val="goog_rdk_324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
                  <w:sdtPr>
                    <w:tag w:val="goog_rdk_3249"/>
                  </w:sdtPr>
                  <w:sdtContent>
                    <w:r w:rsidRPr="00000000" w:rsidDel="00000000" w:rsidR="00000000">
                      <w:rPr>
                        <w:rtl w:val="0"/>
                      </w:rPr>
                    </w:r>
                  </w:sdtContent>
                </w:sdt>
              </w:del>
            </w:sdtContent>
          </w:sdt>
        </w:p>
      </w:sdtContent>
    </w:sdt>
    <w:sdt>
      <w:sdtPr>
        <w:tag w:val="goog_rdk_3264"/>
      </w:sdtPr>
      <w:sdtContent>
        <w:p w:rsidRPr="00000000" w:rsidDel="00000000" w:rsidRDefault="00000000" w:rsidR="00000000" w:rsidP="00000000" w14:paraId="00000206">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251"/>
            </w:sdtPr>
            <w:sdtContent>
              <w:del w:date="2022-04-27T20:03:01Z" w:author="Vinícius Russi" w:id="450"/>
              <w:sdt>
                <w:sdtPr>
                  <w:tag w:val="goog_rdk_325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WUTTKE, R. A.; </w:delText>
                    </w:r>
                  </w:del>
                </w:sdtContent>
              </w:sdt>
              <w:del w:date="2022-04-27T20:03:01Z" w:author="Vinícius Russi" w:id="450">
                <w:sdt>
                  <w:sdtPr>
                    <w:tag w:val="goog_rdk_3253"/>
                  </w:sdtPr>
                  <w:sdtContent>
                    <w:r w:rsidRPr="00000000" w:rsidDel="00000000" w:rsidR="00000000">
                      <w:rPr>
                        <w:rtl w:val="0"/>
                        <w:rPrChange w:date="2022-04-27T21:31:15Z" w:author="Vinícius Russi" w:id="1">
                          <w:rPr>
                            <w:sz w:val="22"/>
                            <w:szCs w:val="22"/>
                          </w:rPr>
                        </w:rPrChange>
                      </w:rPr>
                      <w:delText xml:space="preserve">SELLITO,</w:delText>
                    </w:r>
                  </w:sdtContent>
                </w:sdt>
                <w:sdt>
                  <w:sdtPr>
                    <w:tag w:val="goog_rdk_3254"/>
                  </w:sdtPr>
                  <w:sdtContent>
                    <w:r w:rsidRPr="00000000" w:rsidDel="00000000" w:rsidR="00000000">
                      <w:rPr>
                        <w:rtl w:val="0"/>
                        <w:rPrChange w:date="2022-04-27T21:31:15Z" w:author="Vinícius Russi" w:id="1">
                          <w:rPr>
                            <w:sz w:val="22"/>
                            <w:szCs w:val="22"/>
                          </w:rPr>
                        </w:rPrChange>
                      </w:rPr>
                      <w:delText xml:space="preserve"> M. A. </w:delText>
                    </w:r>
                  </w:sdtContent>
                </w:sdt>
                <w:sdt>
                  <w:sdtPr>
                    <w:tag w:val="goog_rdk_3255"/>
                  </w:sdtPr>
                  <w:sdtContent>
                    <w:r w:rsidRPr="00000000" w:rsidDel="00000000" w:rsidR="00000000">
                      <w:rPr>
                        <w:b w:val="1"/>
                        <w:rtl w:val="0"/>
                        <w:rPrChange w:date="2022-04-27T21:31:15Z" w:author="Vinícius Russi" w:id="1">
                          <w:rPr>
                            <w:b w:val="1"/>
                            <w:sz w:val="22"/>
                            <w:szCs w:val="22"/>
                          </w:rPr>
                        </w:rPrChange>
                      </w:rPr>
                      <w:delText xml:space="preserve">Cálculo da disponibilidade e da posição na curva da banheira de uma válvula de processo petroquímico</w:delText>
                    </w:r>
                  </w:sdtContent>
                </w:sdt>
                <w:sdt>
                  <w:sdtPr>
                    <w:tag w:val="goog_rdk_3256"/>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257"/>
                  </w:sdtPr>
                  <w:sdtContent>
                    <w:r w:rsidRPr="00000000" w:rsidDel="00000000" w:rsidR="00000000">
                      <w:rPr>
                        <w:rtl w:val="0"/>
                        <w:rPrChange w:date="2022-04-27T21:31:15Z" w:author="Vinícius Russi" w:id="1">
                          <w:rPr>
                            <w:sz w:val="22"/>
                            <w:szCs w:val="22"/>
                          </w:rPr>
                        </w:rPrChange>
                      </w:rPr>
                      <w:delText xml:space="preserve">Revista Produção Online</w:delText>
                    </w:r>
                  </w:sdtContent>
                </w:sdt>
                <w:sdt>
                  <w:sdtPr>
                    <w:tag w:val="goog_rdk_3258"/>
                  </w:sdtPr>
                  <w:sdtContent>
                    <w:r w:rsidRPr="00000000" w:rsidDel="00000000" w:rsidR="00000000">
                      <w:rPr>
                        <w:rtl w:val="0"/>
                        <w:rPrChange w:date="2022-04-27T21:31:15Z" w:author="Vinícius Russi" w:id="1">
                          <w:rPr>
                            <w:sz w:val="22"/>
                            <w:szCs w:val="22"/>
                          </w:rPr>
                        </w:rPrChange>
                      </w:rPr>
                      <w:delText xml:space="preserve">, v. 8, n.</w:delText>
                    </w:r>
                  </w:sdtContent>
                </w:sdt>
              </w:del>
            </w:sdtContent>
          </w:sdt>
          <w:sdt>
            <w:sdtPr>
              <w:tag w:val="goog_rdk_3259"/>
            </w:sdtPr>
            <w:sdtContent>
              <w:ins w:date="2022-04-27T20:03:41Z" w:author="Vinícius Russi" w:id="467">
                <w:sdt>
                  <w:sdtPr>
                    <w:tag w:val="goog_rdk_3260"/>
                  </w:sdtPr>
                  <w:sdtContent>
                    <w:del w:date="2022-04-27T20:03:01Z" w:author="Vinícius Russi" w:id="450"/>
                  </w:sdtContent>
                </w:sdt>
              </w:ins>
              <w:sdt>
                <w:sdtPr>
                  <w:tag w:val="goog_rdk_3261"/>
                </w:sdtPr>
                <w:sdtContent>
                  <w:ins w:date="2022-04-27T20:03:41Z" w:author="Vinícius Russi" w:id="467">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ins>
                </w:sdtContent>
              </w:sdt>
              <w:ins w:date="2022-04-27T20:03:41Z" w:author="Vinícius Russi" w:id="467">
                <w:del w:date="2022-04-27T20:03:01Z" w:author="Vinícius Russi" w:id="450"/>
              </w:ins>
            </w:sdtContent>
          </w:sdt>
          <w:sdt>
            <w:sdtPr>
              <w:tag w:val="goog_rdk_3262"/>
            </w:sdtPr>
            <w:sdtContent>
              <w:del w:date="2022-04-27T20:03:01Z" w:author="Vinícius Russi" w:id="450"/>
              <w:sdt>
                <w:sdtPr>
                  <w:tag w:val="goog_rdk_3263"/>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4, p. 1-23, 2008.</w:delText>
                    </w:r>
                  </w:del>
                </w:sdtContent>
              </w:sdt>
              <w:del w:date="2022-04-27T20:03:01Z" w:author="Vinícius Russi" w:id="450"/>
            </w:sdtContent>
          </w:sdt>
        </w:p>
      </w:sdtContent>
    </w:sdt>
    <w:sdt>
      <w:sdtPr>
        <w:tag w:val="goog_rdk_3267"/>
      </w:sdtPr>
      <w:sdtContent>
        <w:p w:rsidRPr="00000000" w:rsidDel="00000000" w:rsidRDefault="00000000" w:rsidR="00000000" w:rsidP="00000000" w14:paraId="00000207">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265"/>
            </w:sdtPr>
            <w:sdtContent>
              <w:del w:date="2022-04-27T20:03:01Z" w:author="Vinícius Russi" w:id="450"/>
              <w:sdt>
                <w:sdtPr>
                  <w:tag w:val="goog_rdk_3266"/>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290"/>
      </w:sdtPr>
      <w:sdtContent>
        <w:p w:rsidRPr="00000000" w:rsidDel="00000000" w:rsidRDefault="00000000" w:rsidR="00000000" w:rsidP="00000000" w14:paraId="00000208">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268"/>
            </w:sdtPr>
            <w:sdtContent>
              <w:del w:date="2022-04-27T20:03:01Z" w:author="Vinícius Russi" w:id="450"/>
              <w:sdt>
                <w:sdtPr>
                  <w:tag w:val="goog_rdk_3269"/>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KUHLMAN, D</w:delText>
                    </w:r>
                  </w:del>
                </w:sdtContent>
              </w:sdt>
              <w:del w:date="2022-04-27T20:03:01Z" w:author="Vinícius Russi" w:id="450">
                <w:sdt>
                  <w:sdtPr>
                    <w:tag w:val="goog_rdk_3270"/>
                  </w:sdtPr>
                  <w:sdtContent>
                    <w:r w:rsidRPr="00000000" w:rsidDel="00000000" w:rsidR="00000000">
                      <w:rPr>
                        <w:rtl w:val="0"/>
                        <w:rPrChange w:date="2022-04-27T21:31:15Z" w:author="Vinícius Russi" w:id="1">
                          <w:rPr>
                            <w:sz w:val="22"/>
                            <w:szCs w:val="22"/>
                          </w:rPr>
                        </w:rPrChange>
                      </w:rPr>
                      <w:delText xml:space="preserve">AVE</w:delText>
                    </w:r>
                  </w:sdtContent>
                </w:sdt>
                <w:sdt>
                  <w:sdtPr>
                    <w:tag w:val="goog_rdk_3271"/>
                  </w:sdtPr>
                  <w:sdtContent>
                    <w:r w:rsidRPr="00000000" w:rsidDel="00000000" w:rsidR="00000000">
                      <w:rPr>
                        <w:rtl w:val="0"/>
                        <w:rPrChange w:date="2022-04-27T21:31:15Z" w:author="Vinícius Russi" w:id="1">
                          <w:rPr>
                            <w:sz w:val="22"/>
                            <w:szCs w:val="22"/>
                          </w:rPr>
                        </w:rPrChange>
                      </w:rPr>
                      <w:delText xml:space="preserve">. </w:delText>
                    </w:r>
                  </w:sdtContent>
                </w:sdt>
              </w:del>
            </w:sdtContent>
          </w:sdt>
          <w:sdt>
            <w:sdtPr>
              <w:tag w:val="goog_rdk_3272"/>
            </w:sdtPr>
            <w:sdtContent>
              <w:ins w:date="2022-04-27T20:04:19Z" w:author="Vinícius Russi" w:id="468">
                <w:sdt>
                  <w:sdtPr>
                    <w:tag w:val="goog_rdk_3273"/>
                  </w:sdtPr>
                  <w:sdtContent>
                    <w:del w:date="2022-04-27T20:03:01Z" w:author="Vinícius Russi" w:id="450"/>
                  </w:sdtContent>
                </w:sdt>
              </w:ins>
              <w:sdt>
                <w:sdtPr>
                  <w:tag w:val="goog_rdk_3274"/>
                </w:sdtPr>
                <w:sdtContent>
                  <w:ins w:date="2022-04-27T20:04:19Z" w:author="Vinícius Russi" w:id="468">
                    <w:del w:date="2022-04-27T20:03:01Z" w:author="Vinícius Russi" w:id="450">
                      <w:r w:rsidRPr="00000000" w:rsidDel="00000000" w:rsidR="00000000">
                        <w:rPr>
                          <w:rtl w:val="0"/>
                          <w:rPrChange w:date="2022-04-27T21:31:15Z" w:author="Vinícius Russi" w:id="1">
                            <w:rPr>
                              <w:sz w:val="22"/>
                              <w:szCs w:val="22"/>
                            </w:rPr>
                          </w:rPrChange>
                        </w:rPr>
                        <w:delText xml:space="preserve">Introductions Etc. </w:delText>
                      </w:r>
                    </w:del>
                  </w:ins>
                </w:sdtContent>
              </w:sdt>
              <w:ins w:date="2022-04-27T20:04:19Z" w:author="Vinícius Russi" w:id="468">
                <w:del w:date="2022-04-27T20:03:01Z" w:author="Vinícius Russi" w:id="450">
                  <w:sdt>
                    <w:sdtPr>
                      <w:tag w:val="goog_rdk_3275"/>
                    </w:sdtPr>
                    <w:sdtContent>
                      <w:r w:rsidRPr="00000000" w:rsidDel="00000000" w:rsidR="00000000">
                        <w:rPr>
                          <w:rtl w:val="0"/>
                          <w:rPrChange w:date="2022-04-27T21:31:15Z" w:author="Vinícius Russi" w:id="1">
                            <w:rPr>
                              <w:sz w:val="22"/>
                              <w:szCs w:val="22"/>
                            </w:rPr>
                          </w:rPrChange>
                        </w:rPr>
                        <w:delText xml:space="preserve">In</w:delText>
                      </w:r>
                    </w:sdtContent>
                  </w:sdt>
                  <w:sdt>
                    <w:sdtPr>
                      <w:tag w:val="goog_rdk_3276"/>
                    </w:sdtPr>
                    <w:sdtContent>
                      <w:r w:rsidRPr="00000000" w:rsidDel="00000000" w:rsidR="00000000">
                        <w:rPr>
                          <w:rtl w:val="0"/>
                          <w:rPrChange w:date="2022-04-27T21:31:15Z" w:author="Vinícius Russi" w:id="1">
                            <w:rPr>
                              <w:sz w:val="22"/>
                              <w:szCs w:val="22"/>
                            </w:rPr>
                          </w:rPrChange>
                        </w:rPr>
                        <w:delText xml:space="preserve">: KUHLMAN, D. </w:delText>
                      </w:r>
                    </w:sdtContent>
                  </w:sdt>
                </w:del>
              </w:ins>
            </w:sdtContent>
          </w:sdt>
          <w:sdt>
            <w:sdtPr>
              <w:tag w:val="goog_rdk_3277"/>
            </w:sdtPr>
            <w:sdtContent>
              <w:del w:date="2022-04-27T20:03:01Z" w:author="Vinícius Russi" w:id="450"/>
              <w:sdt>
                <w:sdtPr>
                  <w:tag w:val="goog_rdk_327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279"/>
                  </w:sdtPr>
                  <w:sdtContent>
                    <w:r w:rsidRPr="00000000" w:rsidDel="00000000" w:rsidR="00000000">
                      <w:rPr>
                        <w:b w:val="1"/>
                        <w:rtl w:val="0"/>
                        <w:rPrChange w:date="2022-04-27T21:31:15Z" w:author="Vinícius Russi" w:id="1">
                          <w:rPr>
                            <w:b w:val="1"/>
                            <w:sz w:val="22"/>
                            <w:szCs w:val="22"/>
                          </w:rPr>
                        </w:rPrChange>
                      </w:rPr>
                      <w:delText xml:space="preserve">A Python Book: Beginning Python, Advanced Python, and Python Exercises</w:delText>
                    </w:r>
                  </w:sdtContent>
                </w:sdt>
                <w:sdt>
                  <w:sdtPr>
                    <w:tag w:val="goog_rdk_3280"/>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281"/>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282"/>
                  </w:sdtPr>
                  <w:sdtContent>
                    <w:r w:rsidRPr="00000000" w:rsidDel="00000000" w:rsidR="00000000">
                      <w:rPr>
                        <w:rtl w:val="0"/>
                        <w:rPrChange w:date="2022-04-27T21:31:15Z" w:author="Vinícius Russi" w:id="1">
                          <w:rPr>
                            <w:sz w:val="22"/>
                            <w:szCs w:val="22"/>
                          </w:rPr>
                        </w:rPrChange>
                      </w:rPr>
                      <w:delText xml:space="preserve">Seção 1.1. Rev 1.3a</w:delText>
                    </w:r>
                  </w:sdtContent>
                </w:sdt>
              </w:del>
            </w:sdtContent>
          </w:sdt>
          <w:sdt>
            <w:sdtPr>
              <w:tag w:val="goog_rdk_3283"/>
            </w:sdtPr>
            <w:sdtContent>
              <w:ins w:date="2022-04-27T20:06:49Z" w:author="Vinícius Russi" w:id="469">
                <w:sdt>
                  <w:sdtPr>
                    <w:tag w:val="goog_rdk_3284"/>
                  </w:sdtPr>
                  <w:sdtContent>
                    <w:del w:date="2022-04-27T20:03:01Z" w:author="Vinícius Russi" w:id="450"/>
                  </w:sdtContent>
                </w:sdt>
              </w:ins>
              <w:sdt>
                <w:sdtPr>
                  <w:tag w:val="goog_rdk_3285"/>
                </w:sdtPr>
                <w:sdtContent>
                  <w:ins w:date="2022-04-27T20:06:49Z" w:author="Vinícius Russi" w:id="469">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06:49Z" w:author="Vinícius Russi" w:id="469">
                <w:del w:date="2022-04-27T20:03:01Z" w:author="Vinícius Russi" w:id="450">
                  <w:sdt>
                    <w:sdtPr>
                      <w:tag w:val="goog_rdk_3286"/>
                    </w:sdtPr>
                    <w:sdtContent>
                      <w:r w:rsidRPr="00000000" w:rsidDel="00000000" w:rsidR="00000000">
                        <w:rPr>
                          <w:rtl w:val="0"/>
                          <w:rPrChange w:date="2022-04-27T21:31:15Z" w:author="Vinícius Russi" w:id="1">
                            <w:rPr>
                              <w:sz w:val="22"/>
                              <w:szCs w:val="22"/>
                            </w:rPr>
                          </w:rPrChange>
                        </w:rPr>
                        <w:delText xml:space="preserve">S. l.: s. n.</w:delText>
                      </w:r>
                    </w:sdtContent>
                  </w:sdt>
                  <w:sdt>
                    <w:sdtPr>
                      <w:tag w:val="goog_rdk_3287"/>
                    </w:sdtPr>
                    <w:sdtContent>
                      <w:r w:rsidRPr="00000000" w:rsidDel="00000000" w:rsidR="00000000">
                        <w:rPr>
                          <w:rtl w:val="0"/>
                          <w:rPrChange w:date="2022-04-27T21:31:15Z" w:author="Vinícius Russi" w:id="1">
                            <w:rPr>
                              <w:sz w:val="22"/>
                              <w:szCs w:val="22"/>
                            </w:rPr>
                          </w:rPrChange>
                        </w:rPr>
                        <w:delText xml:space="preserve">]</w:delText>
                      </w:r>
                    </w:sdtContent>
                  </w:sdt>
                </w:del>
              </w:ins>
            </w:sdtContent>
          </w:sdt>
          <w:sdt>
            <w:sdtPr>
              <w:tag w:val="goog_rdk_3288"/>
            </w:sdtPr>
            <w:sdtContent>
              <w:del w:date="2022-04-27T20:03:01Z" w:author="Vinícius Russi" w:id="450"/>
              <w:sdt>
                <w:sdtPr>
                  <w:tag w:val="goog_rdk_3289"/>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2013.</w:delText>
                    </w:r>
                  </w:del>
                </w:sdtContent>
              </w:sdt>
              <w:del w:date="2022-04-27T20:03:01Z" w:author="Vinícius Russi" w:id="450"/>
            </w:sdtContent>
          </w:sdt>
        </w:p>
      </w:sdtContent>
    </w:sdt>
    <w:sdt>
      <w:sdtPr>
        <w:tag w:val="goog_rdk_3293"/>
      </w:sdtPr>
      <w:sdtContent>
        <w:p w:rsidRPr="00000000" w:rsidDel="00000000" w:rsidRDefault="00000000" w:rsidR="00000000" w:rsidP="00000000" w14:paraId="00000209">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291"/>
            </w:sdtPr>
            <w:sdtContent>
              <w:del w:date="2022-04-27T20:03:01Z" w:author="Vinícius Russi" w:id="450"/>
              <w:sdt>
                <w:sdtPr>
                  <w:tag w:val="goog_rdk_3292"/>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319"/>
      </w:sdtPr>
      <w:sdtContent>
        <w:p w:rsidRPr="00000000" w:rsidDel="00000000" w:rsidRDefault="00000000" w:rsidR="00000000" w:rsidP="00000000" w14:paraId="0000020A">
          <w:pPr>
            <w:spacing w:line="240" w:before="0" w:after="0" w:lineRule="auto"/>
            <w:ind w:firstLine="0"/>
            <w:rPr>
              <w:ins w:date="2022-04-27T19:50:06Z" w:author="Vinícius Russi" w:id="472"/>
              <w:del w:date="2022-04-27T20:03:01Z" w:author="Vinícius Russi" w:id="450"/>
              <w:rPrChange w:date="2022-04-27T21:31:15Z" w:author="Vinícius Russi" w:id="1">
                <w:rPr>
                  <w:sz w:val="22"/>
                  <w:szCs w:val="22"/>
                </w:rPr>
              </w:rPrChange>
            </w:rPr>
          </w:pPr>
          <w:sdt>
            <w:sdtPr>
              <w:tag w:val="goog_rdk_3294"/>
            </w:sdtPr>
            <w:sdtContent>
              <w:del w:date="2022-04-27T20:03:01Z" w:author="Vinícius Russi" w:id="450"/>
              <w:sdt>
                <w:sdtPr>
                  <w:tag w:val="goog_rdk_329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ROSSUM, G</w:delText>
                    </w:r>
                  </w:del>
                </w:sdtContent>
              </w:sdt>
              <w:del w:date="2022-04-27T20:03:01Z" w:author="Vinícius Russi" w:id="450">
                <w:sdt>
                  <w:sdtPr>
                    <w:tag w:val="goog_rdk_3296"/>
                  </w:sdtPr>
                  <w:sdtContent>
                    <w:r w:rsidRPr="00000000" w:rsidDel="00000000" w:rsidR="00000000">
                      <w:rPr>
                        <w:rtl w:val="0"/>
                        <w:rPrChange w:date="2022-04-27T21:31:15Z" w:author="Vinícius Russi" w:id="1">
                          <w:rPr>
                            <w:sz w:val="22"/>
                            <w:szCs w:val="22"/>
                          </w:rPr>
                        </w:rPrChange>
                      </w:rPr>
                      <w:delText xml:space="preserve">UIDO</w:delText>
                    </w:r>
                  </w:sdtContent>
                </w:sdt>
              </w:del>
            </w:sdtContent>
          </w:sdt>
          <w:sdt>
            <w:sdtPr>
              <w:tag w:val="goog_rdk_3297"/>
            </w:sdtPr>
            <w:sdtContent>
              <w:ins w:date="2022-04-27T19:59:44Z" w:author="Vinícius Russi" w:id="470">
                <w:sdt>
                  <w:sdtPr>
                    <w:tag w:val="goog_rdk_3298"/>
                  </w:sdtPr>
                  <w:sdtContent>
                    <w:del w:date="2022-04-27T20:03:01Z" w:author="Vinícius Russi" w:id="450"/>
                  </w:sdtContent>
                </w:sdt>
              </w:ins>
              <w:sdt>
                <w:sdtPr>
                  <w:tag w:val="goog_rdk_3299"/>
                </w:sdtPr>
                <w:sdtContent>
                  <w:ins w:date="2022-04-27T19:59:44Z" w:author="Vinícius Russi" w:id="470">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19:59:44Z" w:author="Vinícius Russi" w:id="470">
                <w:del w:date="2022-04-27T20:03:01Z" w:author="Vinícius Russi" w:id="450"/>
              </w:ins>
            </w:sdtContent>
          </w:sdt>
          <w:sdt>
            <w:sdtPr>
              <w:tag w:val="goog_rdk_3300"/>
            </w:sdtPr>
            <w:sdtContent>
              <w:del w:date="2022-04-27T20:03:01Z" w:author="Vinícius Russi" w:id="450"/>
              <w:sdt>
                <w:sdtPr>
                  <w:tag w:val="goog_rdk_3301"/>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Content>
          </w:sdt>
          <w:sdt>
            <w:sdtPr>
              <w:tag w:val="goog_rdk_3302"/>
            </w:sdtPr>
            <w:sdtContent>
              <w:ins w:date="2022-04-27T19:59:47Z" w:author="Vinícius Russi" w:id="471">
                <w:sdt>
                  <w:sdtPr>
                    <w:tag w:val="goog_rdk_3303"/>
                  </w:sdtPr>
                  <w:sdtContent>
                    <w:del w:date="2022-04-27T20:03:01Z" w:author="Vinícius Russi" w:id="450"/>
                  </w:sdtContent>
                </w:sdt>
              </w:ins>
              <w:sdt>
                <w:sdtPr>
                  <w:tag w:val="goog_rdk_3304"/>
                </w:sdtPr>
                <w:sdtContent>
                  <w:ins w:date="2022-04-27T19:59:47Z" w:author="Vinícius Russi" w:id="471">
                    <w:del w:date="2022-04-27T20:03:01Z" w:author="Vinícius Russi" w:id="450">
                      <w:r w:rsidRPr="00000000" w:rsidDel="00000000" w:rsidR="00000000">
                        <w:rPr>
                          <w:rtl w:val="0"/>
                          <w:rPrChange w:date="2022-04-27T21:31:15Z" w:author="Vinícius Russi" w:id="1">
                            <w:rPr>
                              <w:sz w:val="22"/>
                              <w:szCs w:val="22"/>
                            </w:rPr>
                          </w:rPrChange>
                        </w:rPr>
                        <w:delText xml:space="preserve">van</w:delText>
                      </w:r>
                    </w:del>
                  </w:ins>
                </w:sdtContent>
              </w:sdt>
              <w:ins w:date="2022-04-27T19:59:47Z" w:author="Vinícius Russi" w:id="471">
                <w:del w:date="2022-04-27T20:03:01Z" w:author="Vinícius Russi" w:id="450"/>
              </w:ins>
            </w:sdtContent>
          </w:sdt>
          <w:sdt>
            <w:sdtPr>
              <w:tag w:val="goog_rdk_3305"/>
            </w:sdtPr>
            <w:sdtContent>
              <w:del w:date="2022-04-27T20:03:01Z" w:author="Vinícius Russi" w:id="450"/>
              <w:sdt>
                <w:sdtPr>
                  <w:tag w:val="goog_rdk_3306"/>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VAN</w:delText>
                    </w:r>
                  </w:del>
                </w:sdtContent>
              </w:sdt>
              <w:del w:date="2022-04-27T20:03:01Z" w:author="Vinícius Russi" w:id="450">
                <w:sdt>
                  <w:sdtPr>
                    <w:tag w:val="goog_rdk_3307"/>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308"/>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309"/>
                  </w:sdtPr>
                  <w:sdtContent>
                    <w:r w:rsidRPr="00000000" w:rsidDel="00000000" w:rsidR="00000000">
                      <w:rPr>
                        <w:b w:val="1"/>
                        <w:rtl w:val="0"/>
                        <w:rPrChange w:date="2022-04-27T21:31:15Z" w:author="Vinícius Russi" w:id="1">
                          <w:rPr>
                            <w:b w:val="1"/>
                            <w:sz w:val="22"/>
                            <w:szCs w:val="22"/>
                          </w:rPr>
                        </w:rPrChange>
                      </w:rPr>
                      <w:delText xml:space="preserve">The History of Python</w:delText>
                    </w:r>
                  </w:sdtContent>
                </w:sdt>
                <w:sdt>
                  <w:sdtPr>
                    <w:tag w:val="goog_rdk_3310"/>
                  </w:sdtPr>
                  <w:sdtContent>
                    <w:r w:rsidRPr="00000000" w:rsidDel="00000000" w:rsidR="00000000">
                      <w:rPr>
                        <w:b w:val="1"/>
                        <w:rtl w:val="0"/>
                        <w:rPrChange w:date="2022-04-27T21:31:15Z" w:author="Vinícius Russi" w:id="1">
                          <w:rPr>
                            <w:b w:val="1"/>
                            <w:sz w:val="22"/>
                            <w:szCs w:val="22"/>
                          </w:rPr>
                        </w:rPrChange>
                      </w:rPr>
                      <w:delText xml:space="preserve">: A Brief Timeline of Python</w:delText>
                    </w:r>
                  </w:sdtContent>
                </w:sdt>
                <w:sdt>
                  <w:sdtPr>
                    <w:tag w:val="goog_rdk_3311"/>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312"/>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313"/>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314"/>
                  </w:sdtPr>
                  <w:sdtContent>
                    <w:r w:rsidRPr="00000000" w:rsidDel="00000000" w:rsidR="00000000">
                      <w:rPr>
                        <w:rtl w:val="0"/>
                        <w:rPrChange w:date="2022-04-27T21:31:15Z" w:author="Vinícius Russi" w:id="1">
                          <w:rPr>
                            <w:sz w:val="22"/>
                            <w:szCs w:val="22"/>
                          </w:rPr>
                        </w:rPrChange>
                      </w:rPr>
                      <w:delText xml:space="preserve">The History of Python. </w:delText>
                    </w:r>
                  </w:sdtContent>
                </w:sdt>
                <w:sdt>
                  <w:sdtPr>
                    <w:tag w:val="goog_rdk_3315"/>
                  </w:sdtPr>
                  <w:sdtContent>
                    <w:r w:rsidRPr="00000000" w:rsidDel="00000000" w:rsidR="00000000">
                      <w:rPr>
                        <w:rtl w:val="0"/>
                        <w:rPrChange w:date="2022-04-27T21:31:15Z" w:author="Vinícius Russi" w:id="1">
                          <w:rPr>
                            <w:sz w:val="22"/>
                            <w:szCs w:val="22"/>
                          </w:rPr>
                        </w:rPrChange>
                      </w:rPr>
                      <w:delText xml:space="preserve">Retirado do original em 2022.</w:delText>
                    </w:r>
                  </w:sdtContent>
                </w:sdt>
              </w:del>
            </w:sdtContent>
          </w:sdt>
          <w:sdt>
            <w:sdtPr>
              <w:tag w:val="goog_rdk_3316"/>
            </w:sdtPr>
            <w:sdtContent>
              <w:ins w:date="2022-04-27T19:50:06Z" w:author="Vinícius Russi" w:id="472">
                <w:sdt>
                  <w:sdtPr>
                    <w:tag w:val="goog_rdk_3317"/>
                  </w:sdtPr>
                  <w:sdtContent>
                    <w:del w:date="2022-04-27T20:03:01Z" w:author="Vinícius Russi" w:id="450"/>
                  </w:sdtContent>
                </w:sdt>
              </w:ins>
              <w:sdt>
                <w:sdtPr>
                  <w:tag w:val="goog_rdk_3318"/>
                </w:sdtPr>
                <w:sdtContent>
                  <w:ins w:date="2022-04-27T19:50:06Z" w:author="Vinícius Russi" w:id="472">
                    <w:del w:date="2022-04-27T20:03:01Z" w:author="Vinícius Russi" w:id="450">
                      <w:r w:rsidRPr="00000000" w:rsidDel="00000000" w:rsidR="00000000">
                        <w:rPr>
                          <w:rtl w:val="0"/>
                        </w:rPr>
                      </w:r>
                    </w:del>
                  </w:ins>
                </w:sdtContent>
              </w:sdt>
              <w:ins w:date="2022-04-27T19:50:06Z" w:author="Vinícius Russi" w:id="472">
                <w:del w:date="2022-04-27T20:03:01Z" w:author="Vinícius Russi" w:id="450"/>
              </w:ins>
            </w:sdtContent>
          </w:sdt>
        </w:p>
      </w:sdtContent>
    </w:sdt>
    <w:sdt>
      <w:sdtPr>
        <w:tag w:val="goog_rdk_3323"/>
      </w:sdtPr>
      <w:sdtContent>
        <w:p w:rsidRPr="00000000" w:rsidDel="00000000" w:rsidRDefault="00000000" w:rsidR="00000000" w:rsidP="00000000" w14:paraId="0000020B">
          <w:pPr>
            <w:spacing w:line="240" w:before="0" w:after="0" w:lineRule="auto"/>
            <w:ind w:firstLine="0"/>
            <w:rPr>
              <w:del w:date="2022-04-27T20:03:01Z" w:author="Vinícius Russi" w:id="450"/>
              <w:rPrChange w:date="2022-04-27T21:31:15Z" w:author="Vinícius Russi" w:id="1">
                <w:rPr>
                  <w:sz w:val="22"/>
                  <w:szCs w:val="22"/>
                </w:rPr>
              </w:rPrChange>
            </w:rPr>
            <w:pPrChange w:date="2022-04-27T19:46:17Z" w:author="Vinícius Russi" w:id="0">
              <w:pPr>
                <w:spacing w:line="276" w:lineRule="auto"/>
                <w:ind w:firstLine="0"/>
              </w:pPr>
            </w:pPrChange>
          </w:pPr>
          <w:sdt>
            <w:sdtPr>
              <w:tag w:val="goog_rdk_3321"/>
            </w:sdtPr>
            <w:sdtContent>
              <w:del w:date="2022-04-27T20:03:01Z" w:author="Vinícius Russi" w:id="450"/>
              <w:sdt>
                <w:sdtPr>
                  <w:tag w:val="goog_rdk_3322"/>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352"/>
      </w:sdtPr>
      <w:sdtContent>
        <w:p w:rsidRPr="00000000" w:rsidDel="00000000" w:rsidRDefault="00000000" w:rsidR="00000000" w:rsidP="00000000" w14:paraId="0000020C">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19:50:08Z" w:author="Vinícius Russi" w:id="475"/>
              <w:del w:date="2022-04-27T20:03:01Z" w:author="Vinícius Russi" w:id="450"/>
              <w:rPrChange w:date="2022-04-27T21:31:15Z" w:author="Vinícius Russi" w:id="1">
                <w:rPr>
                  <w:sz w:val="22"/>
                  <w:szCs w:val="22"/>
                </w:rPr>
              </w:rPrChange>
            </w:rPr>
          </w:pPr>
          <w:sdt>
            <w:sdtPr>
              <w:tag w:val="goog_rdk_3324"/>
            </w:sdtPr>
            <w:sdtContent>
              <w:del w:date="2022-04-27T20:03:01Z" w:author="Vinícius Russi" w:id="450"/>
              <w:sdt>
                <w:sdtPr>
                  <w:tag w:val="goog_rdk_332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PYTHON SOFTWARE FOUNDATION</w:delText>
                    </w:r>
                  </w:del>
                </w:sdtContent>
              </w:sdt>
              <w:del w:date="2022-04-27T20:03:01Z" w:author="Vinícius Russi" w:id="450">
                <w:sdt>
                  <w:sdtPr>
                    <w:tag w:val="goog_rdk_3326"/>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327"/>
                  </w:sdtPr>
                  <w:sdtContent>
                    <w:r w:rsidRPr="00000000" w:rsidDel="00000000" w:rsidR="00000000">
                      <w:rPr>
                        <w:b w:val="1"/>
                        <w:rtl w:val="0"/>
                        <w:rPrChange w:date="2022-04-27T21:31:15Z" w:author="Vinícius Russi" w:id="1">
                          <w:rPr>
                            <w:b w:val="1"/>
                            <w:sz w:val="22"/>
                            <w:szCs w:val="22"/>
                          </w:rPr>
                        </w:rPrChange>
                      </w:rPr>
                      <w:delText xml:space="preserve"> </w:delText>
                    </w:r>
                  </w:sdtContent>
                </w:sdt>
                <w:sdt>
                  <w:sdtPr>
                    <w:tag w:val="goog_rdk_3328"/>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329"/>
                  </w:sdtPr>
                  <w:sdtContent>
                    <w:r w:rsidRPr="00000000" w:rsidDel="00000000" w:rsidR="00000000">
                      <w:rPr>
                        <w:b w:val="1"/>
                        <w:rtl w:val="0"/>
                        <w:rPrChange w:date="2022-04-27T21:31:15Z" w:author="Vinícius Russi" w:id="1">
                          <w:rPr>
                            <w:b w:val="1"/>
                            <w:sz w:val="22"/>
                            <w:szCs w:val="22"/>
                          </w:rPr>
                        </w:rPrChange>
                      </w:rPr>
                      <w:delText xml:space="preserve">Is Python a good language for beginning programmers?</w:delText>
                    </w:r>
                  </w:sdtContent>
                </w:sdt>
                <w:sdt>
                  <w:sdtPr>
                    <w:tag w:val="goog_rdk_3330"/>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331"/>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332"/>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333"/>
                  </w:sdtPr>
                  <w:sdtContent>
                    <w:r w:rsidRPr="00000000" w:rsidDel="00000000" w:rsidR="00000000">
                      <w:rPr>
                        <w:rtl w:val="0"/>
                        <w:rPrChange w:date="2022-04-27T21:31:15Z" w:author="Vinícius Russi" w:id="1">
                          <w:rPr>
                            <w:sz w:val="22"/>
                            <w:szCs w:val="22"/>
                          </w:rPr>
                        </w:rPrChange>
                      </w:rPr>
                      <w:delText xml:space="preserve">General Python FAQ</w:delText>
                    </w:r>
                  </w:sdtContent>
                </w:sdt>
                <w:sdt>
                  <w:sdtPr>
                    <w:tag w:val="goog_rdk_3334"/>
                  </w:sdtPr>
                  <w:sdtContent>
                    <w:r w:rsidRPr="00000000" w:rsidDel="00000000" w:rsidR="00000000">
                      <w:rPr>
                        <w:rtl w:val="0"/>
                        <w:rPrChange w:date="2022-04-27T21:31:15Z" w:author="Vinícius Russi" w:id="1">
                          <w:rPr>
                            <w:sz w:val="22"/>
                            <w:szCs w:val="22"/>
                          </w:rPr>
                        </w:rPrChange>
                      </w:rPr>
                      <w:delText xml:space="preserve">. Retirado do original em 24 </w:delText>
                    </w:r>
                  </w:sdtContent>
                </w:sdt>
                <w:sdt>
                  <w:sdtPr>
                    <w:tag w:val="goog_rdk_3335"/>
                  </w:sdtPr>
                  <w:sdtContent>
                    <w:r w:rsidRPr="00000000" w:rsidDel="00000000" w:rsidR="00000000">
                      <w:rPr>
                        <w:rtl w:val="0"/>
                        <w:rPrChange w:date="2022-04-27T21:31:15Z" w:author="Vinícius Russi" w:id="1">
                          <w:rPr>
                            <w:sz w:val="22"/>
                            <w:szCs w:val="22"/>
                          </w:rPr>
                        </w:rPrChange>
                      </w:rPr>
                      <w:delText xml:space="preserve">de </w:delText>
                    </w:r>
                  </w:sdtContent>
                </w:sdt>
                <w:sdt>
                  <w:sdtPr>
                    <w:tag w:val="goog_rdk_3336"/>
                  </w:sdtPr>
                  <w:sdtContent>
                    <w:r w:rsidRPr="00000000" w:rsidDel="00000000" w:rsidR="00000000">
                      <w:rPr>
                        <w:rtl w:val="0"/>
                        <w:rPrChange w:date="2022-04-27T21:31:15Z" w:author="Vinícius Russi" w:id="1">
                          <w:rPr>
                            <w:sz w:val="22"/>
                            <w:szCs w:val="22"/>
                          </w:rPr>
                        </w:rPrChange>
                      </w:rPr>
                      <w:delText xml:space="preserve">out</w:delText>
                    </w:r>
                  </w:sdtContent>
                </w:sdt>
              </w:del>
            </w:sdtContent>
          </w:sdt>
          <w:sdt>
            <w:sdtPr>
              <w:tag w:val="goog_rdk_3337"/>
            </w:sdtPr>
            <w:sdtContent>
              <w:ins w:date="2022-04-27T20:46:08Z" w:author="Vinícius Russi" w:id="473">
                <w:sdt>
                  <w:sdtPr>
                    <w:tag w:val="goog_rdk_3338"/>
                  </w:sdtPr>
                  <w:sdtContent>
                    <w:del w:date="2022-04-27T20:03:01Z" w:author="Vinícius Russi" w:id="450"/>
                  </w:sdtContent>
                </w:sdt>
              </w:ins>
              <w:sdt>
                <w:sdtPr>
                  <w:tag w:val="goog_rdk_3339"/>
                </w:sdtPr>
                <w:sdtContent>
                  <w:ins w:date="2022-04-27T20:46:08Z" w:author="Vinícius Russi" w:id="473">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46:08Z" w:author="Vinícius Russi" w:id="473">
                <w:del w:date="2022-04-27T20:03:01Z" w:author="Vinícius Russi" w:id="450"/>
              </w:ins>
            </w:sdtContent>
          </w:sdt>
          <w:sdt>
            <w:sdtPr>
              <w:tag w:val="goog_rdk_3340"/>
            </w:sdtPr>
            <w:sdtContent>
              <w:del w:date="2022-04-27T20:03:01Z" w:author="Vinícius Russi" w:id="450"/>
              <w:sdt>
                <w:sdtPr>
                  <w:tag w:val="goog_rdk_3341"/>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ubro de</w:delText>
                    </w:r>
                  </w:del>
                </w:sdtContent>
              </w:sdt>
              <w:del w:date="2022-04-27T20:03:01Z" w:author="Vinícius Russi" w:id="450">
                <w:sdt>
                  <w:sdtPr>
                    <w:tag w:val="goog_rdk_3342"/>
                  </w:sdtPr>
                  <w:sdtContent>
                    <w:r w:rsidRPr="00000000" w:rsidDel="00000000" w:rsidR="00000000">
                      <w:rPr>
                        <w:rtl w:val="0"/>
                        <w:rPrChange w:date="2022-04-27T21:31:15Z" w:author="Vinícius Russi" w:id="1">
                          <w:rPr>
                            <w:sz w:val="22"/>
                            <w:szCs w:val="22"/>
                          </w:rPr>
                        </w:rPrChange>
                      </w:rPr>
                      <w:delText xml:space="preserve"> 2012. Acessado novamente em jan</w:delText>
                    </w:r>
                  </w:sdtContent>
                </w:sdt>
                <w:sdt>
                  <w:sdtPr>
                    <w:tag w:val="goog_rdk_3343"/>
                  </w:sdtPr>
                  <w:sdtContent>
                    <w:r w:rsidRPr="00000000" w:rsidDel="00000000" w:rsidR="00000000">
                      <w:rPr>
                        <w:rtl w:val="0"/>
                        <w:rPrChange w:date="2022-04-27T21:31:15Z" w:author="Vinícius Russi" w:id="1">
                          <w:rPr>
                            <w:sz w:val="22"/>
                            <w:szCs w:val="22"/>
                          </w:rPr>
                        </w:rPrChange>
                      </w:rPr>
                      <w:delText xml:space="preserve">eiro de</w:delText>
                    </w:r>
                  </w:sdtContent>
                </w:sdt>
              </w:del>
            </w:sdtContent>
          </w:sdt>
          <w:sdt>
            <w:sdtPr>
              <w:tag w:val="goog_rdk_3344"/>
            </w:sdtPr>
            <w:sdtContent>
              <w:ins w:date="2022-04-27T20:46:17Z" w:author="Vinícius Russi" w:id="474">
                <w:sdt>
                  <w:sdtPr>
                    <w:tag w:val="goog_rdk_3345"/>
                  </w:sdtPr>
                  <w:sdtContent>
                    <w:del w:date="2022-04-27T20:03:01Z" w:author="Vinícius Russi" w:id="450"/>
                  </w:sdtContent>
                </w:sdt>
              </w:ins>
              <w:sdt>
                <w:sdtPr>
                  <w:tag w:val="goog_rdk_3346"/>
                </w:sdtPr>
                <w:sdtContent>
                  <w:ins w:date="2022-04-27T20:46:17Z" w:author="Vinícius Russi" w:id="474">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46:17Z" w:author="Vinícius Russi" w:id="474">
                <w:del w:date="2022-04-27T20:03:01Z" w:author="Vinícius Russi" w:id="450"/>
              </w:ins>
            </w:sdtContent>
          </w:sdt>
          <w:sdt>
            <w:sdtPr>
              <w:tag w:val="goog_rdk_3347"/>
            </w:sdtPr>
            <w:sdtContent>
              <w:del w:date="2022-04-27T20:03:01Z" w:author="Vinícius Russi" w:id="450"/>
              <w:sdt>
                <w:sdtPr>
                  <w:tag w:val="goog_rdk_334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2022.</w:delText>
                    </w:r>
                  </w:del>
                </w:sdtContent>
              </w:sdt>
              <w:del w:date="2022-04-27T20:03:01Z" w:author="Vinícius Russi" w:id="450"/>
            </w:sdtContent>
          </w:sdt>
          <w:sdt>
            <w:sdtPr>
              <w:tag w:val="goog_rdk_3349"/>
            </w:sdtPr>
            <w:sdtContent>
              <w:ins w:date="2022-04-27T19:50:08Z" w:author="Vinícius Russi" w:id="475">
                <w:sdt>
                  <w:sdtPr>
                    <w:tag w:val="goog_rdk_3350"/>
                  </w:sdtPr>
                  <w:sdtContent>
                    <w:del w:date="2022-04-27T20:03:01Z" w:author="Vinícius Russi" w:id="450"/>
                  </w:sdtContent>
                </w:sdt>
              </w:ins>
              <w:sdt>
                <w:sdtPr>
                  <w:tag w:val="goog_rdk_3351"/>
                </w:sdtPr>
                <w:sdtContent>
                  <w:ins w:date="2022-04-27T19:50:08Z" w:author="Vinícius Russi" w:id="475">
                    <w:del w:date="2022-04-27T20:03:01Z" w:author="Vinícius Russi" w:id="450">
                      <w:r w:rsidRPr="00000000" w:rsidDel="00000000" w:rsidR="00000000">
                        <w:rPr>
                          <w:rtl w:val="0"/>
                        </w:rPr>
                      </w:r>
                    </w:del>
                  </w:ins>
                </w:sdtContent>
              </w:sdt>
              <w:ins w:date="2022-04-27T19:50:08Z" w:author="Vinícius Russi" w:id="475">
                <w:del w:date="2022-04-27T20:03:01Z" w:author="Vinícius Russi" w:id="450"/>
              </w:ins>
            </w:sdtContent>
          </w:sdt>
        </w:p>
      </w:sdtContent>
    </w:sdt>
    <w:sdt>
      <w:sdtPr>
        <w:tag w:val="goog_rdk_3356"/>
      </w:sdtPr>
      <w:sdtContent>
        <w:p w:rsidRPr="00000000" w:rsidDel="00000000" w:rsidRDefault="00000000" w:rsidR="00000000" w:rsidP="00000000" w14:paraId="0000020D">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del w:date="2022-04-27T20:03:01Z" w:author="Vinícius Russi" w:id="450"/>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3354"/>
            </w:sdtPr>
            <w:sdtContent>
              <w:del w:date="2022-04-27T20:03:01Z" w:author="Vinícius Russi" w:id="450"/>
              <w:sdt>
                <w:sdtPr>
                  <w:tag w:val="goog_rdk_3355"/>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404"/>
      </w:sdtPr>
      <w:sdtContent>
        <w:p w:rsidRPr="00000000" w:rsidDel="00000000" w:rsidRDefault="00000000" w:rsidR="00000000" w:rsidP="00000000" w14:paraId="0000020E">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19:50:09Z" w:author="Vinícius Russi" w:id="481"/>
              <w:del w:date="2022-04-27T20:03:01Z" w:author="Vinícius Russi" w:id="450"/>
              <w:rPrChange w:date="2022-04-27T21:31:15Z" w:author="Vinícius Russi" w:id="1">
                <w:rPr>
                  <w:sz w:val="22"/>
                  <w:szCs w:val="22"/>
                </w:rPr>
              </w:rPrChange>
            </w:rPr>
          </w:pPr>
          <w:sdt>
            <w:sdtPr>
              <w:tag w:val="goog_rdk_3357"/>
            </w:sdtPr>
            <w:sdtContent>
              <w:del w:date="2022-04-27T20:03:01Z" w:author="Vinícius Russi" w:id="450"/>
              <w:sdt>
                <w:sdtPr>
                  <w:tag w:val="goog_rdk_335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PIOTROWSKI, </w:delText>
                    </w:r>
                  </w:del>
                </w:sdtContent>
              </w:sdt>
              <w:del w:date="2022-04-27T20:03:01Z" w:author="Vinícius Russi" w:id="450">
                <w:sdt>
                  <w:sdtPr>
                    <w:tag w:val="goog_rdk_3359"/>
                  </w:sdtPr>
                  <w:sdtContent>
                    <w:r w:rsidRPr="00000000" w:rsidDel="00000000" w:rsidR="00000000">
                      <w:rPr>
                        <w:rtl w:val="0"/>
                        <w:rPrChange w:date="2022-04-27T21:31:15Z" w:author="Vinícius Russi" w:id="1">
                          <w:rPr>
                            <w:sz w:val="22"/>
                            <w:szCs w:val="22"/>
                          </w:rPr>
                        </w:rPrChange>
                      </w:rPr>
                      <w:delText xml:space="preserve">P</w:delText>
                    </w:r>
                  </w:sdtContent>
                </w:sdt>
                <w:sdt>
                  <w:sdtPr>
                    <w:tag w:val="goog_rdk_3360"/>
                  </w:sdtPr>
                  <w:sdtContent>
                    <w:r w:rsidRPr="00000000" w:rsidDel="00000000" w:rsidR="00000000">
                      <w:rPr>
                        <w:rtl w:val="0"/>
                        <w:rPrChange w:date="2022-04-27T21:31:15Z" w:author="Vinícius Russi" w:id="1">
                          <w:rPr>
                            <w:sz w:val="22"/>
                            <w:szCs w:val="22"/>
                          </w:rPr>
                        </w:rPrChange>
                      </w:rPr>
                      <w:delText xml:space="preserve">RZEMYSLAW</w:delText>
                    </w:r>
                  </w:sdtContent>
                </w:sdt>
                <w:sdt>
                  <w:sdtPr>
                    <w:tag w:val="goog_rdk_3361"/>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362"/>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363"/>
                  </w:sdtPr>
                  <w:sdtContent>
                    <w:r w:rsidRPr="00000000" w:rsidDel="00000000" w:rsidR="00000000">
                      <w:rPr>
                        <w:b w:val="1"/>
                        <w:rtl w:val="0"/>
                        <w:rPrChange w:date="2022-04-27T21:31:15Z" w:author="Vinícius Russi" w:id="1">
                          <w:rPr>
                            <w:b w:val="1"/>
                            <w:sz w:val="22"/>
                            <w:szCs w:val="22"/>
                          </w:rPr>
                        </w:rPrChange>
                      </w:rPr>
                      <w:delText xml:space="preserve">Build a Rapid Web Development Environment for Python Server Pages and </w:delText>
                    </w:r>
                  </w:sdtContent>
                </w:sdt>
                <w:sdt>
                  <w:sdtPr>
                    <w:tag w:val="goog_rdk_3364"/>
                  </w:sdtPr>
                  <w:sdtContent>
                    <w:r w:rsidRPr="00000000" w:rsidDel="00000000" w:rsidR="00000000">
                      <w:rPr>
                        <w:b w:val="1"/>
                        <w:rtl w:val="0"/>
                        <w:rPrChange w:date="2022-04-27T21:31:15Z" w:author="Vinícius Russi" w:id="1">
                          <w:rPr>
                            <w:b w:val="1"/>
                            <w:sz w:val="22"/>
                            <w:szCs w:val="22"/>
                          </w:rPr>
                        </w:rPrChange>
                      </w:rPr>
                      <w:delText xml:space="preserve">Oracle</w:delText>
                    </w:r>
                  </w:sdtContent>
                </w:sdt>
                <w:sdt>
                  <w:sdtPr>
                    <w:tag w:val="goog_rdk_3365"/>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366"/>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367"/>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368"/>
                  </w:sdtPr>
                  <w:sdtContent>
                    <w:r w:rsidRPr="00000000" w:rsidDel="00000000" w:rsidR="00000000">
                      <w:rPr>
                        <w:rtl w:val="0"/>
                        <w:rPrChange w:date="2022-04-27T21:31:15Z" w:author="Vinícius Russi" w:id="1">
                          <w:rPr>
                            <w:sz w:val="22"/>
                            <w:szCs w:val="22"/>
                          </w:rPr>
                        </w:rPrChange>
                      </w:rPr>
                      <w:delText xml:space="preserve">Oracle Technology Network</w:delText>
                    </w:r>
                  </w:sdtContent>
                </w:sdt>
                <w:sdt>
                  <w:sdtPr>
                    <w:tag w:val="goog_rdk_3369"/>
                  </w:sdtPr>
                  <w:sdtContent>
                    <w:r w:rsidRPr="00000000" w:rsidDel="00000000" w:rsidR="00000000">
                      <w:rPr>
                        <w:rtl w:val="0"/>
                        <w:rPrChange w:date="2022-04-27T21:31:15Z" w:author="Vinícius Russi" w:id="1">
                          <w:rPr>
                            <w:sz w:val="22"/>
                            <w:szCs w:val="22"/>
                          </w:rPr>
                        </w:rPrChange>
                      </w:rPr>
                      <w:delText xml:space="preserve">. Oracle. </w:delText>
                    </w:r>
                  </w:sdtContent>
                </w:sdt>
              </w:del>
            </w:sdtContent>
          </w:sdt>
          <w:sdt>
            <w:sdtPr>
              <w:tag w:val="goog_rdk_3370"/>
            </w:sdtPr>
            <w:sdtContent>
              <w:ins w:date="2022-04-27T20:50:09Z" w:author="Vinícius Russi" w:id="476">
                <w:sdt>
                  <w:sdtPr>
                    <w:tag w:val="goog_rdk_3371"/>
                  </w:sdtPr>
                  <w:sdtContent>
                    <w:del w:date="2022-04-27T20:03:01Z" w:author="Vinícius Russi" w:id="450"/>
                  </w:sdtContent>
                </w:sdt>
              </w:ins>
              <w:sdt>
                <w:sdtPr>
                  <w:tag w:val="goog_rdk_3372"/>
                </w:sdtPr>
                <w:sdtContent>
                  <w:ins w:date="2022-04-27T20:50:09Z" w:author="Vinícius Russi" w:id="476">
                    <w:del w:date="2022-04-27T20:03:01Z" w:author="Vinícius Russi" w:id="450">
                      <w:r w:rsidRPr="00000000" w:rsidDel="00000000" w:rsidR="00000000">
                        <w:rPr>
                          <w:rtl w:val="0"/>
                          <w:rPrChange w:date="2022-04-27T21:31:15Z" w:author="Vinícius Russi" w:id="1">
                            <w:rPr>
                              <w:sz w:val="22"/>
                              <w:szCs w:val="22"/>
                            </w:rPr>
                          </w:rPrChange>
                        </w:rPr>
                        <w:delText xml:space="preserve">Retirado do original em</w:delText>
                      </w:r>
                    </w:del>
                  </w:ins>
                </w:sdtContent>
              </w:sdt>
              <w:ins w:date="2022-04-27T20:50:09Z" w:author="Vinícius Russi" w:id="476">
                <w:del w:date="2022-04-27T20:03:01Z" w:author="Vinícius Russi" w:id="450"/>
              </w:ins>
            </w:sdtContent>
          </w:sdt>
          <w:sdt>
            <w:sdtPr>
              <w:tag w:val="goog_rdk_3373"/>
            </w:sdtPr>
            <w:sdtContent>
              <w:del w:date="2022-04-27T20:03:01Z" w:author="Vinícius Russi" w:id="450"/>
              <w:sdt>
                <w:sdtPr>
                  <w:tag w:val="goog_rdk_337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Archived from the original on</w:delText>
                    </w:r>
                  </w:del>
                </w:sdtContent>
              </w:sdt>
              <w:del w:date="2022-04-27T20:03:01Z" w:author="Vinícius Russi" w:id="450">
                <w:sdt>
                  <w:sdtPr>
                    <w:tag w:val="goog_rdk_3375"/>
                  </w:sdtPr>
                  <w:sdtContent>
                    <w:r w:rsidRPr="00000000" w:rsidDel="00000000" w:rsidR="00000000">
                      <w:rPr>
                        <w:rtl w:val="0"/>
                        <w:rPrChange w:date="2022-04-27T21:31:15Z" w:author="Vinícius Russi" w:id="1">
                          <w:rPr>
                            <w:sz w:val="22"/>
                            <w:szCs w:val="22"/>
                          </w:rPr>
                        </w:rPrChange>
                      </w:rPr>
                      <w:delText xml:space="preserve"> 2 </w:delText>
                    </w:r>
                  </w:sdtContent>
                </w:sdt>
                <w:sdt>
                  <w:sdtPr>
                    <w:tag w:val="goog_rdk_3376"/>
                  </w:sdtPr>
                  <w:sdtContent>
                    <w:r w:rsidRPr="00000000" w:rsidDel="00000000" w:rsidR="00000000">
                      <w:rPr>
                        <w:rtl w:val="0"/>
                        <w:rPrChange w:date="2022-04-27T21:31:15Z" w:author="Vinícius Russi" w:id="1">
                          <w:rPr>
                            <w:sz w:val="22"/>
                            <w:szCs w:val="22"/>
                          </w:rPr>
                        </w:rPrChange>
                      </w:rPr>
                      <w:delText xml:space="preserve">Ap</w:delText>
                    </w:r>
                  </w:sdtContent>
                </w:sdt>
                <w:sdt>
                  <w:sdtPr>
                    <w:tag w:val="goog_rdk_3377"/>
                  </w:sdtPr>
                  <w:sdtContent>
                    <w:r w:rsidRPr="00000000" w:rsidDel="00000000" w:rsidR="00000000">
                      <w:rPr>
                        <w:rtl w:val="0"/>
                        <w:rPrChange w:date="2022-04-27T21:31:15Z" w:author="Vinícius Russi" w:id="1">
                          <w:rPr>
                            <w:sz w:val="22"/>
                            <w:szCs w:val="22"/>
                          </w:rPr>
                        </w:rPrChange>
                      </w:rPr>
                      <w:delText xml:space="preserve">ril</w:delText>
                    </w:r>
                  </w:sdtContent>
                </w:sdt>
              </w:del>
            </w:sdtContent>
          </w:sdt>
          <w:sdt>
            <w:sdtPr>
              <w:tag w:val="goog_rdk_3378"/>
            </w:sdtPr>
            <w:sdtContent>
              <w:ins w:date="2022-04-27T20:49:06Z" w:author="Vinícius Russi" w:id="477">
                <w:sdt>
                  <w:sdtPr>
                    <w:tag w:val="goog_rdk_3379"/>
                  </w:sdtPr>
                  <w:sdtContent>
                    <w:del w:date="2022-04-27T20:03:01Z" w:author="Vinícius Russi" w:id="450"/>
                  </w:sdtContent>
                </w:sdt>
              </w:ins>
              <w:sdt>
                <w:sdtPr>
                  <w:tag w:val="goog_rdk_3380"/>
                </w:sdtPr>
                <w:sdtContent>
                  <w:ins w:date="2022-04-27T20:49:06Z" w:author="Vinícius Russi" w:id="477">
                    <w:del w:date="2022-04-27T20:03:01Z" w:author="Vinícius Russi" w:id="450">
                      <w:r w:rsidRPr="00000000" w:rsidDel="00000000" w:rsidR="00000000">
                        <w:rPr>
                          <w:rtl w:val="0"/>
                          <w:rPrChange w:date="2022-04-27T21:31:15Z" w:author="Vinícius Russi" w:id="1">
                            <w:rPr>
                              <w:sz w:val="22"/>
                              <w:szCs w:val="22"/>
                            </w:rPr>
                          </w:rPrChange>
                        </w:rPr>
                        <w:delText xml:space="preserve">abr.</w:delText>
                      </w:r>
                    </w:del>
                  </w:ins>
                </w:sdtContent>
              </w:sdt>
              <w:ins w:date="2022-04-27T20:49:06Z" w:author="Vinícius Russi" w:id="477">
                <w:del w:date="2022-04-27T20:03:01Z" w:author="Vinícius Russi" w:id="450"/>
              </w:ins>
            </w:sdtContent>
          </w:sdt>
          <w:sdt>
            <w:sdtPr>
              <w:tag w:val="goog_rdk_3381"/>
            </w:sdtPr>
            <w:sdtContent>
              <w:del w:date="2022-04-27T20:03:01Z" w:author="Vinícius Russi" w:id="450"/>
              <w:sdt>
                <w:sdtPr>
                  <w:tag w:val="goog_rdk_338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2019. </w:delText>
                    </w:r>
                  </w:del>
                </w:sdtContent>
              </w:sdt>
              <w:del w:date="2022-04-27T20:03:01Z" w:author="Vinícius Russi" w:id="450"/>
            </w:sdtContent>
          </w:sdt>
          <w:sdt>
            <w:sdtPr>
              <w:tag w:val="goog_rdk_3383"/>
            </w:sdtPr>
            <w:sdtContent>
              <w:ins w:date="2022-04-27T20:51:03Z" w:author="Vinícius Russi" w:id="478">
                <w:sdt>
                  <w:sdtPr>
                    <w:tag w:val="goog_rdk_3384"/>
                  </w:sdtPr>
                  <w:sdtContent>
                    <w:del w:date="2022-04-27T20:03:01Z" w:author="Vinícius Russi" w:id="450"/>
                  </w:sdtContent>
                </w:sdt>
              </w:ins>
              <w:sdt>
                <w:sdtPr>
                  <w:tag w:val="goog_rdk_3385"/>
                </w:sdtPr>
                <w:sdtContent>
                  <w:ins w:date="2022-04-27T20:51:03Z" w:author="Vinícius Russi" w:id="478">
                    <w:del w:date="2022-04-27T20:03:01Z" w:author="Vinícius Russi" w:id="450">
                      <w:r w:rsidRPr="00000000" w:rsidDel="00000000" w:rsidR="00000000">
                        <w:rPr>
                          <w:rtl w:val="0"/>
                          <w:rPrChange w:date="2022-04-27T21:31:15Z" w:author="Vinícius Russi" w:id="1">
                            <w:rPr>
                              <w:sz w:val="22"/>
                              <w:szCs w:val="22"/>
                            </w:rPr>
                          </w:rPrChange>
                        </w:rPr>
                        <w:delText xml:space="preserve">Acessado novamente em</w:delText>
                      </w:r>
                    </w:del>
                  </w:ins>
                </w:sdtContent>
              </w:sdt>
              <w:ins w:date="2022-04-27T20:51:03Z" w:author="Vinícius Russi" w:id="478">
                <w:del w:date="2022-04-27T20:03:01Z" w:author="Vinícius Russi" w:id="450"/>
              </w:ins>
            </w:sdtContent>
          </w:sdt>
          <w:sdt>
            <w:sdtPr>
              <w:tag w:val="goog_rdk_3386"/>
            </w:sdtPr>
            <w:sdtContent>
              <w:del w:date="2022-04-27T20:03:01Z" w:author="Vinícius Russi" w:id="450"/>
              <w:sdt>
                <w:sdtPr>
                  <w:tag w:val="goog_rdk_3387"/>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Retrieved</w:delText>
                    </w:r>
                  </w:del>
                </w:sdtContent>
              </w:sdt>
              <w:del w:date="2022-04-27T20:03:01Z" w:author="Vinícius Russi" w:id="450">
                <w:sdt>
                  <w:sdtPr>
                    <w:tag w:val="goog_rdk_3388"/>
                  </w:sdtPr>
                  <w:sdtContent>
                    <w:r w:rsidRPr="00000000" w:rsidDel="00000000" w:rsidR="00000000">
                      <w:rPr>
                        <w:rtl w:val="0"/>
                        <w:rPrChange w:date="2022-04-27T21:31:15Z" w:author="Vinícius Russi" w:id="1">
                          <w:rPr>
                            <w:sz w:val="22"/>
                            <w:szCs w:val="22"/>
                          </w:rPr>
                        </w:rPrChange>
                      </w:rPr>
                      <w:delText xml:space="preserve"> 12 </w:delText>
                    </w:r>
                  </w:sdtContent>
                </w:sdt>
                <w:sdt>
                  <w:sdtPr>
                    <w:tag w:val="goog_rdk_3389"/>
                  </w:sdtPr>
                  <w:sdtContent>
                    <w:r w:rsidRPr="00000000" w:rsidDel="00000000" w:rsidR="00000000">
                      <w:rPr>
                        <w:rtl w:val="0"/>
                        <w:rPrChange w:date="2022-04-27T21:31:15Z" w:author="Vinícius Russi" w:id="1">
                          <w:rPr>
                            <w:sz w:val="22"/>
                            <w:szCs w:val="22"/>
                          </w:rPr>
                        </w:rPrChange>
                      </w:rPr>
                      <w:delText xml:space="preserve">M</w:delText>
                    </w:r>
                  </w:sdtContent>
                </w:sdt>
              </w:del>
            </w:sdtContent>
          </w:sdt>
          <w:sdt>
            <w:sdtPr>
              <w:tag w:val="goog_rdk_3390"/>
            </w:sdtPr>
            <w:sdtContent>
              <w:ins w:date="2022-04-27T20:51:06Z" w:author="Vinícius Russi" w:id="479">
                <w:sdt>
                  <w:sdtPr>
                    <w:tag w:val="goog_rdk_3391"/>
                  </w:sdtPr>
                  <w:sdtContent>
                    <w:del w:date="2022-04-27T20:03:01Z" w:author="Vinícius Russi" w:id="450"/>
                  </w:sdtContent>
                </w:sdt>
              </w:ins>
              <w:sdt>
                <w:sdtPr>
                  <w:tag w:val="goog_rdk_3392"/>
                </w:sdtPr>
                <w:sdtContent>
                  <w:ins w:date="2022-04-27T20:51:06Z" w:author="Vinícius Russi" w:id="479">
                    <w:del w:date="2022-04-27T20:03:01Z" w:author="Vinícius Russi" w:id="450">
                      <w:r w:rsidRPr="00000000" w:rsidDel="00000000" w:rsidR="00000000">
                        <w:rPr>
                          <w:rtl w:val="0"/>
                          <w:rPrChange w:date="2022-04-27T21:31:15Z" w:author="Vinícius Russi" w:id="1">
                            <w:rPr>
                              <w:sz w:val="22"/>
                              <w:szCs w:val="22"/>
                            </w:rPr>
                          </w:rPrChange>
                        </w:rPr>
                        <w:delText xml:space="preserve">m</w:delText>
                      </w:r>
                    </w:del>
                  </w:ins>
                </w:sdtContent>
              </w:sdt>
              <w:ins w:date="2022-04-27T20:51:06Z" w:author="Vinícius Russi" w:id="479">
                <w:del w:date="2022-04-27T20:03:01Z" w:author="Vinícius Russi" w:id="450"/>
              </w:ins>
            </w:sdtContent>
          </w:sdt>
          <w:sdt>
            <w:sdtPr>
              <w:tag w:val="goog_rdk_3393"/>
            </w:sdtPr>
            <w:sdtContent>
              <w:del w:date="2022-04-27T20:03:01Z" w:author="Vinícius Russi" w:id="450"/>
              <w:sdt>
                <w:sdtPr>
                  <w:tag w:val="goog_rdk_339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ar</w:delText>
                    </w:r>
                  </w:del>
                </w:sdtContent>
              </w:sdt>
              <w:del w:date="2022-04-27T20:03:01Z" w:author="Vinícius Russi" w:id="450"/>
            </w:sdtContent>
          </w:sdt>
          <w:sdt>
            <w:sdtPr>
              <w:tag w:val="goog_rdk_3395"/>
            </w:sdtPr>
            <w:sdtContent>
              <w:ins w:date="2022-04-27T20:47:53Z" w:author="Vinícius Russi" w:id="480">
                <w:sdt>
                  <w:sdtPr>
                    <w:tag w:val="goog_rdk_3396"/>
                  </w:sdtPr>
                  <w:sdtContent>
                    <w:del w:date="2022-04-27T20:03:01Z" w:author="Vinícius Russi" w:id="450"/>
                  </w:sdtContent>
                </w:sdt>
              </w:ins>
              <w:sdt>
                <w:sdtPr>
                  <w:tag w:val="goog_rdk_3397"/>
                </w:sdtPr>
                <w:sdtContent>
                  <w:ins w:date="2022-04-27T20:47:53Z" w:author="Vinícius Russi" w:id="480">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47:53Z" w:author="Vinícius Russi" w:id="480">
                <w:del w:date="2022-04-27T20:03:01Z" w:author="Vinícius Russi" w:id="450"/>
              </w:ins>
            </w:sdtContent>
          </w:sdt>
          <w:sdt>
            <w:sdtPr>
              <w:tag w:val="goog_rdk_3398"/>
            </w:sdtPr>
            <w:sdtContent>
              <w:del w:date="2022-04-27T20:03:01Z" w:author="Vinícius Russi" w:id="450"/>
              <w:sdt>
                <w:sdtPr>
                  <w:tag w:val="goog_rdk_3399"/>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ch</w:delText>
                    </w:r>
                  </w:del>
                </w:sdtContent>
              </w:sdt>
              <w:del w:date="2022-04-27T20:03:01Z" w:author="Vinícius Russi" w:id="450">
                <w:sdt>
                  <w:sdtPr>
                    <w:tag w:val="goog_rdk_3400"/>
                  </w:sdtPr>
                  <w:sdtContent>
                    <w:r w:rsidRPr="00000000" w:rsidDel="00000000" w:rsidR="00000000">
                      <w:rPr>
                        <w:rtl w:val="0"/>
                        <w:rPrChange w:date="2022-04-27T21:31:15Z" w:author="Vinícius Russi" w:id="1">
                          <w:rPr>
                            <w:sz w:val="22"/>
                            <w:szCs w:val="22"/>
                          </w:rPr>
                        </w:rPrChange>
                      </w:rPr>
                      <w:delText xml:space="preserve"> 2012.</w:delText>
                    </w:r>
                  </w:sdtContent>
                </w:sdt>
              </w:del>
            </w:sdtContent>
          </w:sdt>
          <w:sdt>
            <w:sdtPr>
              <w:tag w:val="goog_rdk_3401"/>
            </w:sdtPr>
            <w:sdtContent>
              <w:ins w:date="2022-04-27T19:50:09Z" w:author="Vinícius Russi" w:id="481">
                <w:sdt>
                  <w:sdtPr>
                    <w:tag w:val="goog_rdk_3402"/>
                  </w:sdtPr>
                  <w:sdtContent>
                    <w:del w:date="2022-04-27T20:03:01Z" w:author="Vinícius Russi" w:id="450"/>
                  </w:sdtContent>
                </w:sdt>
              </w:ins>
              <w:sdt>
                <w:sdtPr>
                  <w:tag w:val="goog_rdk_3403"/>
                </w:sdtPr>
                <w:sdtContent>
                  <w:ins w:date="2022-04-27T19:50:09Z" w:author="Vinícius Russi" w:id="481">
                    <w:del w:date="2022-04-27T20:03:01Z" w:author="Vinícius Russi" w:id="450">
                      <w:r w:rsidRPr="00000000" w:rsidDel="00000000" w:rsidR="00000000">
                        <w:rPr>
                          <w:rtl w:val="0"/>
                        </w:rPr>
                      </w:r>
                    </w:del>
                  </w:ins>
                </w:sdtContent>
              </w:sdt>
              <w:ins w:date="2022-04-27T19:50:09Z" w:author="Vinícius Russi" w:id="481">
                <w:del w:date="2022-04-27T20:03:01Z" w:author="Vinícius Russi" w:id="450"/>
              </w:ins>
            </w:sdtContent>
          </w:sdt>
        </w:p>
      </w:sdtContent>
    </w:sdt>
    <w:sdt>
      <w:sdtPr>
        <w:tag w:val="goog_rdk_3408"/>
      </w:sdtPr>
      <w:sdtContent>
        <w:p w:rsidRPr="00000000" w:rsidDel="00000000" w:rsidRDefault="00000000" w:rsidR="00000000" w:rsidP="00000000" w14:paraId="0000020F">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del w:date="2022-04-27T20:03:01Z" w:author="Vinícius Russi" w:id="450"/>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3406"/>
            </w:sdtPr>
            <w:sdtContent>
              <w:del w:date="2022-04-27T20:03:01Z" w:author="Vinícius Russi" w:id="450"/>
              <w:sdt>
                <w:sdtPr>
                  <w:tag w:val="goog_rdk_3407"/>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450"/>
      </w:sdtPr>
      <w:sdtContent>
        <w:p w:rsidRPr="00000000" w:rsidDel="00000000" w:rsidRDefault="00000000" w:rsidR="00000000" w:rsidP="00000000" w14:paraId="0000021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19:50:11Z" w:author="Vinícius Russi" w:id="486"/>
              <w:del w:date="2022-04-27T20:03:01Z" w:author="Vinícius Russi" w:id="450"/>
              <w:rPrChange w:date="2022-04-27T21:31:15Z" w:author="Vinícius Russi" w:id="1">
                <w:rPr>
                  <w:sz w:val="22"/>
                  <w:szCs w:val="22"/>
                </w:rPr>
              </w:rPrChange>
            </w:rPr>
          </w:pPr>
          <w:sdt>
            <w:sdtPr>
              <w:tag w:val="goog_rdk_3411"/>
            </w:sdtPr>
            <w:sdtContent>
              <w:ins w:date="2022-04-27T20:39:04Z" w:author="Vinícius Russi" w:id="482">
                <w:sdt>
                  <w:sdtPr>
                    <w:tag w:val="goog_rdk_3412"/>
                  </w:sdtPr>
                  <w:sdtContent>
                    <w:del w:date="2022-04-27T20:03:01Z" w:author="Vinícius Russi" w:id="450"/>
                  </w:sdtContent>
                </w:sdt>
              </w:ins>
              <w:sdt>
                <w:sdtPr>
                  <w:tag w:val="goog_rdk_3413"/>
                </w:sdtPr>
                <w:sdtContent>
                  <w:ins w:date="2022-04-27T20:39:04Z" w:author="Vinícius Russi" w:id="482">
                    <w:del w:date="2022-04-27T20:03:01Z" w:author="Vinícius Russi" w:id="450">
                      <w:r w:rsidRPr="00000000" w:rsidDel="00000000" w:rsidR="00000000">
                        <w:rPr>
                          <w:rtl w:val="0"/>
                          <w:rPrChange w:date="2022-04-27T21:31:15Z" w:author="Vinícius Russi" w:id="1">
                            <w:rPr>
                              <w:sz w:val="22"/>
                              <w:szCs w:val="22"/>
                            </w:rPr>
                          </w:rPrChange>
                        </w:rPr>
                        <w:delText xml:space="preserve">ALI, </w:delText>
                      </w:r>
                    </w:del>
                  </w:ins>
                </w:sdtContent>
              </w:sdt>
              <w:ins w:date="2022-04-27T20:39:04Z" w:author="Vinícius Russi" w:id="482">
                <w:del w:date="2022-04-27T20:03:01Z" w:author="Vinícius Russi" w:id="450"/>
              </w:ins>
            </w:sdtContent>
          </w:sdt>
          <w:sdt>
            <w:sdtPr>
              <w:tag w:val="goog_rdk_3414"/>
            </w:sdtPr>
            <w:sdtContent>
              <w:del w:date="2022-04-27T20:03:01Z" w:author="Vinícius Russi" w:id="450"/>
              <w:sdt>
                <w:sdtPr>
                  <w:tag w:val="goog_rdk_341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M</w:delText>
                    </w:r>
                  </w:del>
                </w:sdtContent>
              </w:sdt>
              <w:del w:date="2022-04-27T20:03:01Z" w:author="Vinícius Russi" w:id="450">
                <w:sdt>
                  <w:sdtPr>
                    <w:tag w:val="goog_rdk_3416"/>
                  </w:sdtPr>
                  <w:sdtContent>
                    <w:r w:rsidRPr="00000000" w:rsidDel="00000000" w:rsidR="00000000">
                      <w:rPr>
                        <w:rtl w:val="0"/>
                        <w:rPrChange w:date="2022-04-27T21:31:15Z" w:author="Vinícius Russi" w:id="1">
                          <w:rPr>
                            <w:sz w:val="22"/>
                            <w:szCs w:val="22"/>
                          </w:rPr>
                        </w:rPrChange>
                      </w:rPr>
                      <w:delText xml:space="preserve">OEZ, ALI</w:delText>
                    </w:r>
                  </w:sdtContent>
                </w:sdt>
                <w:sdt>
                  <w:sdtPr>
                    <w:tag w:val="goog_rdk_3417"/>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418"/>
                  </w:sdtPr>
                  <w:sdtContent>
                    <w:r w:rsidRPr="00000000" w:rsidDel="00000000" w:rsidR="00000000">
                      <w:rPr>
                        <w:b w:val="1"/>
                        <w:rtl w:val="0"/>
                        <w:rPrChange w:date="2022-04-27T21:31:15Z" w:author="Vinícius Russi" w:id="1">
                          <w:rPr>
                            <w:b w:val="1"/>
                            <w:sz w:val="22"/>
                            <w:szCs w:val="22"/>
                          </w:rPr>
                        </w:rPrChange>
                      </w:rPr>
                      <w:delText xml:space="preserve">PyCaret:</w:delText>
                    </w:r>
                  </w:sdtContent>
                </w:sdt>
                <w:sdt>
                  <w:sdtPr>
                    <w:tag w:val="goog_rdk_3419"/>
                  </w:sdtPr>
                  <w:sdtContent>
                    <w:r w:rsidRPr="00000000" w:rsidDel="00000000" w:rsidR="00000000">
                      <w:rPr>
                        <w:b w:val="1"/>
                        <w:rtl w:val="0"/>
                        <w:rPrChange w:date="2022-04-27T21:31:15Z" w:author="Vinícius Russi" w:id="1">
                          <w:rPr>
                            <w:b w:val="1"/>
                            <w:sz w:val="22"/>
                            <w:szCs w:val="22"/>
                          </w:rPr>
                        </w:rPrChange>
                      </w:rPr>
                      <w:delText xml:space="preserve"> An open source, low-code machine learning library in Python. </w:delText>
                    </w:r>
                  </w:sdtContent>
                </w:sdt>
                <w:sdt>
                  <w:sdtPr>
                    <w:tag w:val="goog_rdk_3420"/>
                  </w:sdtPr>
                  <w:sdtContent>
                    <w:r w:rsidRPr="00000000" w:rsidDel="00000000" w:rsidR="00000000">
                      <w:rPr>
                        <w:rtl w:val="0"/>
                        <w:rPrChange w:date="2022-04-27T21:31:15Z" w:author="Vinícius Russi" w:id="1">
                          <w:rPr>
                            <w:sz w:val="22"/>
                            <w:szCs w:val="22"/>
                          </w:rPr>
                        </w:rPrChange>
                      </w:rPr>
                      <w:delText xml:space="preserve">PyCar</w:delText>
                    </w:r>
                  </w:sdtContent>
                </w:sdt>
                <w:sdt>
                  <w:sdtPr>
                    <w:tag w:val="goog_rdk_3421"/>
                  </w:sdtPr>
                  <w:sdtContent>
                    <w:r w:rsidRPr="00000000" w:rsidDel="00000000" w:rsidR="00000000">
                      <w:rPr>
                        <w:rtl w:val="0"/>
                        <w:rPrChange w:date="2022-04-27T21:31:15Z" w:author="Vinícius Russi" w:id="1">
                          <w:rPr>
                            <w:sz w:val="22"/>
                            <w:szCs w:val="22"/>
                          </w:rPr>
                        </w:rPrChange>
                      </w:rPr>
                      <w:delText xml:space="preserve">t</w:delText>
                    </w:r>
                  </w:sdtContent>
                </w:sdt>
                <w:sdt>
                  <w:sdtPr>
                    <w:tag w:val="goog_rdk_3422"/>
                  </w:sdtPr>
                  <w:sdtContent>
                    <w:r w:rsidRPr="00000000" w:rsidDel="00000000" w:rsidR="00000000">
                      <w:rPr>
                        <w:rtl w:val="0"/>
                        <w:rPrChange w:date="2022-04-27T21:31:15Z" w:author="Vinícius Russi" w:id="1">
                          <w:rPr>
                            <w:sz w:val="22"/>
                            <w:szCs w:val="22"/>
                          </w:rPr>
                        </w:rPrChange>
                      </w:rPr>
                      <w:delText xml:space="preserve">e</w:delText>
                    </w:r>
                  </w:sdtContent>
                </w:sdt>
              </w:del>
            </w:sdtContent>
          </w:sdt>
          <w:sdt>
            <w:sdtPr>
              <w:tag w:val="goog_rdk_3423"/>
            </w:sdtPr>
            <w:sdtContent>
              <w:ins w:date="2022-04-27T20:40:34Z" w:author="Vinícius Russi" w:id="483">
                <w:sdt>
                  <w:sdtPr>
                    <w:tag w:val="goog_rdk_3424"/>
                  </w:sdtPr>
                  <w:sdtContent>
                    <w:del w:date="2022-04-27T20:03:01Z" w:author="Vinícius Russi" w:id="450"/>
                  </w:sdtContent>
                </w:sdt>
              </w:ins>
              <w:sdt>
                <w:sdtPr>
                  <w:tag w:val="goog_rdk_3425"/>
                </w:sdtPr>
                <w:sdtContent>
                  <w:ins w:date="2022-04-27T20:40:34Z" w:author="Vinícius Russi" w:id="483">
                    <w:del w:date="2022-04-27T20:03:01Z" w:author="Vinícius Russi" w:id="450">
                      <w:r w:rsidRPr="00000000" w:rsidDel="00000000" w:rsidR="00000000">
                        <w:rPr>
                          <w:rtl w:val="0"/>
                          <w:rPrChange w:date="2022-04-27T21:31:15Z" w:author="Vinícius Russi" w:id="1">
                            <w:rPr>
                              <w:sz w:val="22"/>
                              <w:szCs w:val="22"/>
                            </w:rPr>
                          </w:rPrChange>
                        </w:rPr>
                        <w:delText xml:space="preserve">t</w:delText>
                      </w:r>
                    </w:del>
                  </w:ins>
                </w:sdtContent>
              </w:sdt>
              <w:ins w:date="2022-04-27T20:40:34Z" w:author="Vinícius Russi" w:id="483">
                <w:del w:date="2022-04-27T20:03:01Z" w:author="Vinícius Russi" w:id="450"/>
              </w:ins>
            </w:sdtContent>
          </w:sdt>
          <w:sdt>
            <w:sdtPr>
              <w:tag w:val="goog_rdk_3426"/>
            </w:sdtPr>
            <w:sdtContent>
              <w:del w:date="2022-04-27T20:03:01Z" w:author="Vinícius Russi" w:id="450"/>
              <w:sdt>
                <w:sdtPr>
                  <w:tag w:val="goog_rdk_3427"/>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version 1.0</w:delText>
                    </w:r>
                  </w:del>
                </w:sdtContent>
              </w:sdt>
              <w:del w:date="2022-04-27T20:03:01Z" w:author="Vinícius Russi" w:id="450"/>
            </w:sdtContent>
          </w:sdt>
          <w:sdt>
            <w:sdtPr>
              <w:tag w:val="goog_rdk_3428"/>
            </w:sdtPr>
            <w:sdtContent>
              <w:ins w:date="2022-04-27T20:39:26Z" w:author="Vinícius Russi" w:id="484">
                <w:sdt>
                  <w:sdtPr>
                    <w:tag w:val="goog_rdk_3429"/>
                  </w:sdtPr>
                  <w:sdtContent>
                    <w:del w:date="2022-04-27T20:03:01Z" w:author="Vinícius Russi" w:id="450"/>
                  </w:sdtContent>
                </w:sdt>
              </w:ins>
              <w:sdt>
                <w:sdtPr>
                  <w:tag w:val="goog_rdk_3430"/>
                </w:sdtPr>
                <w:sdtContent>
                  <w:ins w:date="2022-04-27T20:39:26Z" w:author="Vinícius Russi" w:id="484">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39:26Z" w:author="Vinícius Russi" w:id="484">
                <w:del w:date="2022-04-27T20:03:01Z" w:author="Vinícius Russi" w:id="450">
                  <w:sdt>
                    <w:sdtPr>
                      <w:tag w:val="goog_rdk_3431"/>
                    </w:sdtPr>
                    <w:sdtContent>
                      <w:r w:rsidRPr="00000000" w:rsidDel="00000000" w:rsidR="00000000">
                        <w:rPr>
                          <w:rtl w:val="0"/>
                          <w:rPrChange w:date="2022-04-27T21:31:15Z" w:author="Vinícius Russi" w:id="1">
                            <w:rPr>
                              <w:sz w:val="22"/>
                              <w:szCs w:val="22"/>
                            </w:rPr>
                          </w:rPrChange>
                        </w:rPr>
                        <w:delText xml:space="preserve"> 2020.</w:delText>
                      </w:r>
                    </w:sdtContent>
                  </w:sdt>
                </w:del>
              </w:ins>
            </w:sdtContent>
          </w:sdt>
          <w:sdt>
            <w:sdtPr>
              <w:tag w:val="goog_rdk_3432"/>
            </w:sdtPr>
            <w:sdtContent>
              <w:del w:date="2022-04-27T20:03:01Z" w:author="Vinícius Russi" w:id="450"/>
              <w:sdt>
                <w:sdtPr>
                  <w:tag w:val="goog_rdk_3433"/>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Content>
          </w:sdt>
          <w:sdt>
            <w:sdtPr>
              <w:tag w:val="goog_rdk_3434"/>
            </w:sdtPr>
            <w:sdtContent>
              <w:ins w:date="2022-04-27T20:43:21Z" w:author="Vinícius Russi" w:id="485">
                <w:sdt>
                  <w:sdtPr>
                    <w:tag w:val="goog_rdk_3435"/>
                  </w:sdtPr>
                  <w:sdtContent>
                    <w:del w:date="2022-04-27T20:03:01Z" w:author="Vinícius Russi" w:id="450"/>
                  </w:sdtContent>
                </w:sdt>
              </w:ins>
              <w:sdt>
                <w:sdtPr>
                  <w:tag w:val="goog_rdk_3436"/>
                </w:sdtPr>
                <w:sdtContent>
                  <w:ins w:date="2022-04-27T20:43:21Z" w:author="Vinícius Russi" w:id="485">
                    <w:del w:date="2022-04-27T20:03:01Z" w:author="Vinícius Russi" w:id="450">
                      <w:r w:rsidRPr="00000000" w:rsidDel="00000000" w:rsidR="00000000">
                        <w:rPr>
                          <w:rtl w:val="0"/>
                          <w:rPrChange w:date="2022-04-27T21:31:15Z" w:author="Vinícius Russi" w:id="1">
                            <w:rPr>
                              <w:sz w:val="22"/>
                              <w:szCs w:val="22"/>
                            </w:rPr>
                          </w:rPrChange>
                        </w:rPr>
                        <w:delText xml:space="preserve">Disponível em:</w:delText>
                      </w:r>
                    </w:del>
                  </w:ins>
                </w:sdtContent>
              </w:sdt>
              <w:ins w:date="2022-04-27T20:43:21Z" w:author="Vinícius Russi" w:id="485">
                <w:del w:date="2022-04-27T20:03:01Z" w:author="Vinícius Russi" w:id="450"/>
              </w:ins>
            </w:sdtContent>
          </w:sdt>
          <w:sdt>
            <w:sdtPr>
              <w:tag w:val="goog_rdk_3437"/>
            </w:sdtPr>
            <w:sdtContent>
              <w:del w:date="2022-04-27T20:03:01Z" w:author="Vinícius Russi" w:id="450"/>
              <w:sdt>
                <w:sdtPr>
                  <w:tag w:val="goog_rdk_343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&lt;</w:delText>
                    </w:r>
                  </w:del>
                </w:sdtContent>
              </w:sdt>
              <w:del w:date="2022-04-27T20:03:01Z" w:author="Vinícius Russi" w:id="450"/>
            </w:sdtContent>
          </w:sdt>
          <w:sdt>
            <w:sdtPr>
              <w:tag w:val="goog_rdk_3439"/>
            </w:sdtPr>
            <w:sdtContent>
              <w:ins w:date="2022-04-27T20:43:21Z" w:author="Vinícius Russi" w:id="485">
                <w:sdt>
                  <w:sdtPr>
                    <w:tag w:val="goog_rdk_3440"/>
                  </w:sdtPr>
                  <w:sdtContent>
                    <w:del w:date="2022-04-27T20:03:01Z" w:author="Vinícius Russi" w:id="450"/>
                  </w:sdtContent>
                </w:sdt>
              </w:ins>
              <w:sdt>
                <w:sdtPr>
                  <w:tag w:val="goog_rdk_3441"/>
                </w:sdtPr>
                <w:sdtContent>
                  <w:ins w:date="2022-04-27T20:43:21Z" w:author="Vinícius Russi" w:id="485">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ins>
                </w:sdtContent>
              </w:sdt>
              <w:ins w:date="2022-04-27T20:43:21Z" w:author="Vinícius Russi" w:id="485">
                <w:del w:date="2022-04-27T20:03:01Z" w:author="Vinícius Russi" w:id="450"/>
              </w:ins>
            </w:sdtContent>
          </w:sdt>
          <w:sdt>
            <w:sdtPr>
              <w:tag w:val="goog_rdk_3442"/>
            </w:sdtPr>
            <w:sdtContent>
              <w:del w:date="2022-04-27T20:03:01Z" w:author="Vinícius Russi" w:id="450">
                <w:r w:rsidRPr="00000000" w:rsidDel="00000000" w:rsidR="00000000">
                  <w:fldChar w:fldCharType="begin"/>
                </w:r>
                <w:r w:rsidRPr="00000000" w:rsidDel="00000000" w:rsidR="00000000">
                  <w:delInstrText xml:space="preserve">HYPERLINK "https://www.pycaret.org"</w:delInstrText>
                </w:r>
                <w:r w:rsidRPr="00000000" w:rsidDel="00000000" w:rsidR="00000000">
                  <w:fldChar w:fldCharType="separate"/>
                </w:r>
                <w:sdt>
                  <w:sdtPr>
                    <w:tag w:val="goog_rdk_3443"/>
                  </w:sdtPr>
                  <w:sdtContent>
                    <w:r w:rsidRPr="00000000" w:rsidDel="00000000" w:rsidR="00000000">
                      <w:rPr>
                        <w:color w:val="1155cc"/>
                        <w:u w:val="single"/>
                        <w:rtl w:val="0"/>
                        <w:rPrChange w:date="2022-04-27T21:31:15Z" w:author="Vinícius Russi" w:id="1">
                          <w:rPr>
                            <w:color w:val="1155cc"/>
                            <w:sz w:val="22"/>
                            <w:szCs w:val="22"/>
                            <w:u w:val="single"/>
                          </w:rPr>
                        </w:rPrChange>
                      </w:rPr>
                      <w:delText xml:space="preserve">https://www.pycaret.org</w:delText>
                    </w:r>
                  </w:sdtContent>
                </w:sdt>
                <w:r w:rsidRPr="00000000" w:rsidDel="00000000" w:rsidR="00000000">
                  <w:fldChar w:fldCharType="end"/>
                </w:r>
              </w:del>
              <w:sdt>
                <w:sdtPr>
                  <w:tag w:val="goog_rdk_344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&gt;</w:delText>
                    </w:r>
                  </w:del>
                </w:sdtContent>
              </w:sdt>
              <w:del w:date="2022-04-27T20:03:01Z" w:author="Vinícius Russi" w:id="450">
                <w:sdt>
                  <w:sdtPr>
                    <w:tag w:val="goog_rdk_3445"/>
                  </w:sdtPr>
                  <w:sdtContent>
                    <w:r w:rsidRPr="00000000" w:rsidDel="00000000" w:rsidR="00000000">
                      <w:rPr>
                        <w:rtl w:val="0"/>
                        <w:rPrChange w:date="2022-04-27T21:31:15Z" w:author="Vinícius Russi" w:id="1">
                          <w:rPr>
                            <w:sz w:val="22"/>
                            <w:szCs w:val="22"/>
                          </w:rPr>
                        </w:rPrChange>
                      </w:rPr>
                      <w:delText xml:space="preserve">, 2020.</w:delText>
                    </w:r>
                  </w:sdtContent>
                </w:sdt>
              </w:del>
            </w:sdtContent>
          </w:sdt>
          <w:sdt>
            <w:sdtPr>
              <w:tag w:val="goog_rdk_3446"/>
            </w:sdtPr>
            <w:sdtContent>
              <w:ins w:date="2022-04-27T19:50:11Z" w:author="Vinícius Russi" w:id="486">
                <w:sdt>
                  <w:sdtPr>
                    <w:tag w:val="goog_rdk_3447"/>
                  </w:sdtPr>
                  <w:sdtContent>
                    <w:del w:date="2022-04-27T20:03:01Z" w:author="Vinícius Russi" w:id="450"/>
                  </w:sdtContent>
                </w:sdt>
              </w:ins>
              <w:sdt>
                <w:sdtPr>
                  <w:tag w:val="goog_rdk_3448"/>
                </w:sdtPr>
                <w:sdtContent>
                  <w:ins w:date="2022-04-27T19:50:11Z" w:author="Vinícius Russi" w:id="486">
                    <w:del w:date="2022-04-27T20:03:01Z" w:author="Vinícius Russi" w:id="450">
                      <w:r w:rsidRPr="00000000" w:rsidDel="00000000" w:rsidR="00000000">
                        <w:rPr>
                          <w:rtl w:val="0"/>
                          <w:rPrChange w:date="2022-04-27T21:31:15Z" w:author="Vinícius Russi" w:id="1">
                            <w:rPr>
                              <w:sz w:val="22"/>
                              <w:szCs w:val="22"/>
                            </w:rPr>
                          </w:rPrChange>
                        </w:rPr>
                        <w:delText xml:space="preserve">. Acesso em: 27 abr. 2022.</w:delText>
                      </w:r>
                    </w:del>
                  </w:ins>
                </w:sdtContent>
              </w:sdt>
              <w:ins w:date="2022-04-27T19:50:11Z" w:author="Vinícius Russi" w:id="486">
                <w:del w:date="2022-04-27T20:03:01Z" w:author="Vinícius Russi" w:id="450">
                  <w:sdt>
                    <w:sdtPr>
                      <w:tag w:val="goog_rdk_3449"/>
                    </w:sdtPr>
                    <w:sdtContent>
                      <w:r w:rsidRPr="00000000" w:rsidDel="00000000" w:rsidR="00000000">
                        <w:rPr>
                          <w:rtl w:val="0"/>
                        </w:rPr>
                      </w:r>
                    </w:sdtContent>
                  </w:sdt>
                </w:del>
              </w:ins>
            </w:sdtContent>
          </w:sdt>
        </w:p>
      </w:sdtContent>
    </w:sdt>
    <w:sdt>
      <w:sdtPr>
        <w:tag w:val="goog_rdk_3454"/>
      </w:sdtPr>
      <w:sdtContent>
        <w:p w:rsidRPr="00000000" w:rsidDel="00000000" w:rsidRDefault="00000000" w:rsidR="00000000" w:rsidP="00000000" w14:paraId="00000211">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del w:date="2022-04-27T20:03:01Z" w:author="Vinícius Russi" w:id="450"/>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3452"/>
            </w:sdtPr>
            <w:sdtContent>
              <w:del w:date="2022-04-27T20:03:01Z" w:author="Vinícius Russi" w:id="450"/>
              <w:sdt>
                <w:sdtPr>
                  <w:tag w:val="goog_rdk_3453"/>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551"/>
      </w:sdtPr>
      <w:sdtContent>
        <w:p w:rsidRPr="00000000" w:rsidDel="00000000" w:rsidRDefault="00000000" w:rsidR="00000000" w:rsidP="00000000" w14:paraId="00000212">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19:50:13Z" w:author="Vinícius Russi" w:id="500"/>
              <w:del w:date="2022-04-27T20:03:01Z" w:author="Vinícius Russi" w:id="450"/>
              <w:rPrChange w:date="2022-04-27T21:31:15Z" w:author="Vinícius Russi" w:id="1">
                <w:rPr>
                  <w:sz w:val="22"/>
                  <w:szCs w:val="22"/>
                </w:rPr>
              </w:rPrChange>
            </w:rPr>
          </w:pPr>
          <w:sdt>
            <w:sdtPr>
              <w:tag w:val="goog_rdk_3457"/>
            </w:sdtPr>
            <w:sdtContent>
              <w:ins w:date="2022-04-27T20:32:25Z" w:author="Vinícius Russi" w:id="487">
                <w:sdt>
                  <w:sdtPr>
                    <w:tag w:val="goog_rdk_3458"/>
                  </w:sdtPr>
                  <w:sdtContent>
                    <w:del w:date="2022-04-27T20:03:01Z" w:author="Vinícius Russi" w:id="450"/>
                  </w:sdtContent>
                </w:sdt>
              </w:ins>
              <w:sdt>
                <w:sdtPr>
                  <w:tag w:val="goog_rdk_3459"/>
                </w:sdtPr>
                <w:sdtContent>
                  <w:ins w:date="2022-04-27T20:32:25Z" w:author="Vinícius Russi" w:id="487">
                    <w:del w:date="2022-04-27T20:03:01Z" w:author="Vinícius Russi" w:id="450">
                      <w:r w:rsidRPr="00000000" w:rsidDel="00000000" w:rsidR="00000000">
                        <w:rPr>
                          <w:rtl w:val="0"/>
                          <w:rPrChange w:date="2022-04-27T21:31:15Z" w:author="Vinícius Russi" w:id="1">
                            <w:rPr>
                              <w:sz w:val="22"/>
                              <w:szCs w:val="22"/>
                            </w:rPr>
                          </w:rPrChange>
                        </w:rPr>
                        <w:delText xml:space="preserve">PERES</w:delText>
                      </w:r>
                    </w:del>
                  </w:ins>
                </w:sdtContent>
              </w:sdt>
              <w:ins w:date="2022-04-27T20:32:25Z" w:author="Vinícius Russi" w:id="487">
                <w:del w:date="2022-04-27T20:03:01Z" w:author="Vinícius Russi" w:id="450">
                  <w:sdt>
                    <w:sdtPr>
                      <w:tag w:val="goog_rdk_3460"/>
                    </w:sdtPr>
                    <w:sdtContent>
                      <w:r w:rsidRPr="00000000" w:rsidDel="00000000" w:rsidR="00000000">
                        <w:rPr>
                          <w:rtl w:val="0"/>
                          <w:rPrChange w:date="2022-04-27T21:31:15Z" w:author="Vinícius Russi" w:id="1">
                            <w:rPr>
                              <w:sz w:val="22"/>
                              <w:szCs w:val="22"/>
                            </w:rPr>
                          </w:rPrChange>
                        </w:rPr>
                        <w:delText xml:space="preserve">, </w:delText>
                      </w:r>
                    </w:sdtContent>
                  </w:sdt>
                </w:del>
              </w:ins>
            </w:sdtContent>
          </w:sdt>
          <w:sdt>
            <w:sdtPr>
              <w:tag w:val="goog_rdk_3461"/>
            </w:sdtPr>
            <w:sdtContent>
              <w:del w:date="2022-04-27T20:03:01Z" w:author="Vinícius Russi" w:id="450"/>
              <w:sdt>
                <w:sdtPr>
                  <w:tag w:val="goog_rdk_346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S. M.</w:delText>
                    </w:r>
                  </w:del>
                </w:sdtContent>
              </w:sdt>
              <w:del w:date="2022-04-27T20:03:01Z" w:author="Vinícius Russi" w:id="450">
                <w:sdt>
                  <w:sdtPr>
                    <w:tag w:val="goog_rdk_3463"/>
                  </w:sdtPr>
                  <w:sdtContent>
                    <w:r w:rsidRPr="00000000" w:rsidDel="00000000" w:rsidR="00000000">
                      <w:rPr>
                        <w:rtl w:val="0"/>
                        <w:rPrChange w:date="2022-04-27T21:31:15Z" w:author="Vinícius Russi" w:id="1">
                          <w:rPr>
                            <w:sz w:val="22"/>
                            <w:szCs w:val="22"/>
                          </w:rPr>
                        </w:rPrChange>
                      </w:rPr>
                      <w:delText xml:space="preserve"> Peres</w:delText>
                    </w:r>
                  </w:sdtContent>
                </w:sdt>
                <w:sdt>
                  <w:sdtPr>
                    <w:tag w:val="goog_rdk_3464"/>
                  </w:sdtPr>
                  <w:sdtContent>
                    <w:r w:rsidRPr="00000000" w:rsidDel="00000000" w:rsidR="00000000">
                      <w:rPr>
                        <w:rtl w:val="0"/>
                        <w:rPrChange w:date="2022-04-27T21:31:15Z" w:author="Vinícius Russi" w:id="1">
                          <w:rPr>
                            <w:sz w:val="22"/>
                            <w:szCs w:val="22"/>
                          </w:rPr>
                        </w:rPrChange>
                      </w:rPr>
                      <w:delText xml:space="preserve">,</w:delText>
                    </w:r>
                  </w:sdtContent>
                </w:sdt>
              </w:del>
            </w:sdtContent>
          </w:sdt>
          <w:sdt>
            <w:sdtPr>
              <w:tag w:val="goog_rdk_3465"/>
            </w:sdtPr>
            <w:sdtContent>
              <w:ins w:date="2022-04-27T20:32:31Z" w:author="Vinícius Russi" w:id="488">
                <w:sdt>
                  <w:sdtPr>
                    <w:tag w:val="goog_rdk_3466"/>
                  </w:sdtPr>
                  <w:sdtContent>
                    <w:del w:date="2022-04-27T20:03:01Z" w:author="Vinícius Russi" w:id="450"/>
                  </w:sdtContent>
                </w:sdt>
              </w:ins>
              <w:sdt>
                <w:sdtPr>
                  <w:tag w:val="goog_rdk_3467"/>
                </w:sdtPr>
                <w:sdtContent>
                  <w:ins w:date="2022-04-27T20:32:31Z" w:author="Vinícius Russi" w:id="488">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32:31Z" w:author="Vinícius Russi" w:id="488">
                <w:del w:date="2022-04-27T20:03:01Z" w:author="Vinícius Russi" w:id="450"/>
              </w:ins>
            </w:sdtContent>
          </w:sdt>
          <w:sdt>
            <w:sdtPr>
              <w:tag w:val="goog_rdk_3468"/>
            </w:sdtPr>
            <w:sdtContent>
              <w:del w:date="2022-04-27T20:03:01Z" w:author="Vinícius Russi" w:id="450"/>
              <w:sdt>
                <w:sdtPr>
                  <w:tag w:val="goog_rdk_3469"/>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Content>
          </w:sdt>
          <w:sdt>
            <w:sdtPr>
              <w:tag w:val="goog_rdk_3470"/>
            </w:sdtPr>
            <w:sdtContent>
              <w:ins w:date="2022-04-27T20:32:36Z" w:author="Vinícius Russi" w:id="489">
                <w:sdt>
                  <w:sdtPr>
                    <w:tag w:val="goog_rdk_3471"/>
                  </w:sdtPr>
                  <w:sdtContent>
                    <w:del w:date="2022-04-27T20:03:01Z" w:author="Vinícius Russi" w:id="450"/>
                  </w:sdtContent>
                </w:sdt>
              </w:ins>
              <w:sdt>
                <w:sdtPr>
                  <w:tag w:val="goog_rdk_3472"/>
                </w:sdtPr>
                <w:sdtContent>
                  <w:ins w:date="2022-04-27T20:32:36Z" w:author="Vinícius Russi" w:id="489">
                    <w:del w:date="2022-04-27T20:03:01Z" w:author="Vinícius Russi" w:id="450">
                      <w:r w:rsidRPr="00000000" w:rsidDel="00000000" w:rsidR="00000000">
                        <w:rPr>
                          <w:rtl w:val="0"/>
                          <w:rPrChange w:date="2022-04-27T21:31:15Z" w:author="Vinícius Russi" w:id="1">
                            <w:rPr>
                              <w:sz w:val="22"/>
                              <w:szCs w:val="22"/>
                            </w:rPr>
                          </w:rPrChange>
                        </w:rPr>
                        <w:delText xml:space="preserve">ROCHA, </w:delText>
                      </w:r>
                    </w:del>
                  </w:ins>
                </w:sdtContent>
              </w:sdt>
              <w:ins w:date="2022-04-27T20:32:36Z" w:author="Vinícius Russi" w:id="489">
                <w:del w:date="2022-04-27T20:03:01Z" w:author="Vinícius Russi" w:id="450"/>
              </w:ins>
            </w:sdtContent>
          </w:sdt>
          <w:sdt>
            <w:sdtPr>
              <w:tag w:val="goog_rdk_3473"/>
            </w:sdtPr>
            <w:sdtContent>
              <w:del w:date="2022-04-27T20:03:01Z" w:author="Vinícius Russi" w:id="450"/>
              <w:sdt>
                <w:sdtPr>
                  <w:tag w:val="goog_rdk_347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T.</w:delText>
                    </w:r>
                  </w:del>
                </w:sdtContent>
              </w:sdt>
              <w:del w:date="2022-04-27T20:03:01Z" w:author="Vinícius Russi" w:id="450"/>
            </w:sdtContent>
          </w:sdt>
          <w:sdt>
            <w:sdtPr>
              <w:tag w:val="goog_rdk_3475"/>
            </w:sdtPr>
            <w:sdtContent>
              <w:ins w:date="2022-04-27T20:32:39Z" w:author="Vinícius Russi" w:id="490">
                <w:sdt>
                  <w:sdtPr>
                    <w:tag w:val="goog_rdk_3476"/>
                  </w:sdtPr>
                  <w:sdtContent>
                    <w:del w:date="2022-04-27T20:03:01Z" w:author="Vinícius Russi" w:id="450"/>
                  </w:sdtContent>
                </w:sdt>
              </w:ins>
              <w:sdt>
                <w:sdtPr>
                  <w:tag w:val="goog_rdk_3477"/>
                </w:sdtPr>
                <w:sdtContent>
                  <w:ins w:date="2022-04-27T20:32:39Z" w:author="Vinícius Russi" w:id="490">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32:39Z" w:author="Vinícius Russi" w:id="490">
                <w:del w:date="2022-04-27T20:03:01Z" w:author="Vinícius Russi" w:id="450"/>
              </w:ins>
            </w:sdtContent>
          </w:sdt>
          <w:sdt>
            <w:sdtPr>
              <w:tag w:val="goog_rdk_3478"/>
            </w:sdtPr>
            <w:sdtContent>
              <w:del w:date="2022-04-27T20:03:01Z" w:author="Vinícius Russi" w:id="450"/>
              <w:sdt>
                <w:sdtPr>
                  <w:tag w:val="goog_rdk_3479"/>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Rocha,</w:delText>
                    </w:r>
                  </w:del>
                </w:sdtContent>
              </w:sdt>
              <w:del w:date="2022-04-27T20:03:01Z" w:author="Vinícius Russi" w:id="450">
                <w:sdt>
                  <w:sdtPr>
                    <w:tag w:val="goog_rdk_3480"/>
                  </w:sdtPr>
                  <w:sdtContent>
                    <w:r w:rsidRPr="00000000" w:rsidDel="00000000" w:rsidR="00000000">
                      <w:rPr>
                        <w:rtl w:val="0"/>
                        <w:rPrChange w:date="2022-04-27T21:31:15Z" w:author="Vinícius Russi" w:id="1">
                          <w:rPr>
                            <w:sz w:val="22"/>
                            <w:szCs w:val="22"/>
                          </w:rPr>
                        </w:rPrChange>
                      </w:rPr>
                      <w:delText xml:space="preserve"> M</w:delText>
                    </w:r>
                  </w:sdtContent>
                </w:sdt>
              </w:del>
            </w:sdtContent>
          </w:sdt>
          <w:sdt>
            <w:sdtPr>
              <w:tag w:val="goog_rdk_3481"/>
            </w:sdtPr>
            <w:sdtContent>
              <w:ins w:date="2022-04-27T20:34:22Z" w:author="Vinícius Russi" w:id="491">
                <w:sdt>
                  <w:sdtPr>
                    <w:tag w:val="goog_rdk_3482"/>
                  </w:sdtPr>
                  <w:sdtContent>
                    <w:del w:date="2022-04-27T20:03:01Z" w:author="Vinícius Russi" w:id="450"/>
                  </w:sdtContent>
                </w:sdt>
              </w:ins>
              <w:sdt>
                <w:sdtPr>
                  <w:tag w:val="goog_rdk_3483"/>
                </w:sdtPr>
                <w:sdtContent>
                  <w:ins w:date="2022-04-27T20:34:22Z" w:author="Vinícius Russi" w:id="491">
                    <w:del w:date="2022-04-27T20:03:01Z" w:author="Vinícius Russi" w:id="450">
                      <w:r w:rsidRPr="00000000" w:rsidDel="00000000" w:rsidR="00000000">
                        <w:rPr>
                          <w:rtl w:val="0"/>
                          <w:rPrChange w:date="2022-04-27T21:31:15Z" w:author="Vinícius Russi" w:id="1">
                            <w:rPr>
                              <w:sz w:val="22"/>
                              <w:szCs w:val="22"/>
                            </w:rPr>
                          </w:rPrChange>
                        </w:rPr>
                        <w:delText xml:space="preserve">ADEO,</w:delText>
                      </w:r>
                    </w:del>
                  </w:ins>
                </w:sdtContent>
              </w:sdt>
              <w:ins w:date="2022-04-27T20:34:22Z" w:author="Vinícius Russi" w:id="491">
                <w:del w:date="2022-04-27T20:03:01Z" w:author="Vinícius Russi" w:id="450"/>
              </w:ins>
            </w:sdtContent>
          </w:sdt>
          <w:sdt>
            <w:sdtPr>
              <w:tag w:val="goog_rdk_3484"/>
            </w:sdtPr>
            <w:sdtContent>
              <w:del w:date="2022-04-27T20:03:01Z" w:author="Vinícius Russi" w:id="450"/>
              <w:sdt>
                <w:sdtPr>
                  <w:tag w:val="goog_rdk_348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486"/>
                  </w:sdtPr>
                  <w:sdtContent>
                    <w:r w:rsidRPr="00000000" w:rsidDel="00000000" w:rsidR="00000000">
                      <w:rPr>
                        <w:rtl w:val="0"/>
                        <w:rPrChange w:date="2022-04-27T21:31:15Z" w:author="Vinícius Russi" w:id="1">
                          <w:rPr>
                            <w:sz w:val="22"/>
                            <w:szCs w:val="22"/>
                          </w:rPr>
                        </w:rPrChange>
                      </w:rPr>
                      <w:delText xml:space="preserve"> R. C. B.</w:delText>
                    </w:r>
                  </w:sdtContent>
                </w:sdt>
              </w:del>
            </w:sdtContent>
          </w:sdt>
          <w:sdt>
            <w:sdtPr>
              <w:tag w:val="goog_rdk_3487"/>
            </w:sdtPr>
            <w:sdtContent>
              <w:ins w:date="2022-04-27T20:32:54Z" w:author="Vinícius Russi" w:id="492">
                <w:sdt>
                  <w:sdtPr>
                    <w:tag w:val="goog_rdk_3488"/>
                  </w:sdtPr>
                  <w:sdtContent>
                    <w:del w:date="2022-04-27T20:03:01Z" w:author="Vinícius Russi" w:id="450"/>
                  </w:sdtContent>
                </w:sdt>
              </w:ins>
              <w:sdt>
                <w:sdtPr>
                  <w:tag w:val="goog_rdk_3489"/>
                </w:sdtPr>
                <w:sdtContent>
                  <w:ins w:date="2022-04-27T20:32:54Z" w:author="Vinícius Russi" w:id="492">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32:54Z" w:author="Vinícius Russi" w:id="492">
                <w:del w:date="2022-04-27T20:03:01Z" w:author="Vinícius Russi" w:id="450"/>
              </w:ins>
            </w:sdtContent>
          </w:sdt>
          <w:sdt>
            <w:sdtPr>
              <w:tag w:val="goog_rdk_3490"/>
            </w:sdtPr>
            <w:sdtContent>
              <w:del w:date="2022-04-27T20:03:01Z" w:author="Vinícius Russi" w:id="450"/>
              <w:sdt>
                <w:sdtPr>
                  <w:tag w:val="goog_rdk_3491"/>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Content>
          </w:sdt>
          <w:sdt>
            <w:sdtPr>
              <w:tag w:val="goog_rdk_3492"/>
            </w:sdtPr>
            <w:sdtContent>
              <w:ins w:date="2022-04-27T20:35:04Z" w:author="Vinícius Russi" w:id="493">
                <w:sdt>
                  <w:sdtPr>
                    <w:tag w:val="goog_rdk_3493"/>
                  </w:sdtPr>
                  <w:sdtContent>
                    <w:del w:date="2022-04-27T20:03:01Z" w:author="Vinícius Russi" w:id="450"/>
                  </w:sdtContent>
                </w:sdt>
              </w:ins>
              <w:sdt>
                <w:sdtPr>
                  <w:tag w:val="goog_rdk_3494"/>
                </w:sdtPr>
                <w:sdtContent>
                  <w:ins w:date="2022-04-27T20:35:04Z" w:author="Vinícius Russi" w:id="493">
                    <w:del w:date="2022-04-27T20:03:01Z" w:author="Vinícius Russi" w:id="450">
                      <w:r w:rsidRPr="00000000" w:rsidDel="00000000" w:rsidR="00000000">
                        <w:rPr>
                          <w:rtl w:val="0"/>
                          <w:rPrChange w:date="2022-04-27T21:31:15Z" w:author="Vinícius Russi" w:id="1">
                            <w:rPr>
                              <w:sz w:val="22"/>
                              <w:szCs w:val="22"/>
                            </w:rPr>
                          </w:rPrChange>
                        </w:rPr>
                        <w:delText xml:space="preserve">BÍSCARO</w:delText>
                      </w:r>
                    </w:del>
                  </w:ins>
                </w:sdtContent>
              </w:sdt>
              <w:ins w:date="2022-04-27T20:35:04Z" w:author="Vinícius Russi" w:id="493">
                <w:del w:date="2022-04-27T20:03:01Z" w:author="Vinícius Russi" w:id="450"/>
              </w:ins>
            </w:sdtContent>
          </w:sdt>
          <w:sdt>
            <w:sdtPr>
              <w:tag w:val="goog_rdk_3495"/>
            </w:sdtPr>
            <w:sdtContent>
              <w:del w:date="2022-04-27T20:03:01Z" w:author="Vinícius Russi" w:id="450"/>
              <w:sdt>
                <w:sdtPr>
                  <w:tag w:val="goog_rdk_3496"/>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Bíscaro</w:delText>
                    </w:r>
                  </w:del>
                </w:sdtContent>
              </w:sdt>
              <w:del w:date="2022-04-27T20:03:01Z" w:author="Vinícius Russi" w:id="450">
                <w:sdt>
                  <w:sdtPr>
                    <w:tag w:val="goog_rdk_3497"/>
                  </w:sdtPr>
                  <w:sdtContent>
                    <w:r w:rsidRPr="00000000" w:rsidDel="00000000" w:rsidR="00000000">
                      <w:rPr>
                        <w:rtl w:val="0"/>
                        <w:rPrChange w:date="2022-04-27T21:31:15Z" w:author="Vinícius Russi" w:id="1">
                          <w:rPr>
                            <w:sz w:val="22"/>
                            <w:szCs w:val="22"/>
                          </w:rPr>
                        </w:rPrChange>
                      </w:rPr>
                      <w:delText xml:space="preserve">, H. H</w:delText>
                    </w:r>
                  </w:sdtContent>
                </w:sdt>
                <w:sdt>
                  <w:sdtPr>
                    <w:tag w:val="goog_rdk_3498"/>
                  </w:sdtPr>
                  <w:sdtContent>
                    <w:r w:rsidRPr="00000000" w:rsidDel="00000000" w:rsidR="00000000">
                      <w:rPr>
                        <w:rtl w:val="0"/>
                        <w:rPrChange w:date="2022-04-27T21:31:15Z" w:author="Vinícius Russi" w:id="1">
                          <w:rPr>
                            <w:sz w:val="22"/>
                            <w:szCs w:val="22"/>
                          </w:rPr>
                        </w:rPrChange>
                      </w:rPr>
                      <w:delText xml:space="preserve">.</w:delText>
                    </w:r>
                  </w:sdtContent>
                </w:sdt>
              </w:del>
            </w:sdtContent>
          </w:sdt>
          <w:sdt>
            <w:sdtPr>
              <w:tag w:val="goog_rdk_3499"/>
            </w:sdtPr>
            <w:sdtContent>
              <w:ins w:date="2022-04-27T20:33:43Z" w:author="Vinícius Russi" w:id="494">
                <w:sdt>
                  <w:sdtPr>
                    <w:tag w:val="goog_rdk_3500"/>
                  </w:sdtPr>
                  <w:sdtContent>
                    <w:del w:date="2022-04-27T20:03:01Z" w:author="Vinícius Russi" w:id="450"/>
                  </w:sdtContent>
                </w:sdt>
              </w:ins>
              <w:sdt>
                <w:sdtPr>
                  <w:tag w:val="goog_rdk_3501"/>
                </w:sdtPr>
                <w:sdtContent>
                  <w:ins w:date="2022-04-27T20:33:43Z" w:author="Vinícius Russi" w:id="494">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ins>
                </w:sdtContent>
              </w:sdt>
              <w:ins w:date="2022-04-27T20:33:43Z" w:author="Vinícius Russi" w:id="494">
                <w:del w:date="2022-04-27T20:03:01Z" w:author="Vinícius Russi" w:id="450"/>
              </w:ins>
            </w:sdtContent>
          </w:sdt>
          <w:sdt>
            <w:sdtPr>
              <w:tag w:val="goog_rdk_3502"/>
            </w:sdtPr>
            <w:sdtContent>
              <w:del w:date="2022-04-27T20:03:01Z" w:author="Vinícius Russi" w:id="450"/>
              <w:sdt>
                <w:sdtPr>
                  <w:tag w:val="goog_rdk_3503"/>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e </w:delText>
                    </w:r>
                  </w:del>
                </w:sdtContent>
              </w:sdt>
              <w:del w:date="2022-04-27T20:03:01Z" w:author="Vinícius Russi" w:id="450"/>
            </w:sdtContent>
          </w:sdt>
          <w:sdt>
            <w:sdtPr>
              <w:tag w:val="goog_rdk_3504"/>
            </w:sdtPr>
            <w:sdtContent>
              <w:ins w:date="2022-04-27T20:33:26Z" w:author="Vinícius Russi" w:id="495">
                <w:sdt>
                  <w:sdtPr>
                    <w:tag w:val="goog_rdk_3505"/>
                  </w:sdtPr>
                  <w:sdtContent>
                    <w:del w:date="2022-04-27T20:03:01Z" w:author="Vinícius Russi" w:id="450"/>
                  </w:sdtContent>
                </w:sdt>
              </w:ins>
              <w:sdt>
                <w:sdtPr>
                  <w:tag w:val="goog_rdk_3506"/>
                </w:sdtPr>
                <w:sdtContent>
                  <w:ins w:date="2022-04-27T20:33:26Z" w:author="Vinícius Russi" w:id="495">
                    <w:del w:date="2022-04-27T20:03:01Z" w:author="Vinícius Russi" w:id="450">
                      <w:r w:rsidRPr="00000000" w:rsidDel="00000000" w:rsidR="00000000">
                        <w:rPr>
                          <w:rtl w:val="0"/>
                          <w:rPrChange w:date="2022-04-27T21:31:15Z" w:author="Vinícius Russi" w:id="1">
                            <w:rPr>
                              <w:sz w:val="22"/>
                              <w:szCs w:val="22"/>
                            </w:rPr>
                          </w:rPrChange>
                        </w:rPr>
                        <w:delText xml:space="preserve">BOSCARIOLI,</w:delText>
                      </w:r>
                    </w:del>
                  </w:ins>
                </w:sdtContent>
              </w:sdt>
              <w:ins w:date="2022-04-27T20:33:26Z" w:author="Vinícius Russi" w:id="495">
                <w:del w:date="2022-04-27T20:03:01Z" w:author="Vinícius Russi" w:id="450">
                  <w:sdt>
                    <w:sdtPr>
                      <w:tag w:val="goog_rdk_3507"/>
                    </w:sdtPr>
                    <w:sdtContent>
                      <w:r w:rsidRPr="00000000" w:rsidDel="00000000" w:rsidR="00000000">
                        <w:rPr>
                          <w:rtl w:val="0"/>
                          <w:rPrChange w:date="2022-04-27T21:31:15Z" w:author="Vinícius Russi" w:id="1">
                            <w:rPr>
                              <w:sz w:val="22"/>
                              <w:szCs w:val="22"/>
                            </w:rPr>
                          </w:rPrChange>
                        </w:rPr>
                        <w:delText xml:space="preserve"> </w:delText>
                      </w:r>
                    </w:sdtContent>
                  </w:sdt>
                </w:del>
              </w:ins>
            </w:sdtContent>
          </w:sdt>
          <w:sdt>
            <w:sdtPr>
              <w:tag w:val="goog_rdk_3508"/>
            </w:sdtPr>
            <w:sdtContent>
              <w:del w:date="2022-04-27T20:03:01Z" w:author="Vinícius Russi" w:id="450"/>
              <w:sdt>
                <w:sdtPr>
                  <w:tag w:val="goog_rdk_3509"/>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C.</w:delText>
                    </w:r>
                  </w:del>
                </w:sdtContent>
              </w:sdt>
              <w:del w:date="2022-04-27T20:03:01Z" w:author="Vinícius Russi" w:id="450">
                <w:sdt>
                  <w:sdtPr>
                    <w:tag w:val="goog_rdk_3510"/>
                  </w:sdtPr>
                  <w:sdtContent>
                    <w:r w:rsidRPr="00000000" w:rsidDel="00000000" w:rsidR="00000000">
                      <w:rPr>
                        <w:rtl w:val="0"/>
                        <w:rPrChange w:date="2022-04-27T21:31:15Z" w:author="Vinícius Russi" w:id="1">
                          <w:rPr>
                            <w:sz w:val="22"/>
                            <w:szCs w:val="22"/>
                          </w:rPr>
                        </w:rPrChange>
                      </w:rPr>
                      <w:delText xml:space="preserve"> Boscarioli.</w:delText>
                    </w:r>
                  </w:sdtContent>
                </w:sdt>
                <w:sdt>
                  <w:sdtPr>
                    <w:tag w:val="goog_rdk_3511"/>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512"/>
                  </w:sdtPr>
                  <w:sdtContent>
                    <w:r w:rsidRPr="00000000" w:rsidDel="00000000" w:rsidR="00000000">
                      <w:rPr>
                        <w:b w:val="1"/>
                        <w:rtl w:val="0"/>
                        <w:rPrChange w:date="2022-04-27T21:31:15Z" w:author="Vinícius Russi" w:id="1">
                          <w:rPr>
                            <w:b w:val="1"/>
                            <w:sz w:val="22"/>
                            <w:szCs w:val="22"/>
                          </w:rPr>
                        </w:rPrChange>
                      </w:rPr>
                      <w:delText xml:space="preserve">Tutorial sobre fuzzy-c-means </w:delText>
                    </w:r>
                  </w:sdtContent>
                </w:sdt>
                <w:sdt>
                  <w:sdtPr>
                    <w:tag w:val="goog_rdk_3513"/>
                  </w:sdtPr>
                  <w:sdtContent>
                    <w:r w:rsidRPr="00000000" w:rsidDel="00000000" w:rsidR="00000000">
                      <w:rPr>
                        <w:b w:val="1"/>
                        <w:rtl w:val="0"/>
                        <w:rPrChange w:date="2022-04-27T21:31:15Z" w:author="Vinícius Russi" w:id="1">
                          <w:rPr>
                            <w:b w:val="1"/>
                            <w:sz w:val="22"/>
                            <w:szCs w:val="22"/>
                          </w:rPr>
                        </w:rPrChange>
                      </w:rPr>
                      <w:delText xml:space="preserve">e fuzzy</w:delText>
                    </w:r>
                  </w:sdtContent>
                </w:sdt>
                <w:sdt>
                  <w:sdtPr>
                    <w:tag w:val="goog_rdk_3514"/>
                  </w:sdtPr>
                  <w:sdtContent>
                    <w:r w:rsidRPr="00000000" w:rsidDel="00000000" w:rsidR="00000000">
                      <w:rPr>
                        <w:b w:val="1"/>
                        <w:rtl w:val="0"/>
                        <w:rPrChange w:date="2022-04-27T21:31:15Z" w:author="Vinícius Russi" w:id="1">
                          <w:rPr>
                            <w:b w:val="1"/>
                            <w:sz w:val="22"/>
                            <w:szCs w:val="22"/>
                          </w:rPr>
                        </w:rPrChange>
                      </w:rPr>
                      <w:delText xml:space="preserve"> learning vector quantizations:</w:delText>
                    </w:r>
                  </w:sdtContent>
                </w:sdt>
                <w:sdt>
                  <w:sdtPr>
                    <w:tag w:val="goog_rdk_3515"/>
                  </w:sdtPr>
                  <w:sdtContent>
                    <w:r w:rsidRPr="00000000" w:rsidDel="00000000" w:rsidR="00000000">
                      <w:rPr>
                        <w:b w:val="1"/>
                        <w:rtl w:val="0"/>
                        <w:rPrChange w:date="2022-04-27T21:31:15Z" w:author="Vinícius Russi" w:id="1">
                          <w:rPr>
                            <w:b w:val="1"/>
                            <w:sz w:val="22"/>
                            <w:szCs w:val="22"/>
                          </w:rPr>
                        </w:rPrChange>
                      </w:rPr>
                      <w:delText xml:space="preserve"> </w:delText>
                    </w:r>
                  </w:sdtContent>
                </w:sdt>
                <w:sdt>
                  <w:sdtPr>
                    <w:tag w:val="goog_rdk_3516"/>
                  </w:sdtPr>
                  <w:sdtContent>
                    <w:r w:rsidRPr="00000000" w:rsidDel="00000000" w:rsidR="00000000">
                      <w:rPr>
                        <w:b w:val="1"/>
                        <w:rtl w:val="0"/>
                        <w:rPrChange w:date="2022-04-27T21:31:15Z" w:author="Vinícius Russi" w:id="1">
                          <w:rPr>
                            <w:b w:val="1"/>
                            <w:sz w:val="22"/>
                            <w:szCs w:val="22"/>
                          </w:rPr>
                        </w:rPrChange>
                      </w:rPr>
                      <w:delText xml:space="preserve"> Abordagens híbridas para tarefas de agrupa</w:delText>
                    </w:r>
                  </w:sdtContent>
                </w:sdt>
                <w:sdt>
                  <w:sdtPr>
                    <w:tag w:val="goog_rdk_3517"/>
                  </w:sdtPr>
                  <w:sdtContent>
                    <w:r w:rsidRPr="00000000" w:rsidDel="00000000" w:rsidR="00000000">
                      <w:rPr>
                        <w:b w:val="1"/>
                        <w:rtl w:val="0"/>
                        <w:rPrChange w:date="2022-04-27T21:31:15Z" w:author="Vinícius Russi" w:id="1">
                          <w:rPr>
                            <w:b w:val="1"/>
                            <w:sz w:val="22"/>
                            <w:szCs w:val="22"/>
                          </w:rPr>
                        </w:rPrChange>
                      </w:rPr>
                      <w:delText xml:space="preserve">mento e classificação</w:delText>
                    </w:r>
                  </w:sdtContent>
                </w:sdt>
                <w:sdt>
                  <w:sdtPr>
                    <w:tag w:val="goog_rdk_3518"/>
                  </w:sdtPr>
                  <w:sdtContent>
                    <w:r w:rsidRPr="00000000" w:rsidDel="00000000" w:rsidR="00000000">
                      <w:rPr>
                        <w:rtl w:val="0"/>
                        <w:rPrChange w:date="2022-04-27T21:31:15Z" w:author="Vinícius Russi" w:id="1">
                          <w:rPr>
                            <w:sz w:val="22"/>
                            <w:szCs w:val="22"/>
                          </w:rPr>
                        </w:rPrChange>
                      </w:rPr>
                      <w:delText xml:space="preserve">.</w:delText>
                    </w:r>
                  </w:sdtContent>
                </w:sdt>
              </w:del>
            </w:sdtContent>
          </w:sdt>
          <w:sdt>
            <w:sdtPr>
              <w:tag w:val="goog_rdk_3519"/>
            </w:sdtPr>
            <w:sdtContent>
              <w:ins w:date="2022-04-27T20:35:34Z" w:author="Vinícius Russi" w:id="496">
                <w:sdt>
                  <w:sdtPr>
                    <w:tag w:val="goog_rdk_3520"/>
                  </w:sdtPr>
                  <w:sdtContent>
                    <w:del w:date="2022-04-27T20:03:01Z" w:author="Vinícius Russi" w:id="450"/>
                  </w:sdtContent>
                </w:sdt>
              </w:ins>
              <w:sdt>
                <w:sdtPr>
                  <w:tag w:val="goog_rdk_3521"/>
                </w:sdtPr>
                <w:sdtContent>
                  <w:ins w:date="2022-04-27T20:35:34Z" w:author="Vinícius Russi" w:id="496">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ins>
                </w:sdtContent>
              </w:sdt>
              <w:ins w:date="2022-04-27T20:35:34Z" w:author="Vinícius Russi" w:id="496">
                <w:del w:date="2022-04-27T20:03:01Z" w:author="Vinícius Russi" w:id="450">
                  <w:sdt>
                    <w:sdtPr>
                      <w:tag w:val="goog_rdk_3522"/>
                    </w:sdtPr>
                    <w:sdtContent>
                      <w:r w:rsidRPr="00000000" w:rsidDel="00000000" w:rsidR="00000000">
                        <w:rPr>
                          <w:rtl w:val="0"/>
                          <w:rPrChange w:date="2022-04-27T21:31:15Z" w:author="Vinícius Russi" w:id="1">
                            <w:rPr>
                              <w:sz w:val="22"/>
                              <w:szCs w:val="22"/>
                            </w:rPr>
                          </w:rPrChange>
                        </w:rPr>
                        <w:delText xml:space="preserve">Revista de Informática Teórica e Aplicada, v. </w:delText>
                      </w:r>
                    </w:sdtContent>
                  </w:sdt>
                </w:del>
              </w:ins>
            </w:sdtContent>
          </w:sdt>
          <w:sdt>
            <w:sdtPr>
              <w:tag w:val="goog_rdk_3523"/>
            </w:sdtPr>
            <w:sdtContent>
              <w:del w:date="2022-04-27T20:03:01Z" w:author="Vinícius Russi" w:id="450"/>
              <w:sdt>
                <w:sdtPr>
                  <w:tag w:val="goog_rdk_352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19</w:delText>
                    </w:r>
                  </w:del>
                </w:sdtContent>
              </w:sdt>
              <w:del w:date="2022-04-27T20:03:01Z" w:author="Vinícius Russi" w:id="450"/>
            </w:sdtContent>
          </w:sdt>
          <w:sdt>
            <w:sdtPr>
              <w:tag w:val="goog_rdk_3525"/>
            </w:sdtPr>
            <w:sdtContent>
              <w:ins w:date="2022-04-27T20:36:03Z" w:author="Vinícius Russi" w:id="497">
                <w:sdt>
                  <w:sdtPr>
                    <w:tag w:val="goog_rdk_3526"/>
                  </w:sdtPr>
                  <w:sdtContent>
                    <w:del w:date="2022-04-27T20:03:01Z" w:author="Vinícius Russi" w:id="450"/>
                  </w:sdtContent>
                </w:sdt>
              </w:ins>
              <w:sdt>
                <w:sdtPr>
                  <w:tag w:val="goog_rdk_3527"/>
                </w:sdtPr>
                <w:sdtContent>
                  <w:ins w:date="2022-04-27T20:36:03Z" w:author="Vinícius Russi" w:id="497">
                    <w:del w:date="2022-04-27T20:03:01Z" w:author="Vinícius Russi" w:id="450">
                      <w:r w:rsidRPr="00000000" w:rsidDel="00000000" w:rsidR="00000000">
                        <w:rPr>
                          <w:rtl w:val="0"/>
                          <w:rPrChange w:date="2022-04-27T21:31:15Z" w:author="Vinícius Russi" w:id="1">
                            <w:rPr>
                              <w:sz w:val="22"/>
                              <w:szCs w:val="22"/>
                            </w:rPr>
                          </w:rPrChange>
                        </w:rPr>
                        <w:delText xml:space="preserve">, n.</w:delText>
                      </w:r>
                    </w:del>
                  </w:ins>
                </w:sdtContent>
              </w:sdt>
              <w:ins w:date="2022-04-27T20:36:03Z" w:author="Vinícius Russi" w:id="497">
                <w:del w:date="2022-04-27T20:03:01Z" w:author="Vinícius Russi" w:id="450"/>
              </w:ins>
            </w:sdtContent>
          </w:sdt>
          <w:sdt>
            <w:sdtPr>
              <w:tag w:val="goog_rdk_3528"/>
            </w:sdtPr>
            <w:sdtContent>
              <w:del w:date="2022-04-27T20:03:01Z" w:author="Vinícius Russi" w:id="450"/>
              <w:sdt>
                <w:sdtPr>
                  <w:tag w:val="goog_rdk_3529"/>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Content>
          </w:sdt>
          <w:sdt>
            <w:sdtPr>
              <w:tag w:val="goog_rdk_3530"/>
            </w:sdtPr>
            <w:sdtContent>
              <w:ins w:date="2022-04-27T20:36:03Z" w:author="Vinícius Russi" w:id="497">
                <w:sdt>
                  <w:sdtPr>
                    <w:tag w:val="goog_rdk_3531"/>
                  </w:sdtPr>
                  <w:sdtContent>
                    <w:del w:date="2022-04-27T20:03:01Z" w:author="Vinícius Russi" w:id="450"/>
                  </w:sdtContent>
                </w:sdt>
              </w:ins>
              <w:sdt>
                <w:sdtPr>
                  <w:tag w:val="goog_rdk_3532"/>
                </w:sdtPr>
                <w:sdtContent>
                  <w:ins w:date="2022-04-27T20:36:03Z" w:author="Vinícius Russi" w:id="497">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ins>
                </w:sdtContent>
              </w:sdt>
              <w:ins w:date="2022-04-27T20:36:03Z" w:author="Vinícius Russi" w:id="497">
                <w:del w:date="2022-04-27T20:03:01Z" w:author="Vinícius Russi" w:id="450"/>
              </w:ins>
            </w:sdtContent>
          </w:sdt>
          <w:sdt>
            <w:sdtPr>
              <w:tag w:val="goog_rdk_3533"/>
            </w:sdtPr>
            <w:sdtContent>
              <w:del w:date="2022-04-27T20:03:01Z" w:author="Vinícius Russi" w:id="450"/>
              <w:sdt>
                <w:sdtPr>
                  <w:tag w:val="goog_rdk_353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1</w:delText>
                    </w:r>
                  </w:del>
                </w:sdtContent>
              </w:sdt>
              <w:del w:date="2022-04-27T20:03:01Z" w:author="Vinícius Russi" w:id="450">
                <w:sdt>
                  <w:sdtPr>
                    <w:tag w:val="goog_rdk_3535"/>
                  </w:sdtPr>
                  <w:sdtContent>
                    <w:r w:rsidRPr="00000000" w:rsidDel="00000000" w:rsidR="00000000">
                      <w:rPr>
                        <w:rtl w:val="0"/>
                        <w:rPrChange w:date="2022-04-27T21:31:15Z" w:author="Vinícius Russi" w:id="1">
                          <w:rPr>
                            <w:sz w:val="22"/>
                            <w:szCs w:val="22"/>
                          </w:rPr>
                        </w:rPrChange>
                      </w:rPr>
                      <w:delText xml:space="preserve">):</w:delText>
                    </w:r>
                  </w:sdtContent>
                </w:sdt>
              </w:del>
            </w:sdtContent>
          </w:sdt>
          <w:sdt>
            <w:sdtPr>
              <w:tag w:val="goog_rdk_3536"/>
            </w:sdtPr>
            <w:sdtContent>
              <w:ins w:date="2022-04-27T20:36:09Z" w:author="Vinícius Russi" w:id="498">
                <w:sdt>
                  <w:sdtPr>
                    <w:tag w:val="goog_rdk_3537"/>
                  </w:sdtPr>
                  <w:sdtContent>
                    <w:del w:date="2022-04-27T20:03:01Z" w:author="Vinícius Russi" w:id="450"/>
                  </w:sdtContent>
                </w:sdt>
              </w:ins>
              <w:sdt>
                <w:sdtPr>
                  <w:tag w:val="goog_rdk_3538"/>
                </w:sdtPr>
                <w:sdtContent>
                  <w:ins w:date="2022-04-27T20:36:09Z" w:author="Vinícius Russi" w:id="498">
                    <w:del w:date="2022-04-27T20:03:01Z" w:author="Vinícius Russi" w:id="450">
                      <w:r w:rsidRPr="00000000" w:rsidDel="00000000" w:rsidR="00000000">
                        <w:rPr>
                          <w:rtl w:val="0"/>
                          <w:rPrChange w:date="2022-04-27T21:31:15Z" w:author="Vinícius Russi" w:id="1">
                            <w:rPr>
                              <w:sz w:val="22"/>
                              <w:szCs w:val="22"/>
                            </w:rPr>
                          </w:rPrChange>
                        </w:rPr>
                        <w:delText xml:space="preserve">, p. </w:delText>
                      </w:r>
                    </w:del>
                  </w:ins>
                </w:sdtContent>
              </w:sdt>
              <w:ins w:date="2022-04-27T20:36:09Z" w:author="Vinícius Russi" w:id="498">
                <w:del w:date="2022-04-27T20:03:01Z" w:author="Vinícius Russi" w:id="450"/>
              </w:ins>
            </w:sdtContent>
          </w:sdt>
          <w:sdt>
            <w:sdtPr>
              <w:tag w:val="goog_rdk_3539"/>
            </w:sdtPr>
            <w:sdtContent>
              <w:del w:date="2022-04-27T20:03:01Z" w:author="Vinícius Russi" w:id="450"/>
              <w:sdt>
                <w:sdtPr>
                  <w:tag w:val="goog_rdk_3540"/>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120</w:delText>
                    </w:r>
                  </w:del>
                </w:sdtContent>
              </w:sdt>
              <w:del w:date="2022-04-27T20:03:01Z" w:author="Vinícius Russi" w:id="450"/>
            </w:sdtContent>
          </w:sdt>
          <w:sdt>
            <w:sdtPr>
              <w:tag w:val="goog_rdk_3541"/>
            </w:sdtPr>
            <w:sdtContent>
              <w:ins w:date="2022-04-27T20:36:14Z" w:author="Vinícius Russi" w:id="499">
                <w:sdt>
                  <w:sdtPr>
                    <w:tag w:val="goog_rdk_3542"/>
                  </w:sdtPr>
                  <w:sdtContent>
                    <w:del w:date="2022-04-27T20:03:01Z" w:author="Vinícius Russi" w:id="450"/>
                  </w:sdtContent>
                </w:sdt>
              </w:ins>
              <w:sdt>
                <w:sdtPr>
                  <w:tag w:val="goog_rdk_3543"/>
                </w:sdtPr>
                <w:sdtContent>
                  <w:ins w:date="2022-04-27T20:36:14Z" w:author="Vinícius Russi" w:id="499">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36:14Z" w:author="Vinícius Russi" w:id="499">
                <w:del w:date="2022-04-27T20:03:01Z" w:author="Vinícius Russi" w:id="450"/>
              </w:ins>
            </w:sdtContent>
          </w:sdt>
          <w:sdt>
            <w:sdtPr>
              <w:tag w:val="goog_rdk_3544"/>
            </w:sdtPr>
            <w:sdtContent>
              <w:del w:date="2022-04-27T20:03:01Z" w:author="Vinícius Russi" w:id="450"/>
              <w:sdt>
                <w:sdtPr>
                  <w:tag w:val="goog_rdk_354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546"/>
                  </w:sdtPr>
                  <w:sdtContent>
                    <w:r w:rsidRPr="00000000" w:rsidDel="00000000" w:rsidR="00000000">
                      <w:rPr>
                        <w:rtl w:val="0"/>
                        <w:rPrChange w:date="2022-04-27T21:31:15Z" w:author="Vinícius Russi" w:id="1">
                          <w:rPr>
                            <w:sz w:val="22"/>
                            <w:szCs w:val="22"/>
                          </w:rPr>
                        </w:rPrChange>
                      </w:rPr>
                      <w:delText xml:space="preserve">163, </w:delText>
                    </w:r>
                  </w:sdtContent>
                </w:sdt>
                <w:sdt>
                  <w:sdtPr>
                    <w:tag w:val="goog_rdk_3547"/>
                  </w:sdtPr>
                  <w:sdtContent>
                    <w:r w:rsidRPr="00000000" w:rsidDel="00000000" w:rsidR="00000000">
                      <w:rPr>
                        <w:rtl w:val="0"/>
                        <w:rPrChange w:date="2022-04-27T21:31:15Z" w:author="Vinícius Russi" w:id="1">
                          <w:rPr>
                            <w:sz w:val="22"/>
                            <w:szCs w:val="22"/>
                          </w:rPr>
                        </w:rPrChange>
                      </w:rPr>
                      <w:delText xml:space="preserve">2012.</w:delText>
                    </w:r>
                  </w:sdtContent>
                </w:sdt>
              </w:del>
            </w:sdtContent>
          </w:sdt>
          <w:sdt>
            <w:sdtPr>
              <w:tag w:val="goog_rdk_3548"/>
            </w:sdtPr>
            <w:sdtContent>
              <w:ins w:date="2022-04-27T19:50:13Z" w:author="Vinícius Russi" w:id="500">
                <w:sdt>
                  <w:sdtPr>
                    <w:tag w:val="goog_rdk_3549"/>
                  </w:sdtPr>
                  <w:sdtContent>
                    <w:del w:date="2022-04-27T20:03:01Z" w:author="Vinícius Russi" w:id="450"/>
                  </w:sdtContent>
                </w:sdt>
              </w:ins>
              <w:sdt>
                <w:sdtPr>
                  <w:tag w:val="goog_rdk_3550"/>
                </w:sdtPr>
                <w:sdtContent>
                  <w:ins w:date="2022-04-27T19:50:13Z" w:author="Vinícius Russi" w:id="500">
                    <w:del w:date="2022-04-27T20:03:01Z" w:author="Vinícius Russi" w:id="450">
                      <w:r w:rsidRPr="00000000" w:rsidDel="00000000" w:rsidR="00000000">
                        <w:rPr>
                          <w:rtl w:val="0"/>
                        </w:rPr>
                      </w:r>
                    </w:del>
                  </w:ins>
                </w:sdtContent>
              </w:sdt>
              <w:ins w:date="2022-04-27T19:50:13Z" w:author="Vinícius Russi" w:id="500">
                <w:del w:date="2022-04-27T20:03:01Z" w:author="Vinícius Russi" w:id="450"/>
              </w:ins>
            </w:sdtContent>
          </w:sdt>
        </w:p>
      </w:sdtContent>
    </w:sdt>
    <w:sdt>
      <w:sdtPr>
        <w:tag w:val="goog_rdk_3555"/>
      </w:sdtPr>
      <w:sdtContent>
        <w:p w:rsidRPr="00000000" w:rsidDel="00000000" w:rsidRDefault="00000000" w:rsidR="00000000" w:rsidP="00000000" w14:paraId="00000213">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del w:date="2022-04-27T20:03:01Z" w:author="Vinícius Russi" w:id="450"/>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3553"/>
            </w:sdtPr>
            <w:sdtContent>
              <w:del w:date="2022-04-27T20:03:01Z" w:author="Vinícius Russi" w:id="450"/>
              <w:sdt>
                <w:sdtPr>
                  <w:tag w:val="goog_rdk_3554"/>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566"/>
      </w:sdtPr>
      <w:sdtContent>
        <w:p w:rsidRPr="00000000" w:rsidDel="00000000" w:rsidRDefault="00000000" w:rsidR="00000000" w:rsidP="00000000" w14:paraId="00000214">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19:50:15Z" w:author="Vinícius Russi" w:id="501"/>
              <w:del w:date="2022-04-27T20:03:01Z" w:author="Vinícius Russi" w:id="450"/>
              <w:rPrChange w:date="2022-04-27T21:31:15Z" w:author="Vinícius Russi" w:id="1">
                <w:rPr>
                  <w:sz w:val="22"/>
                  <w:szCs w:val="22"/>
                </w:rPr>
              </w:rPrChange>
            </w:rPr>
          </w:pPr>
          <w:sdt>
            <w:sdtPr>
              <w:tag w:val="goog_rdk_3556"/>
            </w:sdtPr>
            <w:sdtContent>
              <w:del w:date="2022-04-27T20:03:01Z" w:author="Vinícius Russi" w:id="450"/>
              <w:sdt>
                <w:sdtPr>
                  <w:tag w:val="goog_rdk_3557"/>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LUCIAN,</w:delText>
                    </w:r>
                  </w:del>
                </w:sdtContent>
              </w:sdt>
              <w:del w:date="2022-04-27T20:03:01Z" w:author="Vinícius Russi" w:id="450">
                <w:sdt>
                  <w:sdtPr>
                    <w:tag w:val="goog_rdk_3558"/>
                  </w:sdtPr>
                  <w:sdtContent>
                    <w:r w:rsidRPr="00000000" w:rsidDel="00000000" w:rsidR="00000000">
                      <w:rPr>
                        <w:rtl w:val="0"/>
                        <w:rPrChange w:date="2022-04-27T21:31:15Z" w:author="Vinícius Russi" w:id="1">
                          <w:rPr>
                            <w:sz w:val="22"/>
                            <w:szCs w:val="22"/>
                          </w:rPr>
                        </w:rPrChange>
                      </w:rPr>
                      <w:delText xml:space="preserve"> L. M. </w:delText>
                    </w:r>
                  </w:sdtContent>
                </w:sdt>
                <w:sdt>
                  <w:sdtPr>
                    <w:tag w:val="goog_rdk_3559"/>
                  </w:sdtPr>
                  <w:sdtContent>
                    <w:r w:rsidRPr="00000000" w:rsidDel="00000000" w:rsidR="00000000">
                      <w:rPr>
                        <w:b w:val="1"/>
                        <w:rtl w:val="0"/>
                        <w:rPrChange w:date="2022-04-27T21:31:15Z" w:author="Vinícius Russi" w:id="1">
                          <w:rPr>
                            <w:b w:val="1"/>
                            <w:sz w:val="22"/>
                            <w:szCs w:val="22"/>
                          </w:rPr>
                        </w:rPrChange>
                      </w:rPr>
                      <w:delText xml:space="preserve">Fundamentos de Aprendizagem de Máquina</w:delText>
                    </w:r>
                  </w:sdtContent>
                </w:sdt>
                <w:sdt>
                  <w:sdtPr>
                    <w:tag w:val="goog_rdk_3560"/>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561"/>
                  </w:sdtPr>
                  <w:sdtContent>
                    <w:r w:rsidRPr="00000000" w:rsidDel="00000000" w:rsidR="00000000">
                      <w:rPr>
                        <w:rtl w:val="0"/>
                        <w:rPrChange w:date="2022-04-27T21:31:15Z" w:author="Vinícius Russi" w:id="1">
                          <w:rPr>
                            <w:sz w:val="22"/>
                            <w:szCs w:val="22"/>
                          </w:rPr>
                        </w:rPrChange>
                      </w:rPr>
                      <w:delText xml:space="preserve">1. ed. </w:delText>
                    </w:r>
                  </w:sdtContent>
                </w:sdt>
                <w:sdt>
                  <w:sdtPr>
                    <w:tag w:val="goog_rdk_3562"/>
                  </w:sdtPr>
                  <w:sdtContent>
                    <w:r w:rsidRPr="00000000" w:rsidDel="00000000" w:rsidR="00000000">
                      <w:rPr>
                        <w:rtl w:val="0"/>
                        <w:rPrChange w:date="2022-04-27T21:31:15Z" w:author="Vinícius Russi" w:id="1">
                          <w:rPr>
                            <w:sz w:val="22"/>
                            <w:szCs w:val="22"/>
                          </w:rPr>
                        </w:rPrChange>
                      </w:rPr>
                      <w:delText xml:space="preserve">Porto Alegre: SAGAH, 2020.</w:delText>
                    </w:r>
                  </w:sdtContent>
                </w:sdt>
              </w:del>
            </w:sdtContent>
          </w:sdt>
          <w:sdt>
            <w:sdtPr>
              <w:tag w:val="goog_rdk_3563"/>
            </w:sdtPr>
            <w:sdtContent>
              <w:ins w:date="2022-04-27T19:50:15Z" w:author="Vinícius Russi" w:id="501">
                <w:sdt>
                  <w:sdtPr>
                    <w:tag w:val="goog_rdk_3564"/>
                  </w:sdtPr>
                  <w:sdtContent>
                    <w:del w:date="2022-04-27T20:03:01Z" w:author="Vinícius Russi" w:id="450"/>
                  </w:sdtContent>
                </w:sdt>
              </w:ins>
              <w:sdt>
                <w:sdtPr>
                  <w:tag w:val="goog_rdk_3565"/>
                </w:sdtPr>
                <w:sdtContent>
                  <w:ins w:date="2022-04-27T19:50:15Z" w:author="Vinícius Russi" w:id="501">
                    <w:del w:date="2022-04-27T20:03:01Z" w:author="Vinícius Russi" w:id="450">
                      <w:r w:rsidRPr="00000000" w:rsidDel="00000000" w:rsidR="00000000">
                        <w:rPr>
                          <w:rtl w:val="0"/>
                        </w:rPr>
                      </w:r>
                    </w:del>
                  </w:ins>
                </w:sdtContent>
              </w:sdt>
              <w:ins w:date="2022-04-27T19:50:15Z" w:author="Vinícius Russi" w:id="501">
                <w:del w:date="2022-04-27T20:03:01Z" w:author="Vinícius Russi" w:id="450"/>
              </w:ins>
            </w:sdtContent>
          </w:sdt>
        </w:p>
      </w:sdtContent>
    </w:sdt>
    <w:sdt>
      <w:sdtPr>
        <w:tag w:val="goog_rdk_3570"/>
      </w:sdtPr>
      <w:sdtContent>
        <w:p w:rsidRPr="00000000" w:rsidDel="00000000" w:rsidRDefault="00000000" w:rsidR="00000000" w:rsidP="00000000" w14:paraId="00000215">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del w:date="2022-04-27T20:03:01Z" w:author="Vinícius Russi" w:id="450"/>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3568"/>
            </w:sdtPr>
            <w:sdtContent>
              <w:del w:date="2022-04-27T20:03:01Z" w:author="Vinícius Russi" w:id="450"/>
              <w:sdt>
                <w:sdtPr>
                  <w:tag w:val="goog_rdk_3569"/>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592"/>
      </w:sdtPr>
      <w:sdtContent>
        <w:p w:rsidRPr="00000000" w:rsidDel="00000000" w:rsidRDefault="00000000" w:rsidR="00000000" w:rsidP="00000000" w14:paraId="00000216">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19:50:17Z" w:author="Vinícius Russi" w:id="504"/>
              <w:del w:date="2022-04-27T20:03:01Z" w:author="Vinícius Russi" w:id="450"/>
              <w:rPrChange w:date="2022-04-27T21:31:15Z" w:author="Vinícius Russi" w:id="1">
                <w:rPr>
                  <w:sz w:val="22"/>
                  <w:szCs w:val="22"/>
                </w:rPr>
              </w:rPrChange>
            </w:rPr>
          </w:pPr>
          <w:sdt>
            <w:sdtPr>
              <w:tag w:val="goog_rdk_3571"/>
            </w:sdtPr>
            <w:sdtContent>
              <w:del w:date="2022-04-27T20:03:01Z" w:author="Vinícius Russi" w:id="450"/>
              <w:sdt>
                <w:sdtPr>
                  <w:tag w:val="goog_rdk_357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RODRIGUES, S. C. </w:delText>
                    </w:r>
                  </w:del>
                </w:sdtContent>
              </w:sdt>
              <w:del w:date="2022-04-27T20:03:01Z" w:author="Vinícius Russi" w:id="450">
                <w:sdt>
                  <w:sdtPr>
                    <w:tag w:val="goog_rdk_3573"/>
                  </w:sdtPr>
                  <w:sdtContent>
                    <w:r w:rsidRPr="00000000" w:rsidDel="00000000" w:rsidR="00000000">
                      <w:rPr>
                        <w:b w:val="1"/>
                        <w:rtl w:val="0"/>
                        <w:rPrChange w:date="2022-04-27T21:31:15Z" w:author="Vinícius Russi" w:id="1">
                          <w:rPr>
                            <w:b w:val="1"/>
                            <w:sz w:val="22"/>
                            <w:szCs w:val="22"/>
                          </w:rPr>
                        </w:rPrChange>
                      </w:rPr>
                      <w:delText xml:space="preserve">Modelo de Regressão Linear e suas Aplicações</w:delText>
                    </w:r>
                  </w:sdtContent>
                </w:sdt>
                <w:sdt>
                  <w:sdtPr>
                    <w:tag w:val="goog_rdk_3574"/>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575"/>
                  </w:sdtPr>
                  <w:sdtContent>
                    <w:r w:rsidRPr="00000000" w:rsidDel="00000000" w:rsidR="00000000">
                      <w:rPr>
                        <w:rtl w:val="0"/>
                        <w:rPrChange w:date="2022-04-27T21:31:15Z" w:author="Vinícius Russi" w:id="1">
                          <w:rPr>
                            <w:sz w:val="22"/>
                            <w:szCs w:val="22"/>
                          </w:rPr>
                        </w:rPrChange>
                      </w:rPr>
                      <w:delText xml:space="preserve"> Covilhã</w:delText>
                    </w:r>
                  </w:sdtContent>
                </w:sdt>
              </w:del>
            </w:sdtContent>
          </w:sdt>
          <w:sdt>
            <w:sdtPr>
              <w:tag w:val="goog_rdk_3576"/>
            </w:sdtPr>
            <w:sdtContent>
              <w:ins w:date="2022-04-27T20:30:44Z" w:author="Vinícius Russi" w:id="502">
                <w:sdt>
                  <w:sdtPr>
                    <w:tag w:val="goog_rdk_3577"/>
                  </w:sdtPr>
                  <w:sdtContent>
                    <w:del w:date="2022-04-27T20:03:01Z" w:author="Vinícius Russi" w:id="450"/>
                  </w:sdtContent>
                </w:sdt>
              </w:ins>
              <w:sdt>
                <w:sdtPr>
                  <w:tag w:val="goog_rdk_3578"/>
                </w:sdtPr>
                <w:sdtContent>
                  <w:ins w:date="2022-04-27T20:30:44Z" w:author="Vinícius Russi" w:id="502">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30:44Z" w:author="Vinícius Russi" w:id="502">
                <w:del w:date="2022-04-27T20:03:01Z" w:author="Vinícius Russi" w:id="450"/>
              </w:ins>
            </w:sdtContent>
          </w:sdt>
          <w:sdt>
            <w:sdtPr>
              <w:tag w:val="goog_rdk_3579"/>
            </w:sdtPr>
            <w:sdtContent>
              <w:del w:date="2022-04-27T20:03:01Z" w:author="Vinícius Russi" w:id="450"/>
              <w:sdt>
                <w:sdtPr>
                  <w:tag w:val="goog_rdk_3580"/>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581"/>
                  </w:sdtPr>
                  <w:sdtContent>
                    <w:r w:rsidRPr="00000000" w:rsidDel="00000000" w:rsidR="00000000">
                      <w:rPr>
                        <w:rtl w:val="0"/>
                        <w:rPrChange w:date="2022-04-27T21:31:15Z" w:author="Vinícius Russi" w:id="1">
                          <w:rPr>
                            <w:sz w:val="22"/>
                            <w:szCs w:val="22"/>
                          </w:rPr>
                        </w:rPrChange>
                      </w:rPr>
                      <w:delText xml:space="preserve"> </w:delText>
                    </w:r>
                  </w:sdtContent>
                </w:sdt>
              </w:del>
            </w:sdtContent>
          </w:sdt>
          <w:sdt>
            <w:sdtPr>
              <w:tag w:val="goog_rdk_3582"/>
            </w:sdtPr>
            <w:sdtContent>
              <w:ins w:date="2022-04-27T20:30:47Z" w:author="Vinícius Russi" w:id="503">
                <w:sdt>
                  <w:sdtPr>
                    <w:tag w:val="goog_rdk_3583"/>
                  </w:sdtPr>
                  <w:sdtContent>
                    <w:del w:date="2022-04-27T20:03:01Z" w:author="Vinícius Russi" w:id="450"/>
                  </w:sdtContent>
                </w:sdt>
              </w:ins>
              <w:sdt>
                <w:sdtPr>
                  <w:tag w:val="goog_rdk_3584"/>
                </w:sdtPr>
                <w:sdtContent>
                  <w:ins w:date="2022-04-27T20:30:47Z" w:author="Vinícius Russi" w:id="503">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30:47Z" w:author="Vinícius Russi" w:id="503">
                <w:del w:date="2022-04-27T20:03:01Z" w:author="Vinícius Russi" w:id="450">
                  <w:sdt>
                    <w:sdtPr>
                      <w:tag w:val="goog_rdk_3585"/>
                    </w:sdtPr>
                    <w:sdtContent>
                      <w:r w:rsidRPr="00000000" w:rsidDel="00000000" w:rsidR="00000000">
                        <w:rPr>
                          <w:rtl w:val="0"/>
                          <w:rPrChange w:date="2022-04-27T21:31:15Z" w:author="Vinícius Russi" w:id="1">
                            <w:rPr>
                              <w:sz w:val="22"/>
                              <w:szCs w:val="22"/>
                            </w:rPr>
                          </w:rPrChange>
                        </w:rPr>
                        <w:delText xml:space="preserve">s. n.</w:delText>
                      </w:r>
                    </w:sdtContent>
                  </w:sdt>
                  <w:sdt>
                    <w:sdtPr>
                      <w:tag w:val="goog_rdk_3586"/>
                    </w:sdtPr>
                    <w:sdtContent>
                      <w:r w:rsidRPr="00000000" w:rsidDel="00000000" w:rsidR="00000000">
                        <w:rPr>
                          <w:rtl w:val="0"/>
                          <w:rPrChange w:date="2022-04-27T21:31:15Z" w:author="Vinícius Russi" w:id="1">
                            <w:rPr>
                              <w:sz w:val="22"/>
                              <w:szCs w:val="22"/>
                            </w:rPr>
                          </w:rPrChange>
                        </w:rPr>
                        <w:delText xml:space="preserve">], </w:delText>
                      </w:r>
                    </w:sdtContent>
                  </w:sdt>
                </w:del>
              </w:ins>
            </w:sdtContent>
          </w:sdt>
          <w:sdt>
            <w:sdtPr>
              <w:tag w:val="goog_rdk_3587"/>
            </w:sdtPr>
            <w:sdtContent>
              <w:del w:date="2022-04-27T20:03:01Z" w:author="Vinícius Russi" w:id="450"/>
              <w:sdt>
                <w:sdtPr>
                  <w:tag w:val="goog_rdk_358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2012.</w:delText>
                    </w:r>
                  </w:del>
                </w:sdtContent>
              </w:sdt>
              <w:del w:date="2022-04-27T20:03:01Z" w:author="Vinícius Russi" w:id="450"/>
            </w:sdtContent>
          </w:sdt>
          <w:sdt>
            <w:sdtPr>
              <w:tag w:val="goog_rdk_3589"/>
            </w:sdtPr>
            <w:sdtContent>
              <w:ins w:date="2022-04-27T19:50:17Z" w:author="Vinícius Russi" w:id="504">
                <w:sdt>
                  <w:sdtPr>
                    <w:tag w:val="goog_rdk_3590"/>
                  </w:sdtPr>
                  <w:sdtContent>
                    <w:del w:date="2022-04-27T20:03:01Z" w:author="Vinícius Russi" w:id="450"/>
                  </w:sdtContent>
                </w:sdt>
              </w:ins>
              <w:sdt>
                <w:sdtPr>
                  <w:tag w:val="goog_rdk_3591"/>
                </w:sdtPr>
                <w:sdtContent>
                  <w:ins w:date="2022-04-27T19:50:17Z" w:author="Vinícius Russi" w:id="504">
                    <w:del w:date="2022-04-27T20:03:01Z" w:author="Vinícius Russi" w:id="450">
                      <w:r w:rsidRPr="00000000" w:rsidDel="00000000" w:rsidR="00000000">
                        <w:rPr>
                          <w:rtl w:val="0"/>
                        </w:rPr>
                      </w:r>
                    </w:del>
                  </w:ins>
                </w:sdtContent>
              </w:sdt>
              <w:ins w:date="2022-04-27T19:50:17Z" w:author="Vinícius Russi" w:id="504">
                <w:del w:date="2022-04-27T20:03:01Z" w:author="Vinícius Russi" w:id="450"/>
              </w:ins>
            </w:sdtContent>
          </w:sdt>
        </w:p>
      </w:sdtContent>
    </w:sdt>
    <w:sdt>
      <w:sdtPr>
        <w:tag w:val="goog_rdk_3596"/>
      </w:sdtPr>
      <w:sdtContent>
        <w:p w:rsidRPr="00000000" w:rsidDel="00000000" w:rsidRDefault="00000000" w:rsidR="00000000" w:rsidP="00000000" w14:paraId="00000217">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del w:date="2022-04-27T20:03:01Z" w:author="Vinícius Russi" w:id="450"/>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3594"/>
            </w:sdtPr>
            <w:sdtContent>
              <w:del w:date="2022-04-27T20:03:01Z" w:author="Vinícius Russi" w:id="450"/>
              <w:sdt>
                <w:sdtPr>
                  <w:tag w:val="goog_rdk_3595"/>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631"/>
      </w:sdtPr>
      <w:sdtContent>
        <w:p w:rsidRPr="00000000" w:rsidDel="00000000" w:rsidRDefault="00000000" w:rsidR="00000000" w:rsidP="00000000" w14:paraId="00000218">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19:50:19Z" w:author="Vinícius Russi" w:id="508"/>
              <w:del w:date="2022-04-27T20:03:01Z" w:author="Vinícius Russi" w:id="450"/>
              <w:rPrChange w:date="2022-04-27T21:31:15Z" w:author="Vinícius Russi" w:id="1">
                <w:rPr>
                  <w:sz w:val="22"/>
                  <w:szCs w:val="22"/>
                </w:rPr>
              </w:rPrChange>
            </w:rPr>
          </w:pPr>
          <w:sdt>
            <w:sdtPr>
              <w:tag w:val="goog_rdk_3597"/>
            </w:sdtPr>
            <w:sdtContent>
              <w:del w:date="2022-04-27T20:03:01Z" w:author="Vinícius Russi" w:id="450"/>
              <w:sdt>
                <w:sdtPr>
                  <w:tag w:val="goog_rdk_359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MONARD, M</w:delText>
                    </w:r>
                  </w:del>
                </w:sdtContent>
              </w:sdt>
              <w:del w:date="2022-04-27T20:03:01Z" w:author="Vinícius Russi" w:id="450">
                <w:sdt>
                  <w:sdtPr>
                    <w:tag w:val="goog_rdk_3599"/>
                  </w:sdtPr>
                  <w:sdtContent>
                    <w:r w:rsidRPr="00000000" w:rsidDel="00000000" w:rsidR="00000000">
                      <w:rPr>
                        <w:rtl w:val="0"/>
                        <w:rPrChange w:date="2022-04-27T21:31:15Z" w:author="Vinícius Russi" w:id="1">
                          <w:rPr>
                            <w:sz w:val="22"/>
                            <w:szCs w:val="22"/>
                          </w:rPr>
                        </w:rPrChange>
                      </w:rPr>
                      <w:delText xml:space="preserve">aria</w:delText>
                    </w:r>
                  </w:sdtContent>
                </w:sdt>
              </w:del>
            </w:sdtContent>
          </w:sdt>
          <w:sdt>
            <w:sdtPr>
              <w:tag w:val="goog_rdk_3600"/>
            </w:sdtPr>
            <w:sdtContent>
              <w:ins w:date="2022-04-27T20:25:21Z" w:author="Vinícius Russi" w:id="505">
                <w:sdt>
                  <w:sdtPr>
                    <w:tag w:val="goog_rdk_3601"/>
                  </w:sdtPr>
                  <w:sdtContent>
                    <w:del w:date="2022-04-27T20:03:01Z" w:author="Vinícius Russi" w:id="450"/>
                  </w:sdtContent>
                </w:sdt>
              </w:ins>
              <w:sdt>
                <w:sdtPr>
                  <w:tag w:val="goog_rdk_3602"/>
                </w:sdtPr>
                <w:sdtContent>
                  <w:ins w:date="2022-04-27T20:25:21Z" w:author="Vinícius Russi" w:id="505">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25:21Z" w:author="Vinícius Russi" w:id="505">
                <w:del w:date="2022-04-27T20:03:01Z" w:author="Vinícius Russi" w:id="450"/>
              </w:ins>
            </w:sdtContent>
          </w:sdt>
          <w:sdt>
            <w:sdtPr>
              <w:tag w:val="goog_rdk_3603"/>
            </w:sdtPr>
            <w:sdtContent>
              <w:del w:date="2022-04-27T20:03:01Z" w:author="Vinícius Russi" w:id="450"/>
              <w:sdt>
                <w:sdtPr>
                  <w:tag w:val="goog_rdk_360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
                  <w:sdtPr>
                    <w:tag w:val="goog_rdk_3605"/>
                  </w:sdtPr>
                  <w:sdtContent>
                    <w:r w:rsidRPr="00000000" w:rsidDel="00000000" w:rsidR="00000000">
                      <w:rPr>
                        <w:rtl w:val="0"/>
                        <w:rPrChange w:date="2022-04-27T21:31:15Z" w:author="Vinícius Russi" w:id="1">
                          <w:rPr>
                            <w:sz w:val="22"/>
                            <w:szCs w:val="22"/>
                          </w:rPr>
                        </w:rPrChange>
                      </w:rPr>
                      <w:delText xml:space="preserve">C</w:delText>
                    </w:r>
                  </w:sdtContent>
                </w:sdt>
                <w:sdt>
                  <w:sdtPr>
                    <w:tag w:val="goog_rdk_3606"/>
                  </w:sdtPr>
                  <w:sdtContent>
                    <w:r w:rsidRPr="00000000" w:rsidDel="00000000" w:rsidR="00000000">
                      <w:rPr>
                        <w:rtl w:val="0"/>
                        <w:rPrChange w:date="2022-04-27T21:31:15Z" w:author="Vinícius Russi" w:id="1">
                          <w:rPr>
                            <w:sz w:val="22"/>
                            <w:szCs w:val="22"/>
                          </w:rPr>
                        </w:rPrChange>
                      </w:rPr>
                      <w:delText xml:space="preserve">arolina</w:delText>
                    </w:r>
                  </w:sdtContent>
                </w:sdt>
              </w:del>
            </w:sdtContent>
          </w:sdt>
          <w:sdt>
            <w:sdtPr>
              <w:tag w:val="goog_rdk_3607"/>
            </w:sdtPr>
            <w:sdtContent>
              <w:ins w:date="2022-04-27T20:25:25Z" w:author="Vinícius Russi" w:id="506">
                <w:sdt>
                  <w:sdtPr>
                    <w:tag w:val="goog_rdk_3608"/>
                  </w:sdtPr>
                  <w:sdtContent>
                    <w:del w:date="2022-04-27T20:03:01Z" w:author="Vinícius Russi" w:id="450"/>
                  </w:sdtContent>
                </w:sdt>
              </w:ins>
              <w:sdt>
                <w:sdtPr>
                  <w:tag w:val="goog_rdk_3609"/>
                </w:sdtPr>
                <w:sdtContent>
                  <w:ins w:date="2022-04-27T20:25:25Z" w:author="Vinícius Russi" w:id="506">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25:25Z" w:author="Vinícius Russi" w:id="506">
                <w:del w:date="2022-04-27T20:03:01Z" w:author="Vinícius Russi" w:id="450"/>
              </w:ins>
            </w:sdtContent>
          </w:sdt>
          <w:sdt>
            <w:sdtPr>
              <w:tag w:val="goog_rdk_3610"/>
            </w:sdtPr>
            <w:sdtContent>
              <w:del w:date="2022-04-27T20:03:01Z" w:author="Vinícius Russi" w:id="450"/>
              <w:sdt>
                <w:sdtPr>
                  <w:tag w:val="goog_rdk_3611"/>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612"/>
                  </w:sdtPr>
                  <w:sdtContent>
                    <w:r w:rsidRPr="00000000" w:rsidDel="00000000" w:rsidR="00000000">
                      <w:rPr>
                        <w:rtl w:val="0"/>
                        <w:rPrChange w:date="2022-04-27T21:31:15Z" w:author="Vinícius Russi" w:id="1">
                          <w:rPr>
                            <w:sz w:val="22"/>
                            <w:szCs w:val="22"/>
                          </w:rPr>
                        </w:rPrChange>
                      </w:rPr>
                      <w:delText xml:space="preserve"> BARANAUSKAS,</w:delText>
                    </w:r>
                  </w:sdtContent>
                </w:sdt>
                <w:sdt>
                  <w:sdtPr>
                    <w:tag w:val="goog_rdk_3613"/>
                  </w:sdtPr>
                  <w:sdtContent>
                    <w:r w:rsidRPr="00000000" w:rsidDel="00000000" w:rsidR="00000000">
                      <w:rPr>
                        <w:rtl w:val="0"/>
                        <w:rPrChange w:date="2022-04-27T21:31:15Z" w:author="Vinícius Russi" w:id="1">
                          <w:rPr>
                            <w:sz w:val="22"/>
                            <w:szCs w:val="22"/>
                          </w:rPr>
                        </w:rPrChange>
                      </w:rPr>
                      <w:delText xml:space="preserve"> J</w:delText>
                    </w:r>
                  </w:sdtContent>
                </w:sdt>
                <w:sdt>
                  <w:sdtPr>
                    <w:tag w:val="goog_rdk_3614"/>
                  </w:sdtPr>
                  <w:sdtContent>
                    <w:r w:rsidRPr="00000000" w:rsidDel="00000000" w:rsidR="00000000">
                      <w:rPr>
                        <w:rtl w:val="0"/>
                        <w:rPrChange w:date="2022-04-27T21:31:15Z" w:author="Vinícius Russi" w:id="1">
                          <w:rPr>
                            <w:sz w:val="22"/>
                            <w:szCs w:val="22"/>
                          </w:rPr>
                        </w:rPrChange>
                      </w:rPr>
                      <w:delText xml:space="preserve">osé</w:delText>
                    </w:r>
                  </w:sdtContent>
                </w:sdt>
              </w:del>
            </w:sdtContent>
          </w:sdt>
          <w:sdt>
            <w:sdtPr>
              <w:tag w:val="goog_rdk_3615"/>
            </w:sdtPr>
            <w:sdtContent>
              <w:ins w:date="2022-04-27T20:25:30Z" w:author="Vinícius Russi" w:id="507">
                <w:sdt>
                  <w:sdtPr>
                    <w:tag w:val="goog_rdk_3616"/>
                  </w:sdtPr>
                  <w:sdtContent>
                    <w:del w:date="2022-04-27T20:03:01Z" w:author="Vinícius Russi" w:id="450"/>
                  </w:sdtContent>
                </w:sdt>
              </w:ins>
              <w:sdt>
                <w:sdtPr>
                  <w:tag w:val="goog_rdk_3617"/>
                </w:sdtPr>
                <w:sdtContent>
                  <w:ins w:date="2022-04-27T20:25:30Z" w:author="Vinícius Russi" w:id="507">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25:30Z" w:author="Vinícius Russi" w:id="507">
                <w:del w:date="2022-04-27T20:03:01Z" w:author="Vinícius Russi" w:id="450"/>
              </w:ins>
            </w:sdtContent>
          </w:sdt>
          <w:sdt>
            <w:sdtPr>
              <w:tag w:val="goog_rdk_3618"/>
            </w:sdtPr>
            <w:sdtContent>
              <w:del w:date="2022-04-27T20:03:01Z" w:author="Vinícius Russi" w:id="450"/>
              <w:sdt>
                <w:sdtPr>
                  <w:tag w:val="goog_rdk_3619"/>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A</w:delText>
                    </w:r>
                  </w:del>
                </w:sdtContent>
              </w:sdt>
              <w:del w:date="2022-04-27T20:03:01Z" w:author="Vinícius Russi" w:id="450">
                <w:sdt>
                  <w:sdtPr>
                    <w:tag w:val="goog_rdk_3620"/>
                  </w:sdtPr>
                  <w:sdtContent>
                    <w:r w:rsidRPr="00000000" w:rsidDel="00000000" w:rsidR="00000000">
                      <w:rPr>
                        <w:rtl w:val="0"/>
                        <w:rPrChange w:date="2022-04-27T21:31:15Z" w:author="Vinícius Russi" w:id="1">
                          <w:rPr>
                            <w:sz w:val="22"/>
                            <w:szCs w:val="22"/>
                          </w:rPr>
                        </w:rPrChange>
                      </w:rPr>
                      <w:delText xml:space="preserve">ugusto</w:delText>
                    </w:r>
                  </w:sdtContent>
                </w:sdt>
                <w:sdt>
                  <w:sdtPr>
                    <w:tag w:val="goog_rdk_3621"/>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622"/>
                  </w:sdtPr>
                  <w:sdtContent>
                    <w:r w:rsidRPr="00000000" w:rsidDel="00000000" w:rsidR="00000000">
                      <w:rPr>
                        <w:b w:val="1"/>
                        <w:rtl w:val="0"/>
                        <w:rPrChange w:date="2022-04-27T21:31:15Z" w:author="Vinícius Russi" w:id="1">
                          <w:rPr>
                            <w:b w:val="1"/>
                            <w:sz w:val="22"/>
                            <w:szCs w:val="22"/>
                          </w:rPr>
                        </w:rPrChange>
                      </w:rPr>
                      <w:delText xml:space="preserve">Conceitos Sobre Aprendizado de Máquina. Sistemas Inteligentes Fundamentos e Aplicações</w:delText>
                    </w:r>
                  </w:sdtContent>
                </w:sdt>
                <w:sdt>
                  <w:sdtPr>
                    <w:tag w:val="goog_rdk_3623"/>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624"/>
                  </w:sdtPr>
                  <w:sdtContent>
                    <w:r w:rsidRPr="00000000" w:rsidDel="00000000" w:rsidR="00000000">
                      <w:rPr>
                        <w:rtl w:val="0"/>
                        <w:rPrChange w:date="2022-04-27T21:31:15Z" w:author="Vinícius Russi" w:id="1">
                          <w:rPr>
                            <w:sz w:val="22"/>
                            <w:szCs w:val="22"/>
                          </w:rPr>
                        </w:rPrChange>
                      </w:rPr>
                      <w:delText xml:space="preserve"> 1 ed.</w:delText>
                    </w:r>
                  </w:sdtContent>
                </w:sdt>
                <w:sdt>
                  <w:sdtPr>
                    <w:tag w:val="goog_rdk_3625"/>
                  </w:sdtPr>
                  <w:sdtContent>
                    <w:r w:rsidRPr="00000000" w:rsidDel="00000000" w:rsidR="00000000">
                      <w:rPr>
                        <w:rtl w:val="0"/>
                        <w:rPrChange w:date="2022-04-27T21:31:15Z" w:author="Vinícius Russi" w:id="1">
                          <w:rPr>
                            <w:sz w:val="22"/>
                            <w:szCs w:val="22"/>
                          </w:rPr>
                        </w:rPrChange>
                      </w:rPr>
                      <w:delText xml:space="preserve"> Barueri-SP: Manole Ltda, 2003. p. 89--114.</w:delText>
                    </w:r>
                  </w:sdtContent>
                </w:sdt>
                <w:sdt>
                  <w:sdtPr>
                    <w:tag w:val="goog_rdk_3626"/>
                  </w:sdtPr>
                  <w:sdtContent>
                    <w:r w:rsidRPr="00000000" w:rsidDel="00000000" w:rsidR="00000000">
                      <w:rPr>
                        <w:rtl w:val="0"/>
                        <w:rPrChange w:date="2022-04-27T21:31:15Z" w:author="Vinícius Russi" w:id="1">
                          <w:rPr>
                            <w:sz w:val="22"/>
                            <w:szCs w:val="22"/>
                          </w:rPr>
                        </w:rPrChange>
                      </w:rPr>
                      <w:delText xml:space="preserve"> ISBN 85-204-168</w:delText>
                    </w:r>
                  </w:sdtContent>
                </w:sdt>
                <w:sdt>
                  <w:sdtPr>
                    <w:tag w:val="goog_rdk_3627"/>
                  </w:sdtPr>
                  <w:sdtContent>
                    <w:r w:rsidRPr="00000000" w:rsidDel="00000000" w:rsidR="00000000">
                      <w:rPr>
                        <w:rtl w:val="0"/>
                        <w:rPrChange w:date="2022-04-27T21:31:15Z" w:author="Vinícius Russi" w:id="1">
                          <w:rPr>
                            <w:sz w:val="22"/>
                            <w:szCs w:val="22"/>
                          </w:rPr>
                        </w:rPrChange>
                      </w:rPr>
                      <w:delText xml:space="preserve">.</w:delText>
                    </w:r>
                  </w:sdtContent>
                </w:sdt>
              </w:del>
            </w:sdtContent>
          </w:sdt>
          <w:sdt>
            <w:sdtPr>
              <w:tag w:val="goog_rdk_3628"/>
            </w:sdtPr>
            <w:sdtContent>
              <w:ins w:date="2022-04-27T19:50:19Z" w:author="Vinícius Russi" w:id="508">
                <w:sdt>
                  <w:sdtPr>
                    <w:tag w:val="goog_rdk_3629"/>
                  </w:sdtPr>
                  <w:sdtContent>
                    <w:del w:date="2022-04-27T20:03:01Z" w:author="Vinícius Russi" w:id="450"/>
                  </w:sdtContent>
                </w:sdt>
              </w:ins>
              <w:sdt>
                <w:sdtPr>
                  <w:tag w:val="goog_rdk_3630"/>
                </w:sdtPr>
                <w:sdtContent>
                  <w:ins w:date="2022-04-27T19:50:19Z" w:author="Vinícius Russi" w:id="508">
                    <w:del w:date="2022-04-27T20:03:01Z" w:author="Vinícius Russi" w:id="450">
                      <w:r w:rsidRPr="00000000" w:rsidDel="00000000" w:rsidR="00000000">
                        <w:rPr>
                          <w:rtl w:val="0"/>
                        </w:rPr>
                      </w:r>
                    </w:del>
                  </w:ins>
                </w:sdtContent>
              </w:sdt>
              <w:ins w:date="2022-04-27T19:50:19Z" w:author="Vinícius Russi" w:id="508">
                <w:del w:date="2022-04-27T20:03:01Z" w:author="Vinícius Russi" w:id="450"/>
              </w:ins>
            </w:sdtContent>
          </w:sdt>
        </w:p>
      </w:sdtContent>
    </w:sdt>
    <w:sdt>
      <w:sdtPr>
        <w:tag w:val="goog_rdk_3635"/>
      </w:sdtPr>
      <w:sdtContent>
        <w:p w:rsidRPr="00000000" w:rsidDel="00000000" w:rsidRDefault="00000000" w:rsidR="00000000" w:rsidP="00000000" w14:paraId="00000219">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del w:date="2022-04-27T20:03:01Z" w:author="Vinícius Russi" w:id="450"/>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3633"/>
            </w:sdtPr>
            <w:sdtContent>
              <w:del w:date="2022-04-27T20:03:01Z" w:author="Vinícius Russi" w:id="450"/>
              <w:sdt>
                <w:sdtPr>
                  <w:tag w:val="goog_rdk_3634"/>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678"/>
      </w:sdtPr>
      <w:sdtContent>
        <w:p w:rsidRPr="00000000" w:rsidDel="00000000" w:rsidRDefault="00000000" w:rsidR="00000000" w:rsidP="00000000" w14:paraId="0000021A">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19:50:21Z" w:author="Vinícius Russi" w:id="515"/>
              <w:del w:date="2022-04-27T20:03:01Z" w:author="Vinícius Russi" w:id="450"/>
              <w:rPrChange w:date="2022-04-27T21:31:15Z" w:author="Vinícius Russi" w:id="1">
                <w:rPr>
                  <w:sz w:val="22"/>
                  <w:szCs w:val="22"/>
                </w:rPr>
              </w:rPrChange>
            </w:rPr>
          </w:pPr>
          <w:sdt>
            <w:sdtPr>
              <w:tag w:val="goog_rdk_3638"/>
            </w:sdtPr>
            <w:sdtContent>
              <w:ins w:date="2022-04-27T20:24:12Z" w:author="Vinícius Russi" w:id="509">
                <w:sdt>
                  <w:sdtPr>
                    <w:tag w:val="goog_rdk_3639"/>
                  </w:sdtPr>
                  <w:sdtContent>
                    <w:del w:date="2022-04-27T20:03:01Z" w:author="Vinícius Russi" w:id="450"/>
                  </w:sdtContent>
                </w:sdt>
              </w:ins>
              <w:sdt>
                <w:sdtPr>
                  <w:tag w:val="goog_rdk_3640"/>
                </w:sdtPr>
                <w:sdtContent>
                  <w:ins w:date="2022-04-27T20:24:12Z" w:author="Vinícius Russi" w:id="509">
                    <w:del w:date="2022-04-27T20:03:01Z" w:author="Vinícius Russi" w:id="450">
                      <w:r w:rsidRPr="00000000" w:rsidDel="00000000" w:rsidR="00000000">
                        <w:rPr>
                          <w:rtl w:val="0"/>
                          <w:rPrChange w:date="2022-04-27T21:31:15Z" w:author="Vinícius Russi" w:id="1">
                            <w:rPr>
                              <w:sz w:val="22"/>
                              <w:szCs w:val="22"/>
                            </w:rPr>
                          </w:rPrChange>
                        </w:rPr>
                        <w:delText xml:space="preserve">PEDREGOSA</w:delText>
                      </w:r>
                    </w:del>
                  </w:ins>
                </w:sdtContent>
              </w:sdt>
              <w:ins w:date="2022-04-27T20:24:12Z" w:author="Vinícius Russi" w:id="509">
                <w:del w:date="2022-04-27T20:03:01Z" w:author="Vinícius Russi" w:id="450"/>
              </w:ins>
            </w:sdtContent>
          </w:sdt>
          <w:sdt>
            <w:sdtPr>
              <w:tag w:val="goog_rdk_3641"/>
            </w:sdtPr>
            <w:sdtContent>
              <w:del w:date="2022-04-27T20:03:01Z" w:author="Vinícius Russi" w:id="450"/>
              <w:sdt>
                <w:sdtPr>
                  <w:tag w:val="goog_rdk_364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Pedregosa</w:delText>
                    </w:r>
                  </w:del>
                </w:sdtContent>
              </w:sdt>
              <w:del w:date="2022-04-27T20:03:01Z" w:author="Vinícius Russi" w:id="450">
                <w:sdt>
                  <w:sdtPr>
                    <w:tag w:val="goog_rdk_3643"/>
                  </w:sdtPr>
                  <w:sdtContent>
                    <w:r w:rsidRPr="00000000" w:rsidDel="00000000" w:rsidR="00000000">
                      <w:rPr>
                        <w:rtl w:val="0"/>
                        <w:rPrChange w:date="2022-04-27T21:31:15Z" w:author="Vinícius Russi" w:id="1">
                          <w:rPr>
                            <w:sz w:val="22"/>
                            <w:szCs w:val="22"/>
                          </w:rPr>
                        </w:rPrChange>
                      </w:rPr>
                      <w:delText xml:space="preserve">, F. </w:delText>
                    </w:r>
                  </w:sdtContent>
                </w:sdt>
              </w:del>
            </w:sdtContent>
          </w:sdt>
          <w:sdt>
            <w:sdtPr>
              <w:tag w:val="goog_rdk_3644"/>
            </w:sdtPr>
            <w:sdtContent>
              <w:ins w:date="2022-04-27T20:23:58Z" w:author="Vinícius Russi" w:id="510">
                <w:sdt>
                  <w:sdtPr>
                    <w:tag w:val="goog_rdk_3645"/>
                  </w:sdtPr>
                  <w:sdtContent>
                    <w:del w:date="2022-04-27T20:03:01Z" w:author="Vinícius Russi" w:id="450"/>
                  </w:sdtContent>
                </w:sdt>
              </w:ins>
              <w:sdt>
                <w:sdtPr>
                  <w:tag w:val="goog_rdk_3646"/>
                </w:sdtPr>
                <w:sdtContent>
                  <w:ins w:date="2022-04-27T20:23:58Z" w:author="Vinícius Russi" w:id="510">
                    <w:del w:date="2022-04-27T20:03:01Z" w:author="Vinícius Russi" w:id="450">
                      <w:r w:rsidRPr="00000000" w:rsidDel="00000000" w:rsidR="00000000">
                        <w:rPr>
                          <w:rtl w:val="0"/>
                          <w:rPrChange w:date="2022-04-27T21:31:15Z" w:author="Vinícius Russi" w:id="1">
                            <w:rPr>
                              <w:sz w:val="22"/>
                              <w:szCs w:val="22"/>
                            </w:rPr>
                          </w:rPrChange>
                        </w:rPr>
                        <w:delText xml:space="preserve">et al</w:delText>
                      </w:r>
                    </w:del>
                  </w:ins>
                </w:sdtContent>
              </w:sdt>
              <w:ins w:date="2022-04-27T20:23:58Z" w:author="Vinícius Russi" w:id="510">
                <w:del w:date="2022-04-27T20:03:01Z" w:author="Vinícius Russi" w:id="450"/>
              </w:ins>
            </w:sdtContent>
          </w:sdt>
          <w:sdt>
            <w:sdtPr>
              <w:tag w:val="goog_rdk_3647"/>
            </w:sdtPr>
            <w:sdtContent>
              <w:del w:date="2022-04-27T20:03:01Z" w:author="Vinícius Russi" w:id="450"/>
              <w:sdt>
                <w:sdtPr>
                  <w:tag w:val="goog_rdk_364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and Varoquaux, G. and Gramfort, A. and Michel, V. and Thirion, B. and Grisel, O. and Blondel, M. and Prettenhofer, P. and Weiss, R. and Dubourg, V. and Vanderplas, J. and Passos, A. and Cournapeau, D. and Brucher, M. and Perrot, M. and Duchesnay, E</w:delText>
                    </w:r>
                  </w:del>
                </w:sdtContent>
              </w:sdt>
              <w:del w:date="2022-04-27T20:03:01Z" w:author="Vinícius Russi" w:id="450">
                <w:sdt>
                  <w:sdtPr>
                    <w:tag w:val="goog_rdk_3649"/>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650"/>
                  </w:sdtPr>
                  <w:sdtContent>
                    <w:r w:rsidRPr="00000000" w:rsidDel="00000000" w:rsidR="00000000">
                      <w:rPr>
                        <w:b w:val="1"/>
                        <w:rtl w:val="0"/>
                        <w:rPrChange w:date="2022-04-27T21:31:15Z" w:author="Vinícius Russi" w:id="1">
                          <w:rPr>
                            <w:b w:val="1"/>
                            <w:sz w:val="22"/>
                            <w:szCs w:val="22"/>
                          </w:rPr>
                        </w:rPrChange>
                      </w:rPr>
                      <w:delText xml:space="preserve">Journal of Machine Learning Research</w:delText>
                    </w:r>
                  </w:sdtContent>
                </w:sdt>
              </w:del>
            </w:sdtContent>
          </w:sdt>
          <w:sdt>
            <w:sdtPr>
              <w:tag w:val="goog_rdk_3651"/>
            </w:sdtPr>
            <w:sdtContent>
              <w:ins w:date="2022-04-27T20:24:30Z" w:author="Vinícius Russi" w:id="511">
                <w:sdt>
                  <w:sdtPr>
                    <w:tag w:val="goog_rdk_3652"/>
                  </w:sdtPr>
                  <w:sdtContent>
                    <w:del w:date="2022-04-27T20:03:01Z" w:author="Vinícius Russi" w:id="450"/>
                  </w:sdtContent>
                </w:sdt>
              </w:ins>
              <w:sdt>
                <w:sdtPr>
                  <w:tag w:val="goog_rdk_3653"/>
                </w:sdtPr>
                <w:sdtContent>
                  <w:ins w:date="2022-04-27T20:24:30Z" w:author="Vinícius Russi" w:id="511">
                    <w:del w:date="2022-04-27T20:03:01Z" w:author="Vinícius Russi" w:id="450">
                      <w:r w:rsidRPr="00000000" w:rsidDel="00000000" w:rsidR="00000000">
                        <w:rPr>
                          <w:b w:val="1"/>
                          <w:rtl w:val="0"/>
                          <w:rPrChange w:date="2022-04-27T21:31:15Z" w:author="Vinícius Russi" w:id="1">
                            <w:rPr>
                              <w:b w:val="1"/>
                              <w:sz w:val="22"/>
                              <w:szCs w:val="22"/>
                            </w:rPr>
                          </w:rPrChange>
                        </w:rPr>
                        <w:delText xml:space="preserve">,</w:delText>
                      </w:r>
                    </w:del>
                  </w:ins>
                </w:sdtContent>
              </w:sdt>
              <w:ins w:date="2022-04-27T20:24:30Z" w:author="Vinícius Russi" w:id="511">
                <w:del w:date="2022-04-27T20:03:01Z" w:author="Vinícius Russi" w:id="450"/>
              </w:ins>
            </w:sdtContent>
          </w:sdt>
          <w:sdt>
            <w:sdtPr>
              <w:tag w:val="goog_rdk_3654"/>
            </w:sdtPr>
            <w:sdtContent>
              <w:del w:date="2022-04-27T20:03:01Z" w:author="Vinícius Russi" w:id="450"/>
              <w:sdt>
                <w:sdtPr>
                  <w:tag w:val="goog_rdk_3655"/>
                </w:sdtPr>
                <w:sdtContent>
                  <w:del w:date="2022-04-27T20:03:01Z" w:author="Vinícius Russi" w:id="450">
                    <w:r w:rsidRPr="00000000" w:rsidDel="00000000" w:rsidR="00000000">
                      <w:rPr>
                        <w:b w:val="1"/>
                        <w:rtl w:val="0"/>
                        <w:rPrChange w:date="2022-04-27T21:31:15Z" w:author="Vinícius Russi" w:id="1">
                          <w:rPr>
                            <w:b w:val="1"/>
                            <w:sz w:val="22"/>
                            <w:szCs w:val="22"/>
                          </w:rPr>
                        </w:rPrChange>
                      </w:rPr>
                      <w:delText xml:space="preserve">.</w:delText>
                    </w:r>
                  </w:del>
                </w:sdtContent>
              </w:sdt>
              <w:del w:date="2022-04-27T20:03:01Z" w:author="Vinícius Russi" w:id="450">
                <w:sdt>
                  <w:sdtPr>
                    <w:tag w:val="goog_rdk_3656"/>
                  </w:sdtPr>
                  <w:sdtContent>
                    <w:r w:rsidRPr="00000000" w:rsidDel="00000000" w:rsidR="00000000">
                      <w:rPr>
                        <w:b w:val="1"/>
                        <w:rtl w:val="0"/>
                        <w:rPrChange w:date="2022-04-27T21:31:15Z" w:author="Vinícius Russi" w:id="1">
                          <w:rPr>
                            <w:b w:val="1"/>
                            <w:sz w:val="22"/>
                            <w:szCs w:val="22"/>
                          </w:rPr>
                        </w:rPrChange>
                      </w:rPr>
                      <w:delText xml:space="preserve"> </w:delText>
                    </w:r>
                  </w:sdtContent>
                </w:sdt>
                <w:sdt>
                  <w:sdtPr>
                    <w:tag w:val="goog_rdk_3657"/>
                  </w:sdtPr>
                  <w:sdtContent>
                    <w:r w:rsidRPr="00000000" w:rsidDel="00000000" w:rsidR="00000000">
                      <w:rPr>
                        <w:rtl w:val="0"/>
                        <w:rPrChange w:date="2022-04-27T21:31:15Z" w:author="Vinícius Russi" w:id="1">
                          <w:rPr>
                            <w:sz w:val="22"/>
                            <w:szCs w:val="22"/>
                          </w:rPr>
                        </w:rPrChange>
                      </w:rPr>
                      <w:delText xml:space="preserve">v</w:delText>
                    </w:r>
                  </w:sdtContent>
                </w:sdt>
              </w:del>
            </w:sdtContent>
          </w:sdt>
          <w:sdt>
            <w:sdtPr>
              <w:tag w:val="goog_rdk_3658"/>
            </w:sdtPr>
            <w:sdtContent>
              <w:ins w:date="2022-04-27T20:24:24Z" w:author="Vinícius Russi" w:id="512">
                <w:sdt>
                  <w:sdtPr>
                    <w:tag w:val="goog_rdk_3659"/>
                  </w:sdtPr>
                  <w:sdtContent>
                    <w:del w:date="2022-04-27T20:03:01Z" w:author="Vinícius Russi" w:id="450"/>
                  </w:sdtContent>
                </w:sdt>
              </w:ins>
              <w:sdt>
                <w:sdtPr>
                  <w:tag w:val="goog_rdk_3660"/>
                </w:sdtPr>
                <w:sdtContent>
                  <w:ins w:date="2022-04-27T20:24:24Z" w:author="Vinícius Russi" w:id="512">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ins>
                </w:sdtContent>
              </w:sdt>
              <w:ins w:date="2022-04-27T20:24:24Z" w:author="Vinícius Russi" w:id="512">
                <w:del w:date="2022-04-27T20:03:01Z" w:author="Vinícius Russi" w:id="450"/>
              </w:ins>
            </w:sdtContent>
          </w:sdt>
          <w:sdt>
            <w:sdtPr>
              <w:tag w:val="goog_rdk_3661"/>
            </w:sdtPr>
            <w:sdtContent>
              <w:del w:date="2022-04-27T20:03:01Z" w:author="Vinícius Russi" w:id="450"/>
              <w:sdt>
                <w:sdtPr>
                  <w:tag w:val="goog_rdk_366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12</w:delText>
                    </w:r>
                  </w:del>
                </w:sdtContent>
              </w:sdt>
              <w:del w:date="2022-04-27T20:03:01Z" w:author="Vinícius Russi" w:id="450"/>
            </w:sdtContent>
          </w:sdt>
          <w:sdt>
            <w:sdtPr>
              <w:tag w:val="goog_rdk_3663"/>
            </w:sdtPr>
            <w:sdtContent>
              <w:ins w:date="2022-04-27T20:24:27Z" w:author="Vinícius Russi" w:id="513">
                <w:sdt>
                  <w:sdtPr>
                    <w:tag w:val="goog_rdk_3664"/>
                  </w:sdtPr>
                  <w:sdtContent>
                    <w:del w:date="2022-04-27T20:03:01Z" w:author="Vinícius Russi" w:id="450"/>
                  </w:sdtContent>
                </w:sdt>
              </w:ins>
              <w:sdt>
                <w:sdtPr>
                  <w:tag w:val="goog_rdk_3665"/>
                </w:sdtPr>
                <w:sdtContent>
                  <w:ins w:date="2022-04-27T20:24:27Z" w:author="Vinícius Russi" w:id="513">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24:27Z" w:author="Vinícius Russi" w:id="513">
                <w:del w:date="2022-04-27T20:03:01Z" w:author="Vinícius Russi" w:id="450"/>
              </w:ins>
            </w:sdtContent>
          </w:sdt>
          <w:sdt>
            <w:sdtPr>
              <w:tag w:val="goog_rdk_3666"/>
            </w:sdtPr>
            <w:sdtContent>
              <w:del w:date="2022-04-27T20:03:01Z" w:author="Vinícius Russi" w:id="450"/>
              <w:sdt>
                <w:sdtPr>
                  <w:tag w:val="goog_rdk_3667"/>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668"/>
                  </w:sdtPr>
                  <w:sdtContent>
                    <w:r w:rsidRPr="00000000" w:rsidDel="00000000" w:rsidR="00000000">
                      <w:rPr>
                        <w:rtl w:val="0"/>
                        <w:rPrChange w:date="2022-04-27T21:31:15Z" w:author="Vinícius Russi" w:id="1">
                          <w:rPr>
                            <w:sz w:val="22"/>
                            <w:szCs w:val="22"/>
                          </w:rPr>
                        </w:rPrChange>
                      </w:rPr>
                      <w:delText xml:space="preserve"> p</w:delText>
                    </w:r>
                  </w:sdtContent>
                </w:sdt>
              </w:del>
            </w:sdtContent>
          </w:sdt>
          <w:sdt>
            <w:sdtPr>
              <w:tag w:val="goog_rdk_3669"/>
            </w:sdtPr>
            <w:sdtContent>
              <w:ins w:date="2022-04-27T20:24:34Z" w:author="Vinícius Russi" w:id="514">
                <w:sdt>
                  <w:sdtPr>
                    <w:tag w:val="goog_rdk_3670"/>
                  </w:sdtPr>
                  <w:sdtContent>
                    <w:del w:date="2022-04-27T20:03:01Z" w:author="Vinícius Russi" w:id="450"/>
                  </w:sdtContent>
                </w:sdt>
              </w:ins>
              <w:sdt>
                <w:sdtPr>
                  <w:tag w:val="goog_rdk_3671"/>
                </w:sdtPr>
                <w:sdtContent>
                  <w:ins w:date="2022-04-27T20:24:34Z" w:author="Vinícius Russi" w:id="514">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ins>
                </w:sdtContent>
              </w:sdt>
              <w:ins w:date="2022-04-27T20:24:34Z" w:author="Vinícius Russi" w:id="514">
                <w:del w:date="2022-04-27T20:03:01Z" w:author="Vinícius Russi" w:id="450"/>
              </w:ins>
            </w:sdtContent>
          </w:sdt>
          <w:sdt>
            <w:sdtPr>
              <w:tag w:val="goog_rdk_3672"/>
            </w:sdtPr>
            <w:sdtContent>
              <w:del w:date="2022-04-27T20:03:01Z" w:author="Vinícius Russi" w:id="450"/>
              <w:sdt>
                <w:sdtPr>
                  <w:tag w:val="goog_rdk_3673"/>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674"/>
                  </w:sdtPr>
                  <w:sdtContent>
                    <w:r w:rsidRPr="00000000" w:rsidDel="00000000" w:rsidR="00000000">
                      <w:rPr>
                        <w:rtl w:val="0"/>
                        <w:rPrChange w:date="2022-04-27T21:31:15Z" w:author="Vinícius Russi" w:id="1">
                          <w:rPr>
                            <w:sz w:val="22"/>
                            <w:szCs w:val="22"/>
                          </w:rPr>
                        </w:rPrChange>
                      </w:rPr>
                      <w:delText xml:space="preserve">2825-2830, 2011.</w:delText>
                    </w:r>
                  </w:sdtContent>
                </w:sdt>
              </w:del>
            </w:sdtContent>
          </w:sdt>
          <w:sdt>
            <w:sdtPr>
              <w:tag w:val="goog_rdk_3675"/>
            </w:sdtPr>
            <w:sdtContent>
              <w:ins w:date="2022-04-27T19:50:21Z" w:author="Vinícius Russi" w:id="515">
                <w:sdt>
                  <w:sdtPr>
                    <w:tag w:val="goog_rdk_3676"/>
                  </w:sdtPr>
                  <w:sdtContent>
                    <w:del w:date="2022-04-27T20:03:01Z" w:author="Vinícius Russi" w:id="450"/>
                  </w:sdtContent>
                </w:sdt>
              </w:ins>
              <w:sdt>
                <w:sdtPr>
                  <w:tag w:val="goog_rdk_3677"/>
                </w:sdtPr>
                <w:sdtContent>
                  <w:ins w:date="2022-04-27T19:50:21Z" w:author="Vinícius Russi" w:id="515">
                    <w:del w:date="2022-04-27T20:03:01Z" w:author="Vinícius Russi" w:id="450">
                      <w:r w:rsidRPr="00000000" w:rsidDel="00000000" w:rsidR="00000000">
                        <w:rPr>
                          <w:rtl w:val="0"/>
                        </w:rPr>
                      </w:r>
                    </w:del>
                  </w:ins>
                </w:sdtContent>
              </w:sdt>
              <w:ins w:date="2022-04-27T19:50:21Z" w:author="Vinícius Russi" w:id="515">
                <w:del w:date="2022-04-27T20:03:01Z" w:author="Vinícius Russi" w:id="450"/>
              </w:ins>
            </w:sdtContent>
          </w:sdt>
        </w:p>
      </w:sdtContent>
    </w:sdt>
    <w:sdt>
      <w:sdtPr>
        <w:tag w:val="goog_rdk_3682"/>
      </w:sdtPr>
      <w:sdtContent>
        <w:p w:rsidRPr="00000000" w:rsidDel="00000000" w:rsidRDefault="00000000" w:rsidR="00000000" w:rsidP="00000000" w14:paraId="0000021B">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del w:date="2022-04-27T20:03:01Z" w:author="Vinícius Russi" w:id="450"/>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3680"/>
            </w:sdtPr>
            <w:sdtContent>
              <w:del w:date="2022-04-27T20:03:01Z" w:author="Vinícius Russi" w:id="450"/>
              <w:sdt>
                <w:sdtPr>
                  <w:tag w:val="goog_rdk_3681"/>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733"/>
      </w:sdtPr>
      <w:sdtContent>
        <w:p w:rsidRPr="00000000" w:rsidDel="00000000" w:rsidRDefault="00000000" w:rsidR="00000000" w:rsidP="00000000" w14:paraId="0000021C">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19:50:23Z" w:author="Vinícius Russi" w:id="523"/>
              <w:del w:date="2022-04-27T20:03:01Z" w:author="Vinícius Russi" w:id="450"/>
              <w:rPrChange w:date="2022-04-27T21:31:15Z" w:author="Vinícius Russi" w:id="1">
                <w:rPr>
                  <w:sz w:val="22"/>
                  <w:szCs w:val="22"/>
                </w:rPr>
              </w:rPrChange>
            </w:rPr>
          </w:pPr>
          <w:sdt>
            <w:sdtPr>
              <w:tag w:val="goog_rdk_3685"/>
            </w:sdtPr>
            <w:sdtContent>
              <w:ins w:date="2022-04-27T20:20:27Z" w:author="Vinícius Russi" w:id="516">
                <w:sdt>
                  <w:sdtPr>
                    <w:tag w:val="goog_rdk_3686"/>
                  </w:sdtPr>
                  <w:sdtContent>
                    <w:del w:date="2022-04-27T20:03:01Z" w:author="Vinícius Russi" w:id="450"/>
                  </w:sdtContent>
                </w:sdt>
              </w:ins>
              <w:sdt>
                <w:sdtPr>
                  <w:tag w:val="goog_rdk_3687"/>
                </w:sdtPr>
                <w:sdtContent>
                  <w:ins w:date="2022-04-27T20:20:27Z" w:author="Vinícius Russi" w:id="516">
                    <w:del w:date="2022-04-27T20:03:01Z" w:author="Vinícius Russi" w:id="450">
                      <w:r w:rsidRPr="00000000" w:rsidDel="00000000" w:rsidR="00000000">
                        <w:rPr>
                          <w:rtl w:val="0"/>
                          <w:rPrChange w:date="2022-04-27T21:31:15Z" w:author="Vinícius Russi" w:id="1">
                            <w:rPr>
                              <w:sz w:val="22"/>
                              <w:szCs w:val="22"/>
                            </w:rPr>
                          </w:rPrChange>
                        </w:rPr>
                        <w:delText xml:space="preserve">RIQUETI, </w:delText>
                      </w:r>
                    </w:del>
                  </w:ins>
                </w:sdtContent>
              </w:sdt>
              <w:ins w:date="2022-04-27T20:20:27Z" w:author="Vinícius Russi" w:id="516">
                <w:del w:date="2022-04-27T20:03:01Z" w:author="Vinícius Russi" w:id="450"/>
              </w:ins>
            </w:sdtContent>
          </w:sdt>
          <w:sdt>
            <w:sdtPr>
              <w:tag w:val="goog_rdk_3688"/>
            </w:sdtPr>
            <w:sdtContent>
              <w:del w:date="2022-04-27T20:03:01Z" w:author="Vinícius Russi" w:id="450"/>
              <w:sdt>
                <w:sdtPr>
                  <w:tag w:val="goog_rdk_3689"/>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G. A.</w:delText>
                    </w:r>
                  </w:del>
                </w:sdtContent>
              </w:sdt>
              <w:del w:date="2022-04-27T20:03:01Z" w:author="Vinícius Russi" w:id="450">
                <w:sdt>
                  <w:sdtPr>
                    <w:tag w:val="goog_rdk_3690"/>
                  </w:sdtPr>
                  <w:sdtContent>
                    <w:r w:rsidRPr="00000000" w:rsidDel="00000000" w:rsidR="00000000">
                      <w:rPr>
                        <w:rtl w:val="0"/>
                        <w:rPrChange w:date="2022-04-27T21:31:15Z" w:author="Vinícius Russi" w:id="1">
                          <w:rPr>
                            <w:sz w:val="22"/>
                            <w:szCs w:val="22"/>
                          </w:rPr>
                        </w:rPrChange>
                      </w:rPr>
                      <w:delText xml:space="preserve"> Riqueti ,</w:delText>
                    </w:r>
                  </w:sdtContent>
                </w:sdt>
              </w:del>
            </w:sdtContent>
          </w:sdt>
          <w:sdt>
            <w:sdtPr>
              <w:tag w:val="goog_rdk_3691"/>
            </w:sdtPr>
            <w:sdtContent>
              <w:ins w:date="2022-04-27T20:20:20Z" w:author="Vinícius Russi" w:id="517">
                <w:sdt>
                  <w:sdtPr>
                    <w:tag w:val="goog_rdk_3692"/>
                  </w:sdtPr>
                  <w:sdtContent>
                    <w:del w:date="2022-04-27T20:03:01Z" w:author="Vinícius Russi" w:id="450"/>
                  </w:sdtContent>
                </w:sdt>
              </w:ins>
              <w:sdt>
                <w:sdtPr>
                  <w:tag w:val="goog_rdk_3693"/>
                </w:sdtPr>
                <w:sdtContent>
                  <w:ins w:date="2022-04-27T20:20:20Z" w:author="Vinícius Russi" w:id="517">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20:20Z" w:author="Vinícius Russi" w:id="517">
                <w:del w:date="2022-04-27T20:03:01Z" w:author="Vinícius Russi" w:id="450"/>
              </w:ins>
            </w:sdtContent>
          </w:sdt>
          <w:sdt>
            <w:sdtPr>
              <w:tag w:val="goog_rdk_3694"/>
            </w:sdtPr>
            <w:sdtContent>
              <w:del w:date="2022-04-27T20:03:01Z" w:author="Vinícius Russi" w:id="450"/>
              <w:sdt>
                <w:sdtPr>
                  <w:tag w:val="goog_rdk_3695"/>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Content>
          </w:sdt>
          <w:sdt>
            <w:sdtPr>
              <w:tag w:val="goog_rdk_3696"/>
            </w:sdtPr>
            <w:sdtContent>
              <w:ins w:date="2022-04-27T20:20:39Z" w:author="Vinícius Russi" w:id="518">
                <w:sdt>
                  <w:sdtPr>
                    <w:tag w:val="goog_rdk_3697"/>
                  </w:sdtPr>
                  <w:sdtContent>
                    <w:del w:date="2022-04-27T20:03:01Z" w:author="Vinícius Russi" w:id="450"/>
                  </w:sdtContent>
                </w:sdt>
              </w:ins>
              <w:sdt>
                <w:sdtPr>
                  <w:tag w:val="goog_rdk_3698"/>
                </w:sdtPr>
                <w:sdtContent>
                  <w:ins w:date="2022-04-27T20:20:39Z" w:author="Vinícius Russi" w:id="518">
                    <w:del w:date="2022-04-27T20:03:01Z" w:author="Vinícius Russi" w:id="450">
                      <w:r w:rsidRPr="00000000" w:rsidDel="00000000" w:rsidR="00000000">
                        <w:rPr>
                          <w:rtl w:val="0"/>
                          <w:rPrChange w:date="2022-04-27T21:31:15Z" w:author="Vinícius Russi" w:id="1">
                            <w:rPr>
                              <w:sz w:val="22"/>
                              <w:szCs w:val="22"/>
                            </w:rPr>
                          </w:rPrChange>
                        </w:rPr>
                        <w:delText xml:space="preserve">RIBEIRO, </w:delText>
                      </w:r>
                    </w:del>
                  </w:ins>
                </w:sdtContent>
              </w:sdt>
              <w:ins w:date="2022-04-27T20:20:39Z" w:author="Vinícius Russi" w:id="518">
                <w:del w:date="2022-04-27T20:03:01Z" w:author="Vinícius Russi" w:id="450"/>
              </w:ins>
            </w:sdtContent>
          </w:sdt>
          <w:sdt>
            <w:sdtPr>
              <w:tag w:val="goog_rdk_3699"/>
            </w:sdtPr>
            <w:sdtContent>
              <w:del w:date="2022-04-27T20:03:01Z" w:author="Vinícius Russi" w:id="450"/>
              <w:sdt>
                <w:sdtPr>
                  <w:tag w:val="goog_rdk_3700"/>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C. E.</w:delText>
                    </w:r>
                  </w:del>
                </w:sdtContent>
              </w:sdt>
              <w:del w:date="2022-04-27T20:03:01Z" w:author="Vinícius Russi" w:id="450">
                <w:sdt>
                  <w:sdtPr>
                    <w:tag w:val="goog_rdk_3701"/>
                  </w:sdtPr>
                  <w:sdtContent>
                    <w:r w:rsidRPr="00000000" w:rsidDel="00000000" w:rsidR="00000000">
                      <w:rPr>
                        <w:rtl w:val="0"/>
                        <w:rPrChange w:date="2022-04-27T21:31:15Z" w:author="Vinícius Russi" w:id="1">
                          <w:rPr>
                            <w:sz w:val="22"/>
                            <w:szCs w:val="22"/>
                          </w:rPr>
                        </w:rPrChange>
                      </w:rPr>
                      <w:delText xml:space="preserve"> Ribeiro ,</w:delText>
                    </w:r>
                  </w:sdtContent>
                </w:sdt>
              </w:del>
            </w:sdtContent>
          </w:sdt>
          <w:sdt>
            <w:sdtPr>
              <w:tag w:val="goog_rdk_3702"/>
            </w:sdtPr>
            <w:sdtContent>
              <w:ins w:date="2022-04-27T20:20:45Z" w:author="Vinícius Russi" w:id="519">
                <w:sdt>
                  <w:sdtPr>
                    <w:tag w:val="goog_rdk_3703"/>
                  </w:sdtPr>
                  <w:sdtContent>
                    <w:del w:date="2022-04-27T20:03:01Z" w:author="Vinícius Russi" w:id="450"/>
                  </w:sdtContent>
                </w:sdt>
              </w:ins>
              <w:sdt>
                <w:sdtPr>
                  <w:tag w:val="goog_rdk_3704"/>
                </w:sdtPr>
                <w:sdtContent>
                  <w:ins w:date="2022-04-27T20:20:45Z" w:author="Vinícius Russi" w:id="519">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20:45Z" w:author="Vinícius Russi" w:id="519">
                <w:del w:date="2022-04-27T20:03:01Z" w:author="Vinícius Russi" w:id="450"/>
              </w:ins>
            </w:sdtContent>
          </w:sdt>
          <w:sdt>
            <w:sdtPr>
              <w:tag w:val="goog_rdk_3705"/>
            </w:sdtPr>
            <w:sdtContent>
              <w:del w:date="2022-04-27T20:03:01Z" w:author="Vinícius Russi" w:id="450"/>
              <w:sdt>
                <w:sdtPr>
                  <w:tag w:val="goog_rdk_3706"/>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Content>
          </w:sdt>
          <w:sdt>
            <w:sdtPr>
              <w:tag w:val="goog_rdk_3707"/>
            </w:sdtPr>
            <w:sdtContent>
              <w:ins w:date="2022-04-27T20:20:52Z" w:author="Vinícius Russi" w:id="520">
                <w:sdt>
                  <w:sdtPr>
                    <w:tag w:val="goog_rdk_3708"/>
                  </w:sdtPr>
                  <w:sdtContent>
                    <w:del w:date="2022-04-27T20:03:01Z" w:author="Vinícius Russi" w:id="450"/>
                  </w:sdtContent>
                </w:sdt>
              </w:ins>
              <w:sdt>
                <w:sdtPr>
                  <w:tag w:val="goog_rdk_3709"/>
                </w:sdtPr>
                <w:sdtContent>
                  <w:ins w:date="2022-04-27T20:20:52Z" w:author="Vinícius Russi" w:id="520">
                    <w:del w:date="2022-04-27T20:03:01Z" w:author="Vinícius Russi" w:id="450">
                      <w:r w:rsidRPr="00000000" w:rsidDel="00000000" w:rsidR="00000000">
                        <w:rPr>
                          <w:rtl w:val="0"/>
                          <w:rPrChange w:date="2022-04-27T21:31:15Z" w:author="Vinícius Russi" w:id="1">
                            <w:rPr>
                              <w:sz w:val="22"/>
                              <w:szCs w:val="22"/>
                            </w:rPr>
                          </w:rPrChange>
                        </w:rPr>
                        <w:delText xml:space="preserve">ZÁRATE, </w:delText>
                      </w:r>
                    </w:del>
                  </w:ins>
                </w:sdtContent>
              </w:sdt>
              <w:ins w:date="2022-04-27T20:20:52Z" w:author="Vinícius Russi" w:id="520">
                <w:del w:date="2022-04-27T20:03:01Z" w:author="Vinícius Russi" w:id="450"/>
              </w:ins>
            </w:sdtContent>
          </w:sdt>
          <w:sdt>
            <w:sdtPr>
              <w:tag w:val="goog_rdk_3710"/>
            </w:sdtPr>
            <w:sdtContent>
              <w:del w:date="2022-04-27T20:03:01Z" w:author="Vinícius Russi" w:id="450"/>
              <w:sdt>
                <w:sdtPr>
                  <w:tag w:val="goog_rdk_3711"/>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L. E.</w:delText>
                    </w:r>
                  </w:del>
                </w:sdtContent>
              </w:sdt>
              <w:del w:date="2022-04-27T20:03:01Z" w:author="Vinícius Russi" w:id="450">
                <w:sdt>
                  <w:sdtPr>
                    <w:tag w:val="goog_rdk_3712"/>
                  </w:sdtPr>
                  <w:sdtContent>
                    <w:r w:rsidRPr="00000000" w:rsidDel="00000000" w:rsidR="00000000">
                      <w:rPr>
                        <w:rtl w:val="0"/>
                        <w:rPrChange w:date="2022-04-27T21:31:15Z" w:author="Vinícius Russi" w:id="1">
                          <w:rPr>
                            <w:sz w:val="22"/>
                            <w:szCs w:val="22"/>
                          </w:rPr>
                        </w:rPrChange>
                      </w:rPr>
                      <w:delText xml:space="preserve"> Zárate.</w:delText>
                    </w:r>
                  </w:sdtContent>
                </w:sdt>
                <w:sdt>
                  <w:sdtPr>
                    <w:tag w:val="goog_rdk_3713"/>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714"/>
                  </w:sdtPr>
                  <w:sdtContent>
                    <w:r w:rsidRPr="00000000" w:rsidDel="00000000" w:rsidR="00000000">
                      <w:rPr>
                        <w:b w:val="1"/>
                        <w:rtl w:val="0"/>
                        <w:rPrChange w:date="2022-04-27T21:31:15Z" w:author="Vinícius Russi" w:id="1">
                          <w:rPr>
                            <w:b w:val="1"/>
                            <w:sz w:val="22"/>
                            <w:szCs w:val="22"/>
                          </w:rPr>
                        </w:rPrChange>
                      </w:rPr>
                      <w:delText xml:space="preserve">Classificando perfis de longevidade de bases de dados longitudinais usando Floresta Aleatória</w:delText>
                    </w:r>
                  </w:sdtContent>
                </w:sdt>
                <w:sdt>
                  <w:sdtPr>
                    <w:tag w:val="goog_rdk_3715"/>
                  </w:sdtPr>
                  <w:sdtContent>
                    <w:r w:rsidRPr="00000000" w:rsidDel="00000000" w:rsidR="00000000">
                      <w:rPr>
                        <w:b w:val="1"/>
                        <w:rtl w:val="0"/>
                        <w:rPrChange w:date="2022-04-27T21:31:15Z" w:author="Vinícius Russi" w:id="1">
                          <w:rPr>
                            <w:b w:val="1"/>
                            <w:sz w:val="22"/>
                            <w:szCs w:val="22"/>
                          </w:rPr>
                        </w:rPrChange>
                      </w:rPr>
                      <w:delText xml:space="preserve">. </w:delText>
                    </w:r>
                  </w:sdtContent>
                </w:sdt>
              </w:del>
            </w:sdtContent>
          </w:sdt>
          <w:sdt>
            <w:sdtPr>
              <w:tag w:val="goog_rdk_3716"/>
            </w:sdtPr>
            <w:sdtContent>
              <w:ins w:date="2022-04-27T20:28:27Z" w:author="Vinícius Russi" w:id="521">
                <w:sdt>
                  <w:sdtPr>
                    <w:tag w:val="goog_rdk_3717"/>
                  </w:sdtPr>
                  <w:sdtContent>
                    <w:del w:date="2022-04-27T20:03:01Z" w:author="Vinícius Russi" w:id="450"/>
                  </w:sdtContent>
                </w:sdt>
              </w:ins>
              <w:sdt>
                <w:sdtPr>
                  <w:tag w:val="goog_rdk_3718"/>
                </w:sdtPr>
                <w:sdtContent>
                  <w:ins w:date="2022-04-27T20:28:27Z" w:author="Vinícius Russi" w:id="521">
                    <w:del w:date="2022-04-27T20:03:01Z" w:author="Vinícius Russi" w:id="450">
                      <w:r w:rsidRPr="00000000" w:rsidDel="00000000" w:rsidR="00000000">
                        <w:rPr>
                          <w:b w:val="1"/>
                          <w:rtl w:val="0"/>
                          <w:rPrChange w:date="2022-04-27T21:31:15Z" w:author="Vinícius Russi" w:id="1">
                            <w:rPr>
                              <w:b w:val="1"/>
                              <w:sz w:val="22"/>
                              <w:szCs w:val="22"/>
                            </w:rPr>
                          </w:rPrChange>
                        </w:rPr>
                        <w:delText xml:space="preserve">[</w:delText>
                      </w:r>
                    </w:del>
                  </w:ins>
                </w:sdtContent>
              </w:sdt>
              <w:ins w:date="2022-04-27T20:28:27Z" w:author="Vinícius Russi" w:id="521">
                <w:del w:date="2022-04-27T20:03:01Z" w:author="Vinícius Russi" w:id="450">
                  <w:sdt>
                    <w:sdtPr>
                      <w:tag w:val="goog_rdk_3719"/>
                    </w:sdtPr>
                    <w:sdtContent>
                      <w:r w:rsidRPr="00000000" w:rsidDel="00000000" w:rsidR="00000000">
                        <w:rPr>
                          <w:b w:val="1"/>
                          <w:rtl w:val="0"/>
                          <w:rPrChange w:date="2022-04-27T21:31:15Z" w:author="Vinícius Russi" w:id="1">
                            <w:rPr>
                              <w:b w:val="1"/>
                              <w:sz w:val="22"/>
                              <w:szCs w:val="22"/>
                            </w:rPr>
                          </w:rPrChange>
                        </w:rPr>
                        <w:delText xml:space="preserve">S. l.</w:delText>
                      </w:r>
                    </w:sdtContent>
                  </w:sdt>
                  <w:sdt>
                    <w:sdtPr>
                      <w:tag w:val="goog_rdk_3720"/>
                    </w:sdtPr>
                    <w:sdtContent>
                      <w:r w:rsidRPr="00000000" w:rsidDel="00000000" w:rsidR="00000000">
                        <w:rPr>
                          <w:b w:val="1"/>
                          <w:rtl w:val="0"/>
                          <w:rPrChange w:date="2022-04-27T21:31:15Z" w:author="Vinícius Russi" w:id="1">
                            <w:rPr>
                              <w:b w:val="1"/>
                              <w:sz w:val="22"/>
                              <w:szCs w:val="22"/>
                            </w:rPr>
                          </w:rPrChange>
                        </w:rPr>
                        <w:delText xml:space="preserve">],</w:delText>
                      </w:r>
                    </w:sdtContent>
                  </w:sdt>
                  <w:sdt>
                    <w:sdtPr>
                      <w:tag w:val="goog_rdk_3721"/>
                    </w:sdtPr>
                    <w:sdtContent>
                      <w:r w:rsidRPr="00000000" w:rsidDel="00000000" w:rsidR="00000000">
                        <w:rPr>
                          <w:b w:val="1"/>
                          <w:rtl w:val="0"/>
                          <w:rPrChange w:date="2022-04-27T21:31:15Z" w:author="Vinícius Russi" w:id="1">
                            <w:rPr>
                              <w:b w:val="1"/>
                              <w:sz w:val="22"/>
                              <w:szCs w:val="22"/>
                            </w:rPr>
                          </w:rPrChange>
                        </w:rPr>
                        <w:delText xml:space="preserve"> </w:delText>
                      </w:r>
                    </w:sdtContent>
                  </w:sdt>
                </w:del>
              </w:ins>
            </w:sdtContent>
          </w:sdt>
          <w:sdt>
            <w:sdtPr>
              <w:tag w:val="goog_rdk_3722"/>
            </w:sdtPr>
            <w:sdtContent>
              <w:del w:date="2022-04-27T20:03:01Z" w:author="Vinícius Russi" w:id="450"/>
              <w:sdt>
                <w:sdtPr>
                  <w:tag w:val="goog_rdk_3723"/>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Symposium on K</w:delText>
                    </w:r>
                  </w:del>
                </w:sdtContent>
              </w:sdt>
              <w:del w:date="2022-04-27T20:03:01Z" w:author="Vinícius Russi" w:id="450"/>
            </w:sdtContent>
          </w:sdt>
          <w:sdt>
            <w:sdtPr>
              <w:tag w:val="goog_rdk_3724"/>
            </w:sdtPr>
            <w:sdtContent>
              <w:ins w:date="2022-04-27T20:28:22Z" w:author="Vinícius Russi" w:id="522">
                <w:sdt>
                  <w:sdtPr>
                    <w:tag w:val="goog_rdk_3725"/>
                  </w:sdtPr>
                  <w:sdtContent>
                    <w:del w:date="2022-04-27T20:03:01Z" w:author="Vinícius Russi" w:id="450"/>
                  </w:sdtContent>
                </w:sdt>
              </w:ins>
              <w:sdt>
                <w:sdtPr>
                  <w:tag w:val="goog_rdk_3726"/>
                </w:sdtPr>
                <w:sdtContent>
                  <w:ins w:date="2022-04-27T20:28:22Z" w:author="Vinícius Russi" w:id="522">
                    <w:del w:date="2022-04-27T20:03:01Z" w:author="Vinícius Russi" w:id="450">
                      <w:r w:rsidRPr="00000000" w:rsidDel="00000000" w:rsidR="00000000">
                        <w:rPr>
                          <w:rtl w:val="0"/>
                          <w:rPrChange w:date="2022-04-27T21:31:15Z" w:author="Vinícius Russi" w:id="1">
                            <w:rPr>
                              <w:sz w:val="22"/>
                              <w:szCs w:val="22"/>
                            </w:rPr>
                          </w:rPrChange>
                        </w:rPr>
                        <w:delText xml:space="preserve">n</w:delText>
                      </w:r>
                    </w:del>
                  </w:ins>
                </w:sdtContent>
              </w:sdt>
              <w:ins w:date="2022-04-27T20:28:22Z" w:author="Vinícius Russi" w:id="522">
                <w:del w:date="2022-04-27T20:03:01Z" w:author="Vinícius Russi" w:id="450"/>
              </w:ins>
            </w:sdtContent>
          </w:sdt>
          <w:sdt>
            <w:sdtPr>
              <w:tag w:val="goog_rdk_3727"/>
            </w:sdtPr>
            <w:sdtContent>
              <w:del w:date="2022-04-27T20:03:01Z" w:author="Vinícius Russi" w:id="450"/>
              <w:sdt>
                <w:sdtPr>
                  <w:tag w:val="goog_rdk_372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N</w:delText>
                    </w:r>
                  </w:del>
                </w:sdtContent>
              </w:sdt>
              <w:del w:date="2022-04-27T20:03:01Z" w:author="Vinícius Russi" w:id="450">
                <w:sdt>
                  <w:sdtPr>
                    <w:tag w:val="goog_rdk_3729"/>
                  </w:sdtPr>
                  <w:sdtContent>
                    <w:r w:rsidRPr="00000000" w:rsidDel="00000000" w:rsidR="00000000">
                      <w:rPr>
                        <w:rtl w:val="0"/>
                        <w:rPrChange w:date="2022-04-27T21:31:15Z" w:author="Vinícius Russi" w:id="1">
                          <w:rPr>
                            <w:sz w:val="22"/>
                            <w:szCs w:val="22"/>
                          </w:rPr>
                        </w:rPrChange>
                      </w:rPr>
                      <w:delText xml:space="preserve">owledge Discovery, Mining and Learning, KDMILE, 2018.</w:delText>
                    </w:r>
                  </w:sdtContent>
                </w:sdt>
              </w:del>
            </w:sdtContent>
          </w:sdt>
          <w:sdt>
            <w:sdtPr>
              <w:tag w:val="goog_rdk_3730"/>
            </w:sdtPr>
            <w:sdtContent>
              <w:ins w:date="2022-04-27T19:50:23Z" w:author="Vinícius Russi" w:id="523">
                <w:sdt>
                  <w:sdtPr>
                    <w:tag w:val="goog_rdk_3731"/>
                  </w:sdtPr>
                  <w:sdtContent>
                    <w:del w:date="2022-04-27T20:03:01Z" w:author="Vinícius Russi" w:id="450"/>
                  </w:sdtContent>
                </w:sdt>
              </w:ins>
              <w:sdt>
                <w:sdtPr>
                  <w:tag w:val="goog_rdk_3732"/>
                </w:sdtPr>
                <w:sdtContent>
                  <w:ins w:date="2022-04-27T19:50:23Z" w:author="Vinícius Russi" w:id="523">
                    <w:del w:date="2022-04-27T20:03:01Z" w:author="Vinícius Russi" w:id="450">
                      <w:r w:rsidRPr="00000000" w:rsidDel="00000000" w:rsidR="00000000">
                        <w:rPr>
                          <w:rtl w:val="0"/>
                        </w:rPr>
                      </w:r>
                    </w:del>
                  </w:ins>
                </w:sdtContent>
              </w:sdt>
              <w:ins w:date="2022-04-27T19:50:23Z" w:author="Vinícius Russi" w:id="523">
                <w:del w:date="2022-04-27T20:03:01Z" w:author="Vinícius Russi" w:id="450"/>
              </w:ins>
            </w:sdtContent>
          </w:sdt>
        </w:p>
      </w:sdtContent>
    </w:sdt>
    <w:sdt>
      <w:sdtPr>
        <w:tag w:val="goog_rdk_3737"/>
      </w:sdtPr>
      <w:sdtContent>
        <w:p w:rsidRPr="00000000" w:rsidDel="00000000" w:rsidRDefault="00000000" w:rsidR="00000000" w:rsidP="00000000" w14:paraId="0000021D">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del w:date="2022-04-27T20:03:01Z" w:author="Vinícius Russi" w:id="450"/>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3735"/>
            </w:sdtPr>
            <w:sdtContent>
              <w:del w:date="2022-04-27T20:03:01Z" w:author="Vinícius Russi" w:id="450"/>
              <w:sdt>
                <w:sdtPr>
                  <w:tag w:val="goog_rdk_3736"/>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821"/>
      </w:sdtPr>
      <w:sdtContent>
        <w:p w:rsidRPr="00000000" w:rsidDel="00000000" w:rsidRDefault="00000000" w:rsidR="00000000" w:rsidP="00000000" w14:paraId="0000021E">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19:50:24Z" w:author="Vinícius Russi" w:id="535"/>
              <w:del w:date="2022-04-27T20:03:01Z" w:author="Vinícius Russi" w:id="450"/>
              <w:rPrChange w:date="2022-04-27T21:31:15Z" w:author="Vinícius Russi" w:id="1">
                <w:rPr>
                  <w:sz w:val="22"/>
                  <w:szCs w:val="22"/>
                </w:rPr>
              </w:rPrChange>
            </w:rPr>
          </w:pPr>
          <w:sdt>
            <w:sdtPr>
              <w:tag w:val="goog_rdk_3740"/>
            </w:sdtPr>
            <w:sdtContent>
              <w:ins w:date="2022-04-27T20:17:35Z" w:author="Vinícius Russi" w:id="524">
                <w:sdt>
                  <w:sdtPr>
                    <w:tag w:val="goog_rdk_3741"/>
                  </w:sdtPr>
                  <w:sdtContent>
                    <w:del w:date="2022-04-27T20:03:01Z" w:author="Vinícius Russi" w:id="450"/>
                  </w:sdtContent>
                </w:sdt>
              </w:ins>
              <w:sdt>
                <w:sdtPr>
                  <w:tag w:val="goog_rdk_3742"/>
                </w:sdtPr>
                <w:sdtContent>
                  <w:ins w:date="2022-04-27T20:17:35Z" w:author="Vinícius Russi" w:id="524">
                    <w:del w:date="2022-04-27T20:03:01Z" w:author="Vinícius Russi" w:id="450">
                      <w:r w:rsidRPr="00000000" w:rsidDel="00000000" w:rsidR="00000000">
                        <w:rPr>
                          <w:rtl w:val="0"/>
                          <w:rPrChange w:date="2022-04-27T21:31:15Z" w:author="Vinícius Russi" w:id="1">
                            <w:rPr>
                              <w:sz w:val="22"/>
                              <w:szCs w:val="22"/>
                            </w:rPr>
                          </w:rPrChange>
                        </w:rPr>
                        <w:delText xml:space="preserve">FERNÁNDEZ</w:delText>
                      </w:r>
                    </w:del>
                  </w:ins>
                </w:sdtContent>
              </w:sdt>
              <w:ins w:date="2022-04-27T20:17:35Z" w:author="Vinícius Russi" w:id="524">
                <w:del w:date="2022-04-27T20:03:01Z" w:author="Vinícius Russi" w:id="450"/>
              </w:ins>
            </w:sdtContent>
          </w:sdt>
          <w:sdt>
            <w:sdtPr>
              <w:tag w:val="goog_rdk_3743"/>
            </w:sdtPr>
            <w:sdtContent>
              <w:del w:date="2022-04-27T20:03:01Z" w:author="Vinícius Russi" w:id="450"/>
              <w:sdt>
                <w:sdtPr>
                  <w:tag w:val="goog_rdk_374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Fernández</w:delText>
                    </w:r>
                  </w:del>
                </w:sdtContent>
              </w:sdt>
              <w:del w:date="2022-04-27T20:03:01Z" w:author="Vinícius Russi" w:id="450">
                <w:sdt>
                  <w:sdtPr>
                    <w:tag w:val="goog_rdk_3745"/>
                  </w:sdtPr>
                  <w:sdtContent>
                    <w:r w:rsidRPr="00000000" w:rsidDel="00000000" w:rsidR="00000000">
                      <w:rPr>
                        <w:rtl w:val="0"/>
                        <w:rPrChange w:date="2022-04-27T21:31:15Z" w:author="Vinícius Russi" w:id="1">
                          <w:rPr>
                            <w:sz w:val="22"/>
                            <w:szCs w:val="22"/>
                          </w:rPr>
                        </w:rPrChange>
                      </w:rPr>
                      <w:delText xml:space="preserve">-</w:delText>
                    </w:r>
                  </w:sdtContent>
                </w:sdt>
              </w:del>
            </w:sdtContent>
          </w:sdt>
          <w:sdt>
            <w:sdtPr>
              <w:tag w:val="goog_rdk_3746"/>
            </w:sdtPr>
            <w:sdtContent>
              <w:ins w:date="2022-04-27T20:17:35Z" w:author="Vinícius Russi" w:id="524">
                <w:sdt>
                  <w:sdtPr>
                    <w:tag w:val="goog_rdk_3747"/>
                  </w:sdtPr>
                  <w:sdtContent>
                    <w:del w:date="2022-04-27T20:03:01Z" w:author="Vinícius Russi" w:id="450"/>
                  </w:sdtContent>
                </w:sdt>
              </w:ins>
              <w:sdt>
                <w:sdtPr>
                  <w:tag w:val="goog_rdk_3748"/>
                </w:sdtPr>
                <w:sdtContent>
                  <w:ins w:date="2022-04-27T20:17:35Z" w:author="Vinícius Russi" w:id="524">
                    <w:del w:date="2022-04-27T20:03:01Z" w:author="Vinícius Russi" w:id="450">
                      <w:r w:rsidRPr="00000000" w:rsidDel="00000000" w:rsidR="00000000">
                        <w:rPr>
                          <w:rtl w:val="0"/>
                          <w:rPrChange w:date="2022-04-27T21:31:15Z" w:author="Vinícius Russi" w:id="1">
                            <w:rPr>
                              <w:sz w:val="22"/>
                              <w:szCs w:val="22"/>
                            </w:rPr>
                          </w:rPrChange>
                        </w:rPr>
                        <w:delText xml:space="preserve">DELGADO</w:delText>
                      </w:r>
                    </w:del>
                  </w:ins>
                </w:sdtContent>
              </w:sdt>
              <w:ins w:date="2022-04-27T20:17:35Z" w:author="Vinícius Russi" w:id="524">
                <w:del w:date="2022-04-27T20:03:01Z" w:author="Vinícius Russi" w:id="450"/>
              </w:ins>
            </w:sdtContent>
          </w:sdt>
          <w:sdt>
            <w:sdtPr>
              <w:tag w:val="goog_rdk_3749"/>
            </w:sdtPr>
            <w:sdtContent>
              <w:del w:date="2022-04-27T20:03:01Z" w:author="Vinícius Russi" w:id="450"/>
              <w:sdt>
                <w:sdtPr>
                  <w:tag w:val="goog_rdk_3750"/>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Delgado</w:delText>
                    </w:r>
                  </w:del>
                </w:sdtContent>
              </w:sdt>
              <w:del w:date="2022-04-27T20:03:01Z" w:author="Vinícius Russi" w:id="450">
                <w:sdt>
                  <w:sdtPr>
                    <w:tag w:val="goog_rdk_3751"/>
                  </w:sdtPr>
                  <w:sdtContent>
                    <w:r w:rsidRPr="00000000" w:rsidDel="00000000" w:rsidR="00000000">
                      <w:rPr>
                        <w:rtl w:val="0"/>
                        <w:rPrChange w:date="2022-04-27T21:31:15Z" w:author="Vinícius Russi" w:id="1">
                          <w:rPr>
                            <w:sz w:val="22"/>
                            <w:szCs w:val="22"/>
                          </w:rPr>
                        </w:rPrChange>
                      </w:rPr>
                      <w:delText xml:space="preserve">, M.</w:delText>
                    </w:r>
                  </w:sdtContent>
                </w:sdt>
              </w:del>
            </w:sdtContent>
          </w:sdt>
          <w:sdt>
            <w:sdtPr>
              <w:tag w:val="goog_rdk_3752"/>
            </w:sdtPr>
            <w:sdtContent>
              <w:ins w:date="2022-04-27T20:18:09Z" w:author="Vinícius Russi" w:id="525">
                <w:sdt>
                  <w:sdtPr>
                    <w:tag w:val="goog_rdk_3753"/>
                  </w:sdtPr>
                  <w:sdtContent>
                    <w:del w:date="2022-04-27T20:03:01Z" w:author="Vinícius Russi" w:id="450"/>
                  </w:sdtContent>
                </w:sdt>
              </w:ins>
              <w:sdt>
                <w:sdtPr>
                  <w:tag w:val="goog_rdk_3754"/>
                </w:sdtPr>
                <w:sdtContent>
                  <w:ins w:date="2022-04-27T20:18:09Z" w:author="Vinícius Russi" w:id="525">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18:09Z" w:author="Vinícius Russi" w:id="525">
                <w:del w:date="2022-04-27T20:03:01Z" w:author="Vinícius Russi" w:id="450"/>
              </w:ins>
            </w:sdtContent>
          </w:sdt>
          <w:sdt>
            <w:sdtPr>
              <w:tag w:val="goog_rdk_3755"/>
            </w:sdtPr>
            <w:sdtContent>
              <w:del w:date="2022-04-27T20:03:01Z" w:author="Vinícius Russi" w:id="450"/>
              <w:sdt>
                <w:sdtPr>
                  <w:tag w:val="goog_rdk_3756"/>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757"/>
                  </w:sdtPr>
                  <w:sdtContent>
                    <w:r w:rsidRPr="00000000" w:rsidDel="00000000" w:rsidR="00000000">
                      <w:rPr>
                        <w:rtl w:val="0"/>
                        <w:rPrChange w:date="2022-04-27T21:31:15Z" w:author="Vinícius Russi" w:id="1">
                          <w:rPr>
                            <w:sz w:val="22"/>
                            <w:szCs w:val="22"/>
                          </w:rPr>
                        </w:rPrChange>
                      </w:rPr>
                      <w:delText xml:space="preserve"> </w:delText>
                    </w:r>
                  </w:sdtContent>
                </w:sdt>
              </w:del>
            </w:sdtContent>
          </w:sdt>
          <w:sdt>
            <w:sdtPr>
              <w:tag w:val="goog_rdk_3758"/>
            </w:sdtPr>
            <w:sdtContent>
              <w:ins w:date="2022-04-27T20:18:18Z" w:author="Vinícius Russi" w:id="526">
                <w:sdt>
                  <w:sdtPr>
                    <w:tag w:val="goog_rdk_3759"/>
                  </w:sdtPr>
                  <w:sdtContent>
                    <w:del w:date="2022-04-27T20:03:01Z" w:author="Vinícius Russi" w:id="450"/>
                  </w:sdtContent>
                </w:sdt>
              </w:ins>
              <w:sdt>
                <w:sdtPr>
                  <w:tag w:val="goog_rdk_3760"/>
                </w:sdtPr>
                <w:sdtContent>
                  <w:ins w:date="2022-04-27T20:18:18Z" w:author="Vinícius Russi" w:id="526">
                    <w:del w:date="2022-04-27T20:03:01Z" w:author="Vinícius Russi" w:id="450">
                      <w:r w:rsidRPr="00000000" w:rsidDel="00000000" w:rsidR="00000000">
                        <w:rPr>
                          <w:rtl w:val="0"/>
                          <w:rPrChange w:date="2022-04-27T21:31:15Z" w:author="Vinícius Russi" w:id="1">
                            <w:rPr>
                              <w:sz w:val="22"/>
                              <w:szCs w:val="22"/>
                            </w:rPr>
                          </w:rPrChange>
                        </w:rPr>
                        <w:delText xml:space="preserve">CERNADAS</w:delText>
                      </w:r>
                    </w:del>
                  </w:ins>
                </w:sdtContent>
              </w:sdt>
              <w:ins w:date="2022-04-27T20:18:18Z" w:author="Vinícius Russi" w:id="526">
                <w:del w:date="2022-04-27T20:03:01Z" w:author="Vinícius Russi" w:id="450"/>
              </w:ins>
            </w:sdtContent>
          </w:sdt>
          <w:sdt>
            <w:sdtPr>
              <w:tag w:val="goog_rdk_3761"/>
            </w:sdtPr>
            <w:sdtContent>
              <w:del w:date="2022-04-27T20:03:01Z" w:author="Vinícius Russi" w:id="450"/>
              <w:sdt>
                <w:sdtPr>
                  <w:tag w:val="goog_rdk_376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Cernadas</w:delText>
                    </w:r>
                  </w:del>
                </w:sdtContent>
              </w:sdt>
              <w:del w:date="2022-04-27T20:03:01Z" w:author="Vinícius Russi" w:id="450">
                <w:sdt>
                  <w:sdtPr>
                    <w:tag w:val="goog_rdk_3763"/>
                  </w:sdtPr>
                  <w:sdtContent>
                    <w:r w:rsidRPr="00000000" w:rsidDel="00000000" w:rsidR="00000000">
                      <w:rPr>
                        <w:rtl w:val="0"/>
                        <w:rPrChange w:date="2022-04-27T21:31:15Z" w:author="Vinícius Russi" w:id="1">
                          <w:rPr>
                            <w:sz w:val="22"/>
                            <w:szCs w:val="22"/>
                          </w:rPr>
                        </w:rPrChange>
                      </w:rPr>
                      <w:delText xml:space="preserve">, E.</w:delText>
                    </w:r>
                  </w:sdtContent>
                </w:sdt>
              </w:del>
            </w:sdtContent>
          </w:sdt>
          <w:sdt>
            <w:sdtPr>
              <w:tag w:val="goog_rdk_3764"/>
            </w:sdtPr>
            <w:sdtContent>
              <w:ins w:date="2022-04-27T20:18:22Z" w:author="Vinícius Russi" w:id="527">
                <w:sdt>
                  <w:sdtPr>
                    <w:tag w:val="goog_rdk_3765"/>
                  </w:sdtPr>
                  <w:sdtContent>
                    <w:del w:date="2022-04-27T20:03:01Z" w:author="Vinícius Russi" w:id="450"/>
                  </w:sdtContent>
                </w:sdt>
              </w:ins>
              <w:sdt>
                <w:sdtPr>
                  <w:tag w:val="goog_rdk_3766"/>
                </w:sdtPr>
                <w:sdtContent>
                  <w:ins w:date="2022-04-27T20:18:22Z" w:author="Vinícius Russi" w:id="527">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18:22Z" w:author="Vinícius Russi" w:id="527">
                <w:del w:date="2022-04-27T20:03:01Z" w:author="Vinícius Russi" w:id="450"/>
              </w:ins>
            </w:sdtContent>
          </w:sdt>
          <w:sdt>
            <w:sdtPr>
              <w:tag w:val="goog_rdk_3767"/>
            </w:sdtPr>
            <w:sdtContent>
              <w:del w:date="2022-04-27T20:03:01Z" w:author="Vinícius Russi" w:id="450"/>
              <w:sdt>
                <w:sdtPr>
                  <w:tag w:val="goog_rdk_376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769"/>
                  </w:sdtPr>
                  <w:sdtContent>
                    <w:r w:rsidRPr="00000000" w:rsidDel="00000000" w:rsidR="00000000">
                      <w:rPr>
                        <w:rtl w:val="0"/>
                        <w:rPrChange w:date="2022-04-27T21:31:15Z" w:author="Vinícius Russi" w:id="1">
                          <w:rPr>
                            <w:sz w:val="22"/>
                            <w:szCs w:val="22"/>
                          </w:rPr>
                        </w:rPrChange>
                      </w:rPr>
                      <w:delText xml:space="preserve"> </w:delText>
                    </w:r>
                  </w:sdtContent>
                </w:sdt>
              </w:del>
            </w:sdtContent>
          </w:sdt>
          <w:sdt>
            <w:sdtPr>
              <w:tag w:val="goog_rdk_3770"/>
            </w:sdtPr>
            <w:sdtContent>
              <w:ins w:date="2022-04-27T20:18:32Z" w:author="Vinícius Russi" w:id="528">
                <w:sdt>
                  <w:sdtPr>
                    <w:tag w:val="goog_rdk_3771"/>
                  </w:sdtPr>
                  <w:sdtContent>
                    <w:del w:date="2022-04-27T20:03:01Z" w:author="Vinícius Russi" w:id="450"/>
                  </w:sdtContent>
                </w:sdt>
              </w:ins>
              <w:sdt>
                <w:sdtPr>
                  <w:tag w:val="goog_rdk_3772"/>
                </w:sdtPr>
                <w:sdtContent>
                  <w:ins w:date="2022-04-27T20:18:32Z" w:author="Vinícius Russi" w:id="528">
                    <w:del w:date="2022-04-27T20:03:01Z" w:author="Vinícius Russi" w:id="450">
                      <w:r w:rsidRPr="00000000" w:rsidDel="00000000" w:rsidR="00000000">
                        <w:rPr>
                          <w:rtl w:val="0"/>
                          <w:rPrChange w:date="2022-04-27T21:31:15Z" w:author="Vinícius Russi" w:id="1">
                            <w:rPr>
                              <w:sz w:val="22"/>
                              <w:szCs w:val="22"/>
                            </w:rPr>
                          </w:rPrChange>
                        </w:rPr>
                        <w:delText xml:space="preserve">BARRO</w:delText>
                      </w:r>
                    </w:del>
                  </w:ins>
                </w:sdtContent>
              </w:sdt>
              <w:ins w:date="2022-04-27T20:18:32Z" w:author="Vinícius Russi" w:id="528">
                <w:del w:date="2022-04-27T20:03:01Z" w:author="Vinícius Russi" w:id="450"/>
              </w:ins>
            </w:sdtContent>
          </w:sdt>
          <w:sdt>
            <w:sdtPr>
              <w:tag w:val="goog_rdk_3773"/>
            </w:sdtPr>
            <w:sdtContent>
              <w:del w:date="2022-04-27T20:03:01Z" w:author="Vinícius Russi" w:id="450"/>
              <w:sdt>
                <w:sdtPr>
                  <w:tag w:val="goog_rdk_3774"/>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Barro</w:delText>
                    </w:r>
                  </w:del>
                </w:sdtContent>
              </w:sdt>
              <w:del w:date="2022-04-27T20:03:01Z" w:author="Vinícius Russi" w:id="450">
                <w:sdt>
                  <w:sdtPr>
                    <w:tag w:val="goog_rdk_3775"/>
                  </w:sdtPr>
                  <w:sdtContent>
                    <w:r w:rsidRPr="00000000" w:rsidDel="00000000" w:rsidR="00000000">
                      <w:rPr>
                        <w:rtl w:val="0"/>
                        <w:rPrChange w:date="2022-04-27T21:31:15Z" w:author="Vinícius Russi" w:id="1">
                          <w:rPr>
                            <w:sz w:val="22"/>
                            <w:szCs w:val="22"/>
                          </w:rPr>
                        </w:rPrChange>
                      </w:rPr>
                      <w:delText xml:space="preserve">, S.</w:delText>
                    </w:r>
                  </w:sdtContent>
                </w:sdt>
              </w:del>
            </w:sdtContent>
          </w:sdt>
          <w:sdt>
            <w:sdtPr>
              <w:tag w:val="goog_rdk_3776"/>
            </w:sdtPr>
            <w:sdtContent>
              <w:ins w:date="2022-04-27T20:18:37Z" w:author="Vinícius Russi" w:id="529">
                <w:sdt>
                  <w:sdtPr>
                    <w:tag w:val="goog_rdk_3777"/>
                  </w:sdtPr>
                  <w:sdtContent>
                    <w:del w:date="2022-04-27T20:03:01Z" w:author="Vinícius Russi" w:id="450"/>
                  </w:sdtContent>
                </w:sdt>
              </w:ins>
              <w:sdt>
                <w:sdtPr>
                  <w:tag w:val="goog_rdk_3778"/>
                </w:sdtPr>
                <w:sdtContent>
                  <w:ins w:date="2022-04-27T20:18:37Z" w:author="Vinícius Russi" w:id="529">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18:37Z" w:author="Vinícius Russi" w:id="529">
                <w:del w:date="2022-04-27T20:03:01Z" w:author="Vinícius Russi" w:id="450"/>
              </w:ins>
            </w:sdtContent>
          </w:sdt>
          <w:sdt>
            <w:sdtPr>
              <w:tag w:val="goog_rdk_3779"/>
            </w:sdtPr>
            <w:sdtContent>
              <w:del w:date="2022-04-27T20:03:01Z" w:author="Vinícius Russi" w:id="450"/>
              <w:sdt>
                <w:sdtPr>
                  <w:tag w:val="goog_rdk_3780"/>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and</w:delText>
                    </w:r>
                  </w:del>
                </w:sdtContent>
              </w:sdt>
              <w:del w:date="2022-04-27T20:03:01Z" w:author="Vinícius Russi" w:id="450">
                <w:sdt>
                  <w:sdtPr>
                    <w:tag w:val="goog_rdk_3781"/>
                  </w:sdtPr>
                  <w:sdtContent>
                    <w:r w:rsidRPr="00000000" w:rsidDel="00000000" w:rsidR="00000000">
                      <w:rPr>
                        <w:rtl w:val="0"/>
                        <w:rPrChange w:date="2022-04-27T21:31:15Z" w:author="Vinícius Russi" w:id="1">
                          <w:rPr>
                            <w:sz w:val="22"/>
                            <w:szCs w:val="22"/>
                          </w:rPr>
                        </w:rPrChange>
                      </w:rPr>
                      <w:delText xml:space="preserve"> </w:delText>
                    </w:r>
                  </w:sdtContent>
                </w:sdt>
              </w:del>
            </w:sdtContent>
          </w:sdt>
          <w:sdt>
            <w:sdtPr>
              <w:tag w:val="goog_rdk_3782"/>
            </w:sdtPr>
            <w:sdtContent>
              <w:ins w:date="2022-04-27T20:18:46Z" w:author="Vinícius Russi" w:id="530">
                <w:sdt>
                  <w:sdtPr>
                    <w:tag w:val="goog_rdk_3783"/>
                  </w:sdtPr>
                  <w:sdtContent>
                    <w:del w:date="2022-04-27T20:03:01Z" w:author="Vinícius Russi" w:id="450"/>
                  </w:sdtContent>
                </w:sdt>
              </w:ins>
              <w:sdt>
                <w:sdtPr>
                  <w:tag w:val="goog_rdk_3784"/>
                </w:sdtPr>
                <w:sdtContent>
                  <w:ins w:date="2022-04-27T20:18:46Z" w:author="Vinícius Russi" w:id="530">
                    <w:del w:date="2022-04-27T20:03:01Z" w:author="Vinícius Russi" w:id="450">
                      <w:r w:rsidRPr="00000000" w:rsidDel="00000000" w:rsidR="00000000">
                        <w:rPr>
                          <w:rtl w:val="0"/>
                          <w:rPrChange w:date="2022-04-27T21:31:15Z" w:author="Vinícius Russi" w:id="1">
                            <w:rPr>
                              <w:sz w:val="22"/>
                              <w:szCs w:val="22"/>
                            </w:rPr>
                          </w:rPrChange>
                        </w:rPr>
                        <w:delText xml:space="preserve">AMORIM</w:delText>
                      </w:r>
                    </w:del>
                  </w:ins>
                </w:sdtContent>
              </w:sdt>
              <w:ins w:date="2022-04-27T20:18:46Z" w:author="Vinícius Russi" w:id="530">
                <w:del w:date="2022-04-27T20:03:01Z" w:author="Vinícius Russi" w:id="450"/>
              </w:ins>
            </w:sdtContent>
          </w:sdt>
          <w:sdt>
            <w:sdtPr>
              <w:tag w:val="goog_rdk_3785"/>
            </w:sdtPr>
            <w:sdtContent>
              <w:del w:date="2022-04-27T20:03:01Z" w:author="Vinícius Russi" w:id="450"/>
              <w:sdt>
                <w:sdtPr>
                  <w:tag w:val="goog_rdk_3786"/>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Amorim</w:delText>
                    </w:r>
                  </w:del>
                </w:sdtContent>
              </w:sdt>
              <w:del w:date="2022-04-27T20:03:01Z" w:author="Vinícius Russi" w:id="450">
                <w:sdt>
                  <w:sdtPr>
                    <w:tag w:val="goog_rdk_3787"/>
                  </w:sdtPr>
                  <w:sdtContent>
                    <w:r w:rsidRPr="00000000" w:rsidDel="00000000" w:rsidR="00000000">
                      <w:rPr>
                        <w:rtl w:val="0"/>
                        <w:rPrChange w:date="2022-04-27T21:31:15Z" w:author="Vinícius Russi" w:id="1">
                          <w:rPr>
                            <w:sz w:val="22"/>
                            <w:szCs w:val="22"/>
                          </w:rPr>
                        </w:rPrChange>
                      </w:rPr>
                      <w:delText xml:space="preserve">, D.</w:delText>
                    </w:r>
                  </w:sdtContent>
                </w:sdt>
                <w:sdt>
                  <w:sdtPr>
                    <w:tag w:val="goog_rdk_3788"/>
                  </w:sdtPr>
                  <w:sdtContent>
                    <w:r w:rsidRPr="00000000" w:rsidDel="00000000" w:rsidR="00000000">
                      <w:rPr>
                        <w:b w:val="1"/>
                        <w:rtl w:val="0"/>
                        <w:rPrChange w:date="2022-04-27T21:31:15Z" w:author="Vinícius Russi" w:id="1">
                          <w:rPr>
                            <w:b w:val="1"/>
                            <w:sz w:val="22"/>
                            <w:szCs w:val="22"/>
                          </w:rPr>
                        </w:rPrChange>
                      </w:rPr>
                      <w:delText xml:space="preserve"> </w:delText>
                    </w:r>
                  </w:sdtContent>
                </w:sdt>
                <w:sdt>
                  <w:sdtPr>
                    <w:tag w:val="goog_rdk_3789"/>
                  </w:sdtPr>
                  <w:sdtContent>
                    <w:r w:rsidRPr="00000000" w:rsidDel="00000000" w:rsidR="00000000">
                      <w:rPr>
                        <w:b w:val="1"/>
                        <w:rtl w:val="0"/>
                        <w:rPrChange w:date="2022-04-27T21:31:15Z" w:author="Vinícius Russi" w:id="1">
                          <w:rPr>
                            <w:b w:val="1"/>
                            <w:sz w:val="22"/>
                            <w:szCs w:val="22"/>
                          </w:rPr>
                        </w:rPrChange>
                      </w:rPr>
                      <w:delText xml:space="preserve">Do we need hundreds of classifiers to solve real world classification problems</w:delText>
                    </w:r>
                  </w:sdtContent>
                </w:sdt>
                <w:sdt>
                  <w:sdtPr>
                    <w:tag w:val="goog_rdk_3790"/>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791"/>
                  </w:sdtPr>
                  <w:sdtContent>
                    <w:r w:rsidRPr="00000000" w:rsidDel="00000000" w:rsidR="00000000">
                      <w:rPr>
                        <w:rtl w:val="0"/>
                        <w:rPrChange w:date="2022-04-27T21:31:15Z" w:author="Vinícius Russi" w:id="1">
                          <w:rPr>
                            <w:sz w:val="22"/>
                            <w:szCs w:val="22"/>
                          </w:rPr>
                        </w:rPrChange>
                      </w:rPr>
                      <w:delText xml:space="preserve">Journal</w:delText>
                    </w:r>
                  </w:sdtContent>
                </w:sdt>
                <w:sdt>
                  <w:sdtPr>
                    <w:tag w:val="goog_rdk_3792"/>
                  </w:sdtPr>
                  <w:sdtContent>
                    <w:r w:rsidRPr="00000000" w:rsidDel="00000000" w:rsidR="00000000">
                      <w:rPr>
                        <w:rtl w:val="0"/>
                        <w:rPrChange w:date="2022-04-27T21:31:15Z" w:author="Vinícius Russi" w:id="1">
                          <w:rPr>
                            <w:sz w:val="22"/>
                            <w:szCs w:val="22"/>
                          </w:rPr>
                        </w:rPrChange>
                      </w:rPr>
                      <w:delText xml:space="preserve"> of Machine Learning Research</w:delText>
                    </w:r>
                  </w:sdtContent>
                </w:sdt>
              </w:del>
            </w:sdtContent>
          </w:sdt>
          <w:sdt>
            <w:sdtPr>
              <w:tag w:val="goog_rdk_3793"/>
            </w:sdtPr>
            <w:sdtContent>
              <w:ins w:date="2022-04-27T20:19:13Z" w:author="Vinícius Russi" w:id="531">
                <w:sdt>
                  <w:sdtPr>
                    <w:tag w:val="goog_rdk_3794"/>
                  </w:sdtPr>
                  <w:sdtContent>
                    <w:del w:date="2022-04-27T20:03:01Z" w:author="Vinícius Russi" w:id="450"/>
                  </w:sdtContent>
                </w:sdt>
              </w:ins>
              <w:sdt>
                <w:sdtPr>
                  <w:tag w:val="goog_rdk_3795"/>
                </w:sdtPr>
                <w:sdtContent>
                  <w:ins w:date="2022-04-27T20:19:13Z" w:author="Vinícius Russi" w:id="531">
                    <w:del w:date="2022-04-27T20:03:01Z" w:author="Vinícius Russi" w:id="450">
                      <w:r w:rsidRPr="00000000" w:rsidDel="00000000" w:rsidR="00000000">
                        <w:rPr>
                          <w:rtl w:val="0"/>
                          <w:rPrChange w:date="2022-04-27T21:31:15Z" w:author="Vinícius Russi" w:id="1">
                            <w:rPr>
                              <w:sz w:val="22"/>
                              <w:szCs w:val="22"/>
                            </w:rPr>
                          </w:rPrChange>
                        </w:rPr>
                        <w:delText xml:space="preserve">, v.</w:delText>
                      </w:r>
                    </w:del>
                  </w:ins>
                </w:sdtContent>
              </w:sdt>
              <w:ins w:date="2022-04-27T20:19:13Z" w:author="Vinícius Russi" w:id="531">
                <w:del w:date="2022-04-27T20:03:01Z" w:author="Vinícius Russi" w:id="450"/>
              </w:ins>
            </w:sdtContent>
          </w:sdt>
          <w:sdt>
            <w:sdtPr>
              <w:tag w:val="goog_rdk_3796"/>
            </w:sdtPr>
            <w:sdtContent>
              <w:del w:date="2022-04-27T20:03:01Z" w:author="Vinícius Russi" w:id="450"/>
              <w:sdt>
                <w:sdtPr>
                  <w:tag w:val="goog_rdk_3797"/>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15</w:delText>
                    </w:r>
                  </w:del>
                </w:sdtContent>
              </w:sdt>
              <w:del w:date="2022-04-27T20:03:01Z" w:author="Vinícius Russi" w:id="450"/>
            </w:sdtContent>
          </w:sdt>
          <w:sdt>
            <w:sdtPr>
              <w:tag w:val="goog_rdk_3798"/>
            </w:sdtPr>
            <w:sdtContent>
              <w:ins w:date="2022-04-27T20:19:17Z" w:author="Vinícius Russi" w:id="532">
                <w:sdt>
                  <w:sdtPr>
                    <w:tag w:val="goog_rdk_3799"/>
                  </w:sdtPr>
                  <w:sdtContent>
                    <w:del w:date="2022-04-27T20:03:01Z" w:author="Vinícius Russi" w:id="450"/>
                  </w:sdtContent>
                </w:sdt>
              </w:ins>
              <w:sdt>
                <w:sdtPr>
                  <w:tag w:val="goog_rdk_3800"/>
                </w:sdtPr>
                <w:sdtContent>
                  <w:ins w:date="2022-04-27T20:19:17Z" w:author="Vinícius Russi" w:id="532">
                    <w:del w:date="2022-04-27T20:03:01Z" w:author="Vinícius Russi" w:id="450">
                      <w:r w:rsidRPr="00000000" w:rsidDel="00000000" w:rsidR="00000000">
                        <w:rPr>
                          <w:rtl w:val="0"/>
                          <w:rPrChange w:date="2022-04-27T21:31:15Z" w:author="Vinícius Russi" w:id="1">
                            <w:rPr>
                              <w:sz w:val="22"/>
                              <w:szCs w:val="22"/>
                            </w:rPr>
                          </w:rPrChange>
                        </w:rPr>
                        <w:delText xml:space="preserve">, n.</w:delText>
                      </w:r>
                    </w:del>
                  </w:ins>
                </w:sdtContent>
              </w:sdt>
              <w:ins w:date="2022-04-27T20:19:17Z" w:author="Vinícius Russi" w:id="532">
                <w:del w:date="2022-04-27T20:03:01Z" w:author="Vinícius Russi" w:id="450"/>
              </w:ins>
            </w:sdtContent>
          </w:sdt>
          <w:sdt>
            <w:sdtPr>
              <w:tag w:val="goog_rdk_3801"/>
            </w:sdtPr>
            <w:sdtContent>
              <w:del w:date="2022-04-27T20:03:01Z" w:author="Vinícius Russi" w:id="450"/>
              <w:sdt>
                <w:sdtPr>
                  <w:tag w:val="goog_rdk_380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
                  <w:sdtPr>
                    <w:tag w:val="goog_rdk_3803"/>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804"/>
                  </w:sdtPr>
                  <w:sdtContent>
                    <w:r w:rsidRPr="00000000" w:rsidDel="00000000" w:rsidR="00000000">
                      <w:rPr>
                        <w:rtl w:val="0"/>
                        <w:rPrChange w:date="2022-04-27T21:31:15Z" w:author="Vinícius Russi" w:id="1">
                          <w:rPr>
                            <w:sz w:val="22"/>
                            <w:szCs w:val="22"/>
                          </w:rPr>
                        </w:rPrChange>
                      </w:rPr>
                      <w:delText xml:space="preserve">1</w:delText>
                    </w:r>
                  </w:sdtContent>
                </w:sdt>
                <w:sdt>
                  <w:sdtPr>
                    <w:tag w:val="goog_rdk_3805"/>
                  </w:sdtPr>
                  <w:sdtContent>
                    <w:r w:rsidRPr="00000000" w:rsidDel="00000000" w:rsidR="00000000">
                      <w:rPr>
                        <w:rtl w:val="0"/>
                        <w:rPrChange w:date="2022-04-27T21:31:15Z" w:author="Vinícius Russi" w:id="1">
                          <w:rPr>
                            <w:sz w:val="22"/>
                            <w:szCs w:val="22"/>
                          </w:rPr>
                        </w:rPrChange>
                      </w:rPr>
                      <w:delText xml:space="preserve">):</w:delText>
                    </w:r>
                  </w:sdtContent>
                </w:sdt>
                <w:sdt>
                  <w:sdtPr>
                    <w:tag w:val="goog_rdk_3806"/>
                  </w:sdtPr>
                  <w:sdtContent>
                    <w:r w:rsidRPr="00000000" w:rsidDel="00000000" w:rsidR="00000000">
                      <w:rPr>
                        <w:rtl w:val="0"/>
                        <w:rPrChange w:date="2022-04-27T21:31:15Z" w:author="Vinícius Russi" w:id="1">
                          <w:rPr>
                            <w:sz w:val="22"/>
                            <w:szCs w:val="22"/>
                          </w:rPr>
                        </w:rPrChange>
                      </w:rPr>
                      <w:delText xml:space="preserve"> </w:delText>
                    </w:r>
                  </w:sdtContent>
                </w:sdt>
              </w:del>
            </w:sdtContent>
          </w:sdt>
          <w:sdt>
            <w:sdtPr>
              <w:tag w:val="goog_rdk_3807"/>
            </w:sdtPr>
            <w:sdtContent>
              <w:ins w:date="2022-04-27T20:19:24Z" w:author="Vinícius Russi" w:id="533">
                <w:sdt>
                  <w:sdtPr>
                    <w:tag w:val="goog_rdk_3808"/>
                  </w:sdtPr>
                  <w:sdtContent>
                    <w:del w:date="2022-04-27T20:03:01Z" w:author="Vinícius Russi" w:id="450"/>
                  </w:sdtContent>
                </w:sdt>
              </w:ins>
              <w:sdt>
                <w:sdtPr>
                  <w:tag w:val="goog_rdk_3809"/>
                </w:sdtPr>
                <w:sdtContent>
                  <w:ins w:date="2022-04-27T20:19:24Z" w:author="Vinícius Russi" w:id="533">
                    <w:del w:date="2022-04-27T20:03:01Z" w:author="Vinícius Russi" w:id="450">
                      <w:r w:rsidRPr="00000000" w:rsidDel="00000000" w:rsidR="00000000">
                        <w:rPr>
                          <w:rtl w:val="0"/>
                          <w:rPrChange w:date="2022-04-27T21:31:15Z" w:author="Vinícius Russi" w:id="1">
                            <w:rPr>
                              <w:sz w:val="22"/>
                              <w:szCs w:val="22"/>
                            </w:rPr>
                          </w:rPrChange>
                        </w:rPr>
                        <w:delText xml:space="preserve">p. </w:delText>
                      </w:r>
                    </w:del>
                  </w:ins>
                </w:sdtContent>
              </w:sdt>
              <w:ins w:date="2022-04-27T20:19:24Z" w:author="Vinícius Russi" w:id="533">
                <w:del w:date="2022-04-27T20:03:01Z" w:author="Vinícius Russi" w:id="450"/>
              </w:ins>
            </w:sdtContent>
          </w:sdt>
          <w:sdt>
            <w:sdtPr>
              <w:tag w:val="goog_rdk_3810"/>
            </w:sdtPr>
            <w:sdtContent>
              <w:del w:date="2022-04-27T20:03:01Z" w:author="Vinícius Russi" w:id="450"/>
              <w:sdt>
                <w:sdtPr>
                  <w:tag w:val="goog_rdk_3811"/>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3133</w:delText>
                    </w:r>
                  </w:del>
                </w:sdtContent>
              </w:sdt>
              <w:del w:date="2022-04-27T20:03:01Z" w:author="Vinícius Russi" w:id="450"/>
            </w:sdtContent>
          </w:sdt>
          <w:sdt>
            <w:sdtPr>
              <w:tag w:val="goog_rdk_3812"/>
            </w:sdtPr>
            <w:sdtContent>
              <w:ins w:date="2022-04-27T20:19:27Z" w:author="Vinícius Russi" w:id="534">
                <w:sdt>
                  <w:sdtPr>
                    <w:tag w:val="goog_rdk_3813"/>
                  </w:sdtPr>
                  <w:sdtContent>
                    <w:del w:date="2022-04-27T20:03:01Z" w:author="Vinícius Russi" w:id="450"/>
                  </w:sdtContent>
                </w:sdt>
              </w:ins>
              <w:sdt>
                <w:sdtPr>
                  <w:tag w:val="goog_rdk_3814"/>
                </w:sdtPr>
                <w:sdtContent>
                  <w:ins w:date="2022-04-27T20:19:27Z" w:author="Vinícius Russi" w:id="534">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19:27Z" w:author="Vinícius Russi" w:id="534">
                <w:del w:date="2022-04-27T20:03:01Z" w:author="Vinícius Russi" w:id="450"/>
              </w:ins>
            </w:sdtContent>
          </w:sdt>
          <w:sdt>
            <w:sdtPr>
              <w:tag w:val="goog_rdk_3815"/>
            </w:sdtPr>
            <w:sdtContent>
              <w:del w:date="2022-04-27T20:03:01Z" w:author="Vinícius Russi" w:id="450"/>
              <w:sdt>
                <w:sdtPr>
                  <w:tag w:val="goog_rdk_3816"/>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sdtContent>
              </w:sdt>
              <w:del w:date="2022-04-27T20:03:01Z" w:author="Vinícius Russi" w:id="450">
                <w:sdt>
                  <w:sdtPr>
                    <w:tag w:val="goog_rdk_3817"/>
                  </w:sdtPr>
                  <w:sdtContent>
                    <w:r w:rsidRPr="00000000" w:rsidDel="00000000" w:rsidR="00000000">
                      <w:rPr>
                        <w:rtl w:val="0"/>
                        <w:rPrChange w:date="2022-04-27T21:31:15Z" w:author="Vinícius Russi" w:id="1">
                          <w:rPr>
                            <w:sz w:val="22"/>
                            <w:szCs w:val="22"/>
                          </w:rPr>
                        </w:rPrChange>
                      </w:rPr>
                      <w:delText xml:space="preserve">3181, 2014.</w:delText>
                    </w:r>
                  </w:sdtContent>
                </w:sdt>
              </w:del>
            </w:sdtContent>
          </w:sdt>
          <w:sdt>
            <w:sdtPr>
              <w:tag w:val="goog_rdk_3818"/>
            </w:sdtPr>
            <w:sdtContent>
              <w:ins w:date="2022-04-27T19:50:24Z" w:author="Vinícius Russi" w:id="535">
                <w:sdt>
                  <w:sdtPr>
                    <w:tag w:val="goog_rdk_3819"/>
                  </w:sdtPr>
                  <w:sdtContent>
                    <w:del w:date="2022-04-27T20:03:01Z" w:author="Vinícius Russi" w:id="450"/>
                  </w:sdtContent>
                </w:sdt>
              </w:ins>
              <w:sdt>
                <w:sdtPr>
                  <w:tag w:val="goog_rdk_3820"/>
                </w:sdtPr>
                <w:sdtContent>
                  <w:ins w:date="2022-04-27T19:50:24Z" w:author="Vinícius Russi" w:id="535">
                    <w:del w:date="2022-04-27T20:03:01Z" w:author="Vinícius Russi" w:id="450">
                      <w:r w:rsidRPr="00000000" w:rsidDel="00000000" w:rsidR="00000000">
                        <w:rPr>
                          <w:rtl w:val="0"/>
                        </w:rPr>
                      </w:r>
                    </w:del>
                  </w:ins>
                </w:sdtContent>
              </w:sdt>
              <w:ins w:date="2022-04-27T19:50:24Z" w:author="Vinícius Russi" w:id="535">
                <w:del w:date="2022-04-27T20:03:01Z" w:author="Vinícius Russi" w:id="450"/>
              </w:ins>
            </w:sdtContent>
          </w:sdt>
        </w:p>
      </w:sdtContent>
    </w:sdt>
    <w:sdt>
      <w:sdtPr>
        <w:tag w:val="goog_rdk_3825"/>
      </w:sdtPr>
      <w:sdtContent>
        <w:p w:rsidRPr="00000000" w:rsidDel="00000000" w:rsidRDefault="00000000" w:rsidR="00000000" w:rsidP="00000000" w14:paraId="0000021F">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del w:date="2022-04-27T20:03:01Z" w:author="Vinícius Russi" w:id="450"/>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3823"/>
            </w:sdtPr>
            <w:sdtContent>
              <w:del w:date="2022-04-27T20:03:01Z" w:author="Vinícius Russi" w:id="450"/>
              <w:sdt>
                <w:sdtPr>
                  <w:tag w:val="goog_rdk_3824"/>
                </w:sdtPr>
                <w:sdtContent>
                  <w:del w:date="2022-04-27T20:03:01Z" w:author="Vinícius Russi" w:id="450">
                    <w:r w:rsidRPr="00000000" w:rsidDel="00000000" w:rsidR="00000000">
                      <w:rPr>
                        <w:rtl w:val="0"/>
                      </w:rPr>
                    </w:r>
                  </w:del>
                </w:sdtContent>
              </w:sdt>
              <w:del w:date="2022-04-27T20:03:01Z" w:author="Vinícius Russi" w:id="450"/>
            </w:sdtContent>
          </w:sdt>
        </w:p>
      </w:sdtContent>
    </w:sdt>
    <w:sdt>
      <w:sdtPr>
        <w:tag w:val="goog_rdk_3869"/>
      </w:sdtPr>
      <w:sdtContent>
        <w:p w:rsidRPr="00000000" w:rsidDel="00000000" w:rsidRDefault="00000000" w:rsidR="00000000" w:rsidP="00000000" w14:paraId="0000022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both"/>
            <w:rPr>
              <w:ins w:date="2022-04-27T20:56:49Z" w:author="Vinícius Russi" w:id="542"/>
              <w:rPrChange w:date="2022-04-27T21:31:15Z" w:author="Vinícius Russi" w:id="1">
                <w:rPr>
                  <w:sz w:val="22"/>
                  <w:szCs w:val="22"/>
                </w:rPr>
              </w:rPrChange>
            </w:rPr>
          </w:pPr>
          <w:sdt>
            <w:sdtPr>
              <w:tag w:val="goog_rdk_3828"/>
            </w:sdtPr>
            <w:sdtContent>
              <w:ins w:date="2022-04-27T20:16:15Z" w:author="Vinícius Russi" w:id="536">
                <w:sdt>
                  <w:sdtPr>
                    <w:tag w:val="goog_rdk_3829"/>
                  </w:sdtPr>
                  <w:sdtContent>
                    <w:del w:date="2022-04-27T20:03:01Z" w:author="Vinícius Russi" w:id="450"/>
                  </w:sdtContent>
                </w:sdt>
              </w:ins>
              <w:sdt>
                <w:sdtPr>
                  <w:tag w:val="goog_rdk_3830"/>
                </w:sdtPr>
                <w:sdtContent>
                  <w:ins w:date="2022-04-27T20:16:15Z" w:author="Vinícius Russi" w:id="536">
                    <w:del w:date="2022-04-27T20:03:01Z" w:author="Vinícius Russi" w:id="450">
                      <w:r w:rsidRPr="00000000" w:rsidDel="00000000" w:rsidR="00000000">
                        <w:rPr>
                          <w:rtl w:val="0"/>
                          <w:rPrChange w:date="2022-04-27T21:31:15Z" w:author="Vinícius Russi" w:id="1">
                            <w:rPr>
                              <w:sz w:val="22"/>
                              <w:szCs w:val="22"/>
                            </w:rPr>
                          </w:rPrChange>
                        </w:rPr>
                        <w:delText xml:space="preserve">NATEKIN, </w:delText>
                      </w:r>
                    </w:del>
                  </w:ins>
                </w:sdtContent>
              </w:sdt>
              <w:ins w:date="2022-04-27T20:16:15Z" w:author="Vinícius Russi" w:id="536">
                <w:del w:date="2022-04-27T20:03:01Z" w:author="Vinícius Russi" w:id="450"/>
              </w:ins>
            </w:sdtContent>
          </w:sdt>
          <w:sdt>
            <w:sdtPr>
              <w:tag w:val="goog_rdk_3831"/>
            </w:sdtPr>
            <w:sdtContent>
              <w:del w:date="2022-04-27T20:03:01Z" w:author="Vinícius Russi" w:id="450"/>
              <w:sdt>
                <w:sdtPr>
                  <w:tag w:val="goog_rdk_3832"/>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A</w:delText>
                    </w:r>
                  </w:del>
                </w:sdtContent>
              </w:sdt>
              <w:del w:date="2022-04-27T20:03:01Z" w:author="Vinícius Russi" w:id="450"/>
            </w:sdtContent>
          </w:sdt>
          <w:sdt>
            <w:sdtPr>
              <w:tag w:val="goog_rdk_3833"/>
            </w:sdtPr>
            <w:sdtContent>
              <w:ins w:date="2022-04-27T20:16:19Z" w:author="Vinícius Russi" w:id="537">
                <w:sdt>
                  <w:sdtPr>
                    <w:tag w:val="goog_rdk_3834"/>
                  </w:sdtPr>
                  <w:sdtContent>
                    <w:del w:date="2022-04-27T20:03:01Z" w:author="Vinícius Russi" w:id="450"/>
                  </w:sdtContent>
                </w:sdt>
              </w:ins>
              <w:sdt>
                <w:sdtPr>
                  <w:tag w:val="goog_rdk_3835"/>
                </w:sdtPr>
                <w:sdtContent>
                  <w:ins w:date="2022-04-27T20:16:19Z" w:author="Vinícius Russi" w:id="537">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16:19Z" w:author="Vinícius Russi" w:id="537">
                <w:del w:date="2022-04-27T20:03:01Z" w:author="Vinícius Russi" w:id="450"/>
              </w:ins>
            </w:sdtContent>
          </w:sdt>
          <w:sdt>
            <w:sdtPr>
              <w:tag w:val="goog_rdk_3836"/>
            </w:sdtPr>
            <w:sdtContent>
              <w:del w:date="2022-04-27T20:03:01Z" w:author="Vinícius Russi" w:id="450"/>
              <w:sdt>
                <w:sdtPr>
                  <w:tag w:val="goog_rdk_3837"/>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lexey </w:delText>
                    </w:r>
                  </w:del>
                </w:sdtContent>
              </w:sdt>
              <w:del w:date="2022-04-27T20:03:01Z" w:author="Vinícius Russi" w:id="450">
                <w:sdt>
                  <w:sdtPr>
                    <w:tag w:val="goog_rdk_3838"/>
                  </w:sdtPr>
                  <w:sdtContent>
                    <w:r w:rsidRPr="00000000" w:rsidDel="00000000" w:rsidR="00000000">
                      <w:rPr>
                        <w:rtl w:val="0"/>
                        <w:rPrChange w:date="2022-04-27T21:31:15Z" w:author="Vinícius Russi" w:id="1">
                          <w:rPr>
                            <w:sz w:val="22"/>
                            <w:szCs w:val="22"/>
                          </w:rPr>
                        </w:rPrChange>
                      </w:rPr>
                      <w:delText xml:space="preserve">Natekin,</w:delText>
                    </w:r>
                  </w:sdtContent>
                </w:sdt>
              </w:del>
            </w:sdtContent>
          </w:sdt>
          <w:sdt>
            <w:sdtPr>
              <w:tag w:val="goog_rdk_3839"/>
            </w:sdtPr>
            <w:sdtContent>
              <w:ins w:date="2022-04-27T20:16:08Z" w:author="Vinícius Russi" w:id="538">
                <w:sdt>
                  <w:sdtPr>
                    <w:tag w:val="goog_rdk_3840"/>
                  </w:sdtPr>
                  <w:sdtContent>
                    <w:del w:date="2022-04-27T20:03:01Z" w:author="Vinícius Russi" w:id="450"/>
                  </w:sdtContent>
                </w:sdt>
              </w:ins>
              <w:sdt>
                <w:sdtPr>
                  <w:tag w:val="goog_rdk_3841"/>
                </w:sdtPr>
                <w:sdtContent>
                  <w:ins w:date="2022-04-27T20:16:08Z" w:author="Vinícius Russi" w:id="538">
                    <w:del w:date="2022-04-27T20:03:01Z" w:author="Vinícius Russi" w:id="450">
                      <w:r w:rsidRPr="00000000" w:rsidDel="00000000" w:rsidR="00000000">
                        <w:rPr>
                          <w:rtl w:val="0"/>
                          <w:rPrChange w:date="2022-04-27T21:31:15Z" w:author="Vinícius Russi" w:id="1">
                            <w:rPr>
                              <w:sz w:val="22"/>
                              <w:szCs w:val="22"/>
                            </w:rPr>
                          </w:rPrChange>
                        </w:rPr>
                        <w:delText xml:space="preserve">;</w:delText>
                      </w:r>
                    </w:del>
                  </w:ins>
                </w:sdtContent>
              </w:sdt>
              <w:ins w:date="2022-04-27T20:16:08Z" w:author="Vinícius Russi" w:id="538">
                <w:del w:date="2022-04-27T20:03:01Z" w:author="Vinícius Russi" w:id="450"/>
              </w:ins>
            </w:sdtContent>
          </w:sdt>
          <w:sdt>
            <w:sdtPr>
              <w:tag w:val="goog_rdk_3842"/>
            </w:sdtPr>
            <w:sdtContent>
              <w:del w:date="2022-04-27T20:03:01Z" w:author="Vinícius Russi" w:id="450"/>
              <w:sdt>
                <w:sdtPr>
                  <w:tag w:val="goog_rdk_3843"/>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 </w:delText>
                    </w:r>
                  </w:del>
                </w:sdtContent>
              </w:sdt>
              <w:del w:date="2022-04-27T20:03:01Z" w:author="Vinícius Russi" w:id="450"/>
            </w:sdtContent>
          </w:sdt>
          <w:sdt>
            <w:sdtPr>
              <w:tag w:val="goog_rdk_3844"/>
            </w:sdtPr>
            <w:sdtContent>
              <w:ins w:date="2022-04-27T20:16:26Z" w:author="Vinícius Russi" w:id="539">
                <w:sdt>
                  <w:sdtPr>
                    <w:tag w:val="goog_rdk_3845"/>
                  </w:sdtPr>
                  <w:sdtContent>
                    <w:del w:date="2022-04-27T20:03:01Z" w:author="Vinícius Russi" w:id="450"/>
                  </w:sdtContent>
                </w:sdt>
              </w:ins>
              <w:sdt>
                <w:sdtPr>
                  <w:tag w:val="goog_rdk_3846"/>
                </w:sdtPr>
                <w:sdtContent>
                  <w:ins w:date="2022-04-27T20:16:26Z" w:author="Vinícius Russi" w:id="539">
                    <w:del w:date="2022-04-27T20:03:01Z" w:author="Vinícius Russi" w:id="450">
                      <w:r w:rsidRPr="00000000" w:rsidDel="00000000" w:rsidR="00000000">
                        <w:rPr>
                          <w:rtl w:val="0"/>
                          <w:rPrChange w:date="2022-04-27T21:31:15Z" w:author="Vinícius Russi" w:id="1">
                            <w:rPr>
                              <w:sz w:val="22"/>
                              <w:szCs w:val="22"/>
                            </w:rPr>
                          </w:rPrChange>
                        </w:rPr>
                        <w:delText xml:space="preserve">KNOLL, </w:delText>
                      </w:r>
                    </w:del>
                  </w:ins>
                </w:sdtContent>
              </w:sdt>
              <w:ins w:date="2022-04-27T20:16:26Z" w:author="Vinícius Russi" w:id="539">
                <w:del w:date="2022-04-27T20:03:01Z" w:author="Vinícius Russi" w:id="450"/>
              </w:ins>
            </w:sdtContent>
          </w:sdt>
          <w:sdt>
            <w:sdtPr>
              <w:tag w:val="goog_rdk_3847"/>
            </w:sdtPr>
            <w:sdtContent>
              <w:del w:date="2022-04-27T20:03:01Z" w:author="Vinícius Russi" w:id="450"/>
              <w:sdt>
                <w:sdtPr>
                  <w:tag w:val="goog_rdk_3848"/>
                </w:sdtPr>
                <w:sdtContent>
                  <w:del w:date="2022-04-27T20:03:01Z" w:author="Vinícius Russi" w:id="450">
                    <w:r w:rsidRPr="00000000" w:rsidDel="00000000" w:rsidR="00000000">
                      <w:rPr>
                        <w:rtl w:val="0"/>
                        <w:rPrChange w:date="2022-04-27T21:31:15Z" w:author="Vinícius Russi" w:id="1">
                          <w:rPr>
                            <w:sz w:val="22"/>
                            <w:szCs w:val="22"/>
                          </w:rPr>
                        </w:rPrChange>
                      </w:rPr>
                      <w:delText xml:space="preserve">A</w:delText>
                    </w:r>
                  </w:del>
                </w:sdtContent>
              </w:sdt>
              <w:del w:date="2022-04-27T20:03:01Z" w:author="Vinícius Russi" w:id="450">
                <w:sdt>
                  <w:sdtPr>
                    <w:tag w:val="goog_rdk_3849"/>
                  </w:sdtPr>
                  <w:sdtContent>
                    <w:r w:rsidRPr="00000000" w:rsidDel="00000000" w:rsidR="00000000">
                      <w:rPr>
                        <w:rtl w:val="0"/>
                        <w:rPrChange w:date="2022-04-27T21:31:15Z" w:author="Vinícius Russi" w:id="1">
                          <w:rPr>
                            <w:sz w:val="22"/>
                            <w:szCs w:val="22"/>
                          </w:rPr>
                        </w:rPrChange>
                      </w:rPr>
                      <w:delText xml:space="preserve">lois Knoll</w:delText>
                    </w:r>
                  </w:sdtContent>
                </w:sdt>
                <w:sdt>
                  <w:sdtPr>
                    <w:tag w:val="goog_rdk_3850"/>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851"/>
                  </w:sdtPr>
                  <w:sdtContent>
                    <w:r w:rsidRPr="00000000" w:rsidDel="00000000" w:rsidR="00000000">
                      <w:rPr>
                        <w:b w:val="1"/>
                        <w:rtl w:val="0"/>
                        <w:rPrChange w:date="2022-04-27T21:31:15Z" w:author="Vinícius Russi" w:id="1">
                          <w:rPr>
                            <w:b w:val="1"/>
                            <w:sz w:val="22"/>
                            <w:szCs w:val="22"/>
                          </w:rPr>
                        </w:rPrChange>
                      </w:rPr>
                      <w:delText xml:space="preserve">Gradient boosting machines, a tutorial</w:delText>
                    </w:r>
                  </w:sdtContent>
                </w:sdt>
                <w:sdt>
                  <w:sdtPr>
                    <w:tag w:val="goog_rdk_3852"/>
                  </w:sdtPr>
                  <w:sdtContent>
                    <w:r w:rsidRPr="00000000" w:rsidDel="00000000" w:rsidR="00000000">
                      <w:rPr>
                        <w:b w:val="1"/>
                        <w:rtl w:val="0"/>
                        <w:rPrChange w:date="2022-04-27T21:31:15Z" w:author="Vinícius Russi" w:id="1">
                          <w:rPr>
                            <w:b w:val="1"/>
                            <w:sz w:val="22"/>
                            <w:szCs w:val="22"/>
                          </w:rPr>
                        </w:rPrChange>
                      </w:rPr>
                      <w:delText xml:space="preserve">.</w:delText>
                    </w:r>
                  </w:sdtContent>
                </w:sdt>
              </w:del>
            </w:sdtContent>
          </w:sdt>
          <w:sdt>
            <w:sdtPr>
              <w:tag w:val="goog_rdk_3853"/>
            </w:sdtPr>
            <w:sdtContent>
              <w:ins w:date="2022-04-27T20:13:31Z" w:author="Vinícius Russi" w:id="540">
                <w:sdt>
                  <w:sdtPr>
                    <w:tag w:val="goog_rdk_3854"/>
                  </w:sdtPr>
                  <w:sdtContent>
                    <w:del w:date="2022-04-27T20:03:01Z" w:author="Vinícius Russi" w:id="450"/>
                  </w:sdtContent>
                </w:sdt>
              </w:ins>
              <w:sdt>
                <w:sdtPr>
                  <w:tag w:val="goog_rdk_3855"/>
                </w:sdtPr>
                <w:sdtContent>
                  <w:ins w:date="2022-04-27T20:13:31Z" w:author="Vinícius Russi" w:id="540">
                    <w:del w:date="2022-04-27T20:03:01Z" w:author="Vinícius Russi" w:id="450">
                      <w:r w:rsidRPr="00000000" w:rsidDel="00000000" w:rsidR="00000000">
                        <w:rPr>
                          <w:b w:val="1"/>
                          <w:rtl w:val="0"/>
                          <w:rPrChange w:date="2022-04-27T21:31:15Z" w:author="Vinícius Russi" w:id="1">
                            <w:rPr>
                              <w:b w:val="1"/>
                              <w:sz w:val="22"/>
                              <w:szCs w:val="22"/>
                            </w:rPr>
                          </w:rPrChange>
                        </w:rPr>
                        <w:delText xml:space="preserve"> </w:delText>
                      </w:r>
                    </w:del>
                  </w:ins>
                </w:sdtContent>
              </w:sdt>
              <w:ins w:date="2022-04-27T20:13:31Z" w:author="Vinícius Russi" w:id="540">
                <w:del w:date="2022-04-27T20:03:01Z" w:author="Vinícius Russi" w:id="450"/>
              </w:ins>
            </w:sdtContent>
          </w:sdt>
          <w:sdt>
            <w:sdtPr>
              <w:tag w:val="goog_rdk_3856"/>
            </w:sdtPr>
            <w:sdtContent>
              <w:del w:date="2022-04-27T20:03:01Z" w:author="Vinícius Russi" w:id="450"/>
              <w:sdt>
                <w:sdtPr>
                  <w:tag w:val="goog_rdk_3857"/>
                </w:sdtPr>
                <w:sdtContent>
                  <w:del w:date="2022-04-27T20:03:01Z" w:author="Vinícius Russi" w:id="450">
                    <w:r w:rsidRPr="00000000" w:rsidDel="00000000" w:rsidR="00000000">
                      <w:rPr>
                        <w:b w:val="1"/>
                        <w:rtl w:val="0"/>
                        <w:rPrChange w:date="2022-04-27T21:31:15Z" w:author="Vinícius Russi" w:id="1">
                          <w:rPr>
                            <w:b w:val="1"/>
                            <w:sz w:val="22"/>
                            <w:szCs w:val="22"/>
                          </w:rPr>
                        </w:rPrChange>
                      </w:rPr>
                      <w:delText xml:space="preserve"> </w:delText>
                    </w:r>
                  </w:del>
                </w:sdtContent>
              </w:sdt>
              <w:del w:date="2022-04-27T20:03:01Z" w:author="Vinícius Russi" w:id="450"/>
            </w:sdtContent>
          </w:sdt>
          <w:sdt>
            <w:sdtPr>
              <w:tag w:val="goog_rdk_3858"/>
            </w:sdtPr>
            <w:sdtContent>
              <w:ins w:date="2022-04-27T20:14:41Z" w:author="Vinícius Russi" w:id="541">
                <w:sdt>
                  <w:sdtPr>
                    <w:tag w:val="goog_rdk_3859"/>
                  </w:sdtPr>
                  <w:sdtContent>
                    <w:del w:date="2022-04-27T20:03:01Z" w:author="Vinícius Russi" w:id="450"/>
                  </w:sdtContent>
                </w:sdt>
              </w:ins>
              <w:sdt>
                <w:sdtPr>
                  <w:tag w:val="goog_rdk_3860"/>
                </w:sdtPr>
                <w:sdtContent>
                  <w:ins w:date="2022-04-27T20:14:41Z" w:author="Vinícius Russi" w:id="541">
                    <w:del w:date="2022-04-27T20:03:01Z" w:author="Vinícius Russi" w:id="450">
                      <w:r w:rsidRPr="00000000" w:rsidDel="00000000" w:rsidR="00000000">
                        <w:rPr>
                          <w:b w:val="1"/>
                          <w:rtl w:val="0"/>
                          <w:rPrChange w:date="2022-04-27T21:31:15Z" w:author="Vinícius Russi" w:id="1">
                            <w:rPr>
                              <w:b w:val="1"/>
                              <w:sz w:val="22"/>
                              <w:szCs w:val="22"/>
                            </w:rPr>
                          </w:rPrChange>
                        </w:rPr>
                        <w:delText xml:space="preserve">Munich, Alemanha:</w:delText>
                      </w:r>
                    </w:del>
                  </w:ins>
                </w:sdtContent>
              </w:sdt>
              <w:ins w:date="2022-04-27T20:14:41Z" w:author="Vinícius Russi" w:id="541">
                <w:del w:date="2022-04-27T20:03:01Z" w:author="Vinícius Russi" w:id="450"/>
              </w:ins>
            </w:sdtContent>
          </w:sdt>
          <w:sdt>
            <w:sdtPr>
              <w:tag w:val="goog_rdk_3861"/>
            </w:sdtPr>
            <w:sdtContent>
              <w:del w:date="2022-04-27T20:03:01Z" w:author="Vinícius Russi" w:id="450"/>
              <w:sdt>
                <w:sdtPr>
                  <w:tag w:val="goog_rdk_3862"/>
                </w:sdtPr>
                <w:sdtContent>
                  <w:del w:date="2022-04-27T20:03:01Z" w:author="Vinícius Russi" w:id="450">
                    <w:r w:rsidRPr="00000000" w:rsidDel="00000000" w:rsidR="00000000">
                      <w:rPr>
                        <w:b w:val="1"/>
                        <w:rtl w:val="0"/>
                        <w:rPrChange w:date="2022-04-27T21:31:15Z" w:author="Vinícius Russi" w:id="1">
                          <w:rPr>
                            <w:b w:val="1"/>
                            <w:sz w:val="22"/>
                            <w:szCs w:val="22"/>
                          </w:rPr>
                        </w:rPrChange>
                      </w:rPr>
                      <w:delText xml:space="preserve"> </w:delText>
                    </w:r>
                  </w:del>
                </w:sdtContent>
              </w:sdt>
              <w:del w:date="2022-04-27T20:03:01Z" w:author="Vinícius Russi" w:id="450">
                <w:sdt>
                  <w:sdtPr>
                    <w:tag w:val="goog_rdk_3863"/>
                  </w:sdtPr>
                  <w:sdtContent>
                    <w:r w:rsidRPr="00000000" w:rsidDel="00000000" w:rsidR="00000000">
                      <w:rPr>
                        <w:rtl w:val="0"/>
                        <w:rPrChange w:date="2022-04-27T21:31:15Z" w:author="Vinícius Russi" w:id="1">
                          <w:rPr>
                            <w:sz w:val="22"/>
                            <w:szCs w:val="22"/>
                          </w:rPr>
                        </w:rPrChange>
                      </w:rPr>
                      <w:delText xml:space="preserve">Department of Informatics, Technical University Munich, Garching, </w:delText>
                    </w:r>
                  </w:sdtContent>
                </w:sdt>
                <w:sdt>
                  <w:sdtPr>
                    <w:tag w:val="goog_rdk_3864"/>
                  </w:sdtPr>
                  <w:sdtContent>
                    <w:r w:rsidRPr="00000000" w:rsidDel="00000000" w:rsidR="00000000">
                      <w:rPr>
                        <w:rtl w:val="0"/>
                        <w:rPrChange w:date="2022-04-27T21:31:15Z" w:author="Vinícius Russi" w:id="1">
                          <w:rPr>
                            <w:sz w:val="22"/>
                            <w:szCs w:val="22"/>
                          </w:rPr>
                        </w:rPrChange>
                      </w:rPr>
                      <w:delText xml:space="preserve">Munich, Germany,</w:delText>
                    </w:r>
                  </w:sdtContent>
                </w:sdt>
                <w:sdt>
                  <w:sdtPr>
                    <w:tag w:val="goog_rdk_3865"/>
                  </w:sdtPr>
                  <w:sdtContent>
                    <w:r w:rsidRPr="00000000" w:rsidDel="00000000" w:rsidR="00000000">
                      <w:rPr>
                        <w:rtl w:val="0"/>
                        <w:rPrChange w:date="2022-04-27T21:31:15Z" w:author="Vinícius Russi" w:id="1">
                          <w:rPr>
                            <w:sz w:val="22"/>
                            <w:szCs w:val="22"/>
                          </w:rPr>
                        </w:rPrChange>
                      </w:rPr>
                      <w:delText xml:space="preserve"> </w:delText>
                    </w:r>
                  </w:sdtContent>
                </w:sdt>
                <w:sdt>
                  <w:sdtPr>
                    <w:tag w:val="goog_rdk_3866"/>
                  </w:sdtPr>
                  <w:sdtContent>
                    <w:r w:rsidRPr="00000000" w:rsidDel="00000000" w:rsidR="00000000">
                      <w:rPr>
                        <w:rtl w:val="0"/>
                        <w:rPrChange w:date="2022-04-27T21:31:15Z" w:author="Vinícius Russi" w:id="1">
                          <w:rPr>
                            <w:sz w:val="22"/>
                            <w:szCs w:val="22"/>
                          </w:rPr>
                        </w:rPrChange>
                      </w:rPr>
                      <w:delText xml:space="preserve">2013.</w:delText>
                    </w:r>
                  </w:sdtContent>
                </w:sdt>
              </w:del>
            </w:sdtContent>
          </w:sdt>
          <w:sdt>
            <w:sdtPr>
              <w:tag w:val="goog_rdk_3867"/>
            </w:sdtPr>
            <w:sdtContent>
              <w:ins w:date="2022-04-27T20:56:49Z" w:author="Vinícius Russi" w:id="542"/>
              <w:sdt>
                <w:sdtPr>
                  <w:tag w:val="goog_rdk_3868"/>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877"/>
      </w:sdtPr>
      <w:sdtContent>
        <w:p w:rsidRPr="00000000" w:rsidDel="00000000" w:rsidRDefault="00000000" w:rsidR="00000000" w:rsidP="00000000" w14:paraId="00000221">
          <w:pPr>
            <w:spacing w:line="240" w:lineRule="auto"/>
            <w:ind w:firstLine="0"/>
            <w:jc w:val="left"/>
            <w:rPr>
              <w:ins w:date="2022-04-27T20:56:49Z" w:author="Vinícius Russi" w:id="542"/>
              <w:rPrChange w:date="2022-04-27T21:31:15Z" w:author="Vinícius Russi" w:id="1">
                <w:rPr>
                  <w:sz w:val="22"/>
                  <w:szCs w:val="22"/>
                </w:rPr>
              </w:rPrChange>
            </w:rPr>
          </w:pPr>
          <w:sdt>
            <w:sdtPr>
              <w:tag w:val="goog_rdk_3870"/>
            </w:sdtPr>
            <w:sdtContent>
              <w:ins w:date="2022-04-27T20:56:49Z" w:author="Vinícius Russi" w:id="542"/>
              <w:sdt>
                <w:sdtPr>
                  <w:tag w:val="goog_rdk_3871"/>
                </w:sdtPr>
                <w:sdtContent>
                  <w:ins w:date="2022-04-27T20:56:49Z" w:author="Vinícius Russi" w:id="542">
                    <w:r w:rsidRPr="00000000" w:rsidDel="00000000" w:rsidR="00000000">
                      <w:rPr>
                        <w:rtl w:val="0"/>
                        <w:rPrChange w:date="2022-04-27T21:31:15Z" w:author="Vinícius Russi" w:id="1">
                          <w:rPr>
                            <w:sz w:val="22"/>
                            <w:szCs w:val="22"/>
                          </w:rPr>
                        </w:rPrChange>
                      </w:rPr>
                      <w:t xml:space="preserve">ALI, M. PyCaret: An open source, low-code machine learning library in Python. </w:t>
                    </w:r>
                  </w:ins>
                </w:sdtContent>
              </w:sdt>
              <w:ins w:date="2022-04-27T20:56:49Z" w:author="Vinícius Russi" w:id="542">
                <w:sdt>
                  <w:sdtPr>
                    <w:tag w:val="goog_rdk_3872"/>
                  </w:sdtPr>
                  <w:sdtContent>
                    <w:r w:rsidRPr="00000000" w:rsidDel="00000000" w:rsidR="00000000">
                      <w:rPr>
                        <w:rtl w:val="0"/>
                        <w:rPrChange w:date="2022-04-27T21:31:15Z" w:author="Vinícius Russi" w:id="1">
                          <w:rPr>
                            <w:sz w:val="22"/>
                            <w:szCs w:val="22"/>
                          </w:rPr>
                        </w:rPrChange>
                      </w:rPr>
                      <w:t xml:space="preserve">PyCartet version 1.0</w:t>
                    </w:r>
                  </w:sdtContent>
                </w:sdt>
                <w:sdt>
                  <w:sdtPr>
                    <w:tag w:val="goog_rdk_3873"/>
                  </w:sdtPr>
                  <w:sdtContent>
                    <w:r w:rsidRPr="00000000" w:rsidDel="00000000" w:rsidR="00000000">
                      <w:rPr>
                        <w:rtl w:val="0"/>
                        <w:rPrChange w:date="2022-04-27T21:31:15Z" w:author="Vinícius Russi" w:id="1">
                          <w:rPr>
                            <w:sz w:val="22"/>
                            <w:szCs w:val="22"/>
                          </w:rPr>
                        </w:rPrChange>
                      </w:rPr>
                      <w:t xml:space="preserve">, 2020. Disponível em: </w:t>
                    </w:r>
                  </w:sdtContent>
                </w:sdt>
                <w:r w:rsidRPr="00000000" w:rsidDel="00000000" w:rsidR="00000000">
                  <w:fldChar w:fldCharType="begin"/>
                </w:r>
                <w:r w:rsidRPr="00000000" w:rsidDel="00000000" w:rsidR="00000000">
                  <w:instrText xml:space="preserve">HYPERLINK "https://www.pycaret.org"</w:instrText>
                </w:r>
                <w:r w:rsidRPr="00000000" w:rsidDel="00000000" w:rsidR="00000000">
                  <w:fldChar w:fldCharType="separate"/>
                </w:r>
                <w:sdt>
                  <w:sdtPr>
                    <w:tag w:val="goog_rdk_3874"/>
                  </w:sdtPr>
                  <w:sdtContent>
                    <w:r w:rsidRPr="00000000" w:rsidDel="00000000" w:rsidR="00000000">
                      <w:rPr>
                        <w:rtl w:val="0"/>
                        <w:rPrChange w:date="2022-04-27T21:31:15Z" w:author="Vinícius Russi" w:id="1">
                          <w:rPr>
                            <w:sz w:val="22"/>
                            <w:szCs w:val="22"/>
                          </w:rPr>
                        </w:rPrChange>
                      </w:rPr>
                      <w:t xml:space="preserve">https://www.pycaret.org</w:t>
                    </w:r>
                  </w:sdtContent>
                </w:sdt>
                <w:r w:rsidRPr="00000000" w:rsidDel="00000000" w:rsidR="00000000">
                  <w:fldChar w:fldCharType="end"/>
                </w:r>
                <w:sdt>
                  <w:sdtPr>
                    <w:tag w:val="goog_rdk_3875"/>
                  </w:sdtPr>
                  <w:sdtContent>
                    <w:r w:rsidRPr="00000000" w:rsidDel="00000000" w:rsidR="00000000">
                      <w:rPr>
                        <w:rtl w:val="0"/>
                        <w:rPrChange w:date="2022-04-27T21:31:15Z" w:author="Vinícius Russi" w:id="1">
                          <w:rPr>
                            <w:sz w:val="22"/>
                            <w:szCs w:val="22"/>
                          </w:rPr>
                        </w:rPrChange>
                      </w:rPr>
                      <w:t xml:space="preserve">. Acesso em: 27 abr. 2022.</w:t>
                    </w:r>
                  </w:sdtContent>
                </w:sdt>
                <w:sdt>
                  <w:sdtPr>
                    <w:tag w:val="goog_rdk_3876"/>
                  </w:sdtPr>
                  <w:sdtContent>
                    <w:r w:rsidRPr="00000000" w:rsidDel="00000000" w:rsidR="00000000">
                      <w:rPr>
                        <w:rtl w:val="0"/>
                      </w:rPr>
                    </w:r>
                  </w:sdtContent>
                </w:sdt>
              </w:ins>
            </w:sdtContent>
          </w:sdt>
        </w:p>
      </w:sdtContent>
    </w:sdt>
    <w:sdt>
      <w:sdtPr>
        <w:tag w:val="goog_rdk_3880"/>
      </w:sdtPr>
      <w:sdtContent>
        <w:p w:rsidRPr="00000000" w:rsidDel="00000000" w:rsidRDefault="00000000" w:rsidR="00000000" w:rsidP="00000000" w14:paraId="00000222">
          <w:pPr>
            <w:spacing w:line="240" w:lineRule="auto"/>
            <w:ind w:firstLine="0"/>
            <w:jc w:val="left"/>
            <w:rPr>
              <w:ins w:date="2022-04-27T20:56:49Z" w:author="Vinícius Russi" w:id="542"/>
              <w:rPrChange w:date="2022-04-27T21:31:15Z" w:author="Vinícius Russi" w:id="1">
                <w:rPr>
                  <w:sz w:val="22"/>
                  <w:szCs w:val="22"/>
                </w:rPr>
              </w:rPrChange>
            </w:rPr>
          </w:pPr>
          <w:sdt>
            <w:sdtPr>
              <w:tag w:val="goog_rdk_3878"/>
            </w:sdtPr>
            <w:sdtContent>
              <w:ins w:date="2022-04-27T20:56:49Z" w:author="Vinícius Russi" w:id="542"/>
              <w:sdt>
                <w:sdtPr>
                  <w:tag w:val="goog_rdk_3879"/>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889"/>
      </w:sdtPr>
      <w:sdtContent>
        <w:p w:rsidRPr="00000000" w:rsidDel="00000000" w:rsidRDefault="00000000" w:rsidR="00000000" w:rsidP="00000000" w14:paraId="00000223">
          <w:pPr>
            <w:spacing w:line="240" w:lineRule="auto"/>
            <w:ind w:firstLine="0"/>
            <w:jc w:val="left"/>
            <w:rPr>
              <w:ins w:date="2022-04-27T20:56:49Z" w:author="Vinícius Russi" w:id="542"/>
              <w:rPrChange w:date="2022-04-27T21:31:15Z" w:author="Vinícius Russi" w:id="1">
                <w:rPr>
                  <w:sz w:val="22"/>
                  <w:szCs w:val="22"/>
                </w:rPr>
              </w:rPrChange>
            </w:rPr>
          </w:pPr>
          <w:sdt>
            <w:sdtPr>
              <w:tag w:val="goog_rdk_3881"/>
            </w:sdtPr>
            <w:sdtContent>
              <w:ins w:date="2022-04-27T20:56:49Z" w:author="Vinícius Russi" w:id="542"/>
              <w:sdt>
                <w:sdtPr>
                  <w:tag w:val="goog_rdk_3882"/>
                </w:sdtPr>
                <w:sdtContent>
                  <w:ins w:date="2022-04-27T20:56:49Z" w:author="Vinícius Russi" w:id="542">
                    <w:r w:rsidRPr="00000000" w:rsidDel="00000000" w:rsidR="00000000">
                      <w:rPr>
                        <w:rtl w:val="0"/>
                        <w:rPrChange w:date="2022-04-27T21:31:15Z" w:author="Vinícius Russi" w:id="1">
                          <w:rPr>
                            <w:sz w:val="22"/>
                            <w:szCs w:val="22"/>
                          </w:rPr>
                        </w:rPrChange>
                      </w:rPr>
                      <w:t xml:space="preserve">ANZANELLO, M. J.; SILVA, P. R. S. da; RIBEIRO, </w:t>
                    </w:r>
                  </w:ins>
                </w:sdtContent>
              </w:sdt>
              <w:ins w:date="2022-04-27T20:56:49Z" w:author="Vinícius Russi" w:id="542">
                <w:sdt>
                  <w:sdtPr>
                    <w:tag w:val="goog_rdk_3883"/>
                  </w:sdtPr>
                  <w:sdtContent>
                    <w:r w:rsidRPr="00000000" w:rsidDel="00000000" w:rsidR="00000000">
                      <w:rPr>
                        <w:rtl w:val="0"/>
                        <w:rPrChange w:date="2022-04-27T21:31:15Z" w:author="Vinícius Russi" w:id="1">
                          <w:rPr>
                            <w:sz w:val="22"/>
                            <w:szCs w:val="22"/>
                          </w:rPr>
                        </w:rPrChange>
                      </w:rPr>
                      <w:t xml:space="preserve">J. L. D.</w:t>
                    </w:r>
                  </w:sdtContent>
                </w:sdt>
                <w:sdt>
                  <w:sdtPr>
                    <w:tag w:val="goog_rdk_3884"/>
                  </w:sdtPr>
                  <w:sdtContent>
                    <w:r w:rsidRPr="00000000" w:rsidDel="00000000" w:rsidR="00000000">
                      <w:rPr>
                        <w:rtl w:val="0"/>
                        <w:rPrChange w:date="2022-04-27T21:31:15Z" w:author="Vinícius Russi" w:id="1">
                          <w:rPr>
                            <w:sz w:val="22"/>
                            <w:szCs w:val="22"/>
                          </w:rPr>
                        </w:rPrChange>
                      </w:rPr>
                      <w:t xml:space="preserve">; FOGLIATTO, F. S. Proposição de modelo de degradação para capacitores submetidos a ensaios acelerados. </w:t>
                    </w:r>
                  </w:sdtContent>
                </w:sdt>
                <w:sdt>
                  <w:sdtPr>
                    <w:tag w:val="goog_rdk_3885"/>
                  </w:sdtPr>
                  <w:sdtContent>
                    <w:r w:rsidRPr="00000000" w:rsidDel="00000000" w:rsidR="00000000">
                      <w:rPr>
                        <w:rtl w:val="0"/>
                        <w:rPrChange w:date="2022-04-27T21:31:15Z" w:author="Vinícius Russi" w:id="1">
                          <w:rPr>
                            <w:sz w:val="22"/>
                            <w:szCs w:val="22"/>
                          </w:rPr>
                        </w:rPrChange>
                      </w:rPr>
                      <w:t xml:space="preserve">In</w:t>
                    </w:r>
                  </w:sdtContent>
                </w:sdt>
                <w:sdt>
                  <w:sdtPr>
                    <w:tag w:val="goog_rdk_3886"/>
                  </w:sdtPr>
                  <w:sdtContent>
                    <w:r w:rsidRPr="00000000" w:rsidDel="00000000" w:rsidR="00000000">
                      <w:rPr>
                        <w:rtl w:val="0"/>
                        <w:rPrChange w:date="2022-04-27T21:31:15Z" w:author="Vinícius Russi" w:id="1">
                          <w:rPr>
                            <w:sz w:val="22"/>
                            <w:szCs w:val="22"/>
                          </w:rPr>
                        </w:rPrChange>
                      </w:rPr>
                      <w:t xml:space="preserve">: ENCONTRO NACIONAL DE ENGENHARIA DE PRODUÇÃO, 23., 2003, Ouro Preto. </w:t>
                    </w:r>
                  </w:sdtContent>
                </w:sdt>
                <w:sdt>
                  <w:sdtPr>
                    <w:tag w:val="goog_rdk_3887"/>
                  </w:sdtPr>
                  <w:sdtContent>
                    <w:r w:rsidRPr="00000000" w:rsidDel="00000000" w:rsidR="00000000">
                      <w:rPr>
                        <w:rtl w:val="0"/>
                        <w:rPrChange w:date="2022-04-27T21:31:15Z" w:author="Vinícius Russi" w:id="1">
                          <w:rPr>
                            <w:sz w:val="22"/>
                            <w:szCs w:val="22"/>
                          </w:rPr>
                        </w:rPrChange>
                      </w:rPr>
                      <w:t xml:space="preserve">Anais</w:t>
                    </w:r>
                  </w:sdtContent>
                </w:sdt>
                <w:sdt>
                  <w:sdtPr>
                    <w:tag w:val="goog_rdk_3888"/>
                  </w:sdtPr>
                  <w:sdtContent>
                    <w:r w:rsidRPr="00000000" w:rsidDel="00000000" w:rsidR="00000000">
                      <w:rPr>
                        <w:rtl w:val="0"/>
                        <w:rPrChange w:date="2022-04-27T21:31:15Z" w:author="Vinícius Russi" w:id="1">
                          <w:rPr>
                            <w:sz w:val="22"/>
                            <w:szCs w:val="22"/>
                          </w:rPr>
                        </w:rPrChange>
                      </w:rPr>
                      <w:t xml:space="preserve"> […]. Ouro Preto: ABEPRO, 2003.</w:t>
                    </w:r>
                  </w:sdtContent>
                </w:sdt>
              </w:ins>
            </w:sdtContent>
          </w:sdt>
        </w:p>
      </w:sdtContent>
    </w:sdt>
    <w:sdt>
      <w:sdtPr>
        <w:tag w:val="goog_rdk_3892"/>
      </w:sdtPr>
      <w:sdtContent>
        <w:p w:rsidRPr="00000000" w:rsidDel="00000000" w:rsidRDefault="00000000" w:rsidR="00000000" w:rsidP="00000000" w14:paraId="00000224">
          <w:pPr>
            <w:spacing w:line="240" w:lineRule="auto"/>
            <w:ind w:firstLine="0"/>
            <w:jc w:val="left"/>
            <w:rPr>
              <w:ins w:date="2022-04-27T20:56:49Z" w:author="Vinícius Russi" w:id="542"/>
              <w:rPrChange w:date="2022-04-27T21:31:15Z" w:author="Vinícius Russi" w:id="1">
                <w:rPr>
                  <w:sz w:val="22"/>
                  <w:szCs w:val="22"/>
                </w:rPr>
              </w:rPrChange>
            </w:rPr>
          </w:pPr>
          <w:sdt>
            <w:sdtPr>
              <w:tag w:val="goog_rdk_3890"/>
            </w:sdtPr>
            <w:sdtContent>
              <w:ins w:date="2022-04-27T20:56:49Z" w:author="Vinícius Russi" w:id="542"/>
              <w:sdt>
                <w:sdtPr>
                  <w:tag w:val="goog_rdk_3891"/>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899"/>
      </w:sdtPr>
      <w:sdtContent>
        <w:p w:rsidRPr="00000000" w:rsidDel="00000000" w:rsidRDefault="00000000" w:rsidR="00000000" w:rsidP="00000000" w14:paraId="00000225">
          <w:pPr>
            <w:spacing w:line="240" w:lineRule="auto"/>
            <w:ind w:firstLine="0"/>
            <w:jc w:val="left"/>
            <w:rPr>
              <w:ins w:date="2022-04-27T20:56:49Z" w:author="Vinícius Russi" w:id="542"/>
              <w:rPrChange w:date="2022-04-27T21:31:15Z" w:author="Vinícius Russi" w:id="1">
                <w:rPr>
                  <w:sz w:val="22"/>
                  <w:szCs w:val="22"/>
                </w:rPr>
              </w:rPrChange>
            </w:rPr>
          </w:pPr>
          <w:sdt>
            <w:sdtPr>
              <w:tag w:val="goog_rdk_3893"/>
            </w:sdtPr>
            <w:sdtContent>
              <w:ins w:date="2022-04-27T20:56:49Z" w:author="Vinícius Russi" w:id="542"/>
              <w:sdt>
                <w:sdtPr>
                  <w:tag w:val="goog_rdk_3894"/>
                </w:sdtPr>
                <w:sdtContent>
                  <w:ins w:date="2022-04-27T20:56:49Z" w:author="Vinícius Russi" w:id="542">
                    <w:r w:rsidRPr="00000000" w:rsidDel="00000000" w:rsidR="00000000">
                      <w:rPr>
                        <w:rtl w:val="0"/>
                        <w:rPrChange w:date="2022-04-27T21:31:15Z" w:author="Vinícius Russi" w:id="1">
                          <w:rPr>
                            <w:sz w:val="22"/>
                            <w:szCs w:val="22"/>
                          </w:rPr>
                        </w:rPrChange>
                      </w:rPr>
                      <w:t xml:space="preserve">EZRA, O. Achieving Manufacturing Excellence with Predictive Maintenance and Machine Learning. </w:t>
                    </w:r>
                  </w:ins>
                </w:sdtContent>
              </w:sdt>
              <w:ins w:date="2022-04-27T20:56:49Z" w:author="Vinícius Russi" w:id="542">
                <w:sdt>
                  <w:sdtPr>
                    <w:tag w:val="goog_rdk_3895"/>
                  </w:sdtPr>
                  <w:sdtContent>
                    <w:r w:rsidRPr="00000000" w:rsidDel="00000000" w:rsidR="00000000">
                      <w:rPr>
                        <w:rtl w:val="0"/>
                        <w:rPrChange w:date="2022-04-27T21:31:15Z" w:author="Vinícius Russi" w:id="1">
                          <w:rPr>
                            <w:sz w:val="22"/>
                            <w:szCs w:val="22"/>
                          </w:rPr>
                        </w:rPrChange>
                      </w:rPr>
                      <w:t xml:space="preserve">Industry 4.0 Insights</w:t>
                    </w:r>
                  </w:sdtContent>
                </w:sdt>
                <w:sdt>
                  <w:sdtPr>
                    <w:tag w:val="goog_rdk_3896"/>
                  </w:sdtPr>
                  <w:sdtContent>
                    <w:r w:rsidRPr="00000000" w:rsidDel="00000000" w:rsidR="00000000">
                      <w:rPr>
                        <w:rtl w:val="0"/>
                        <w:rPrChange w:date="2022-04-27T21:31:15Z" w:author="Vinícius Russi" w:id="1">
                          <w:rPr>
                            <w:sz w:val="22"/>
                            <w:szCs w:val="22"/>
                          </w:rPr>
                        </w:rPrChange>
                      </w:rPr>
                      <w:t xml:space="preserve">, [</w:t>
                    </w:r>
                  </w:sdtContent>
                </w:sdt>
                <w:sdt>
                  <w:sdtPr>
                    <w:tag w:val="goog_rdk_3897"/>
                  </w:sdtPr>
                  <w:sdtContent>
                    <w:r w:rsidRPr="00000000" w:rsidDel="00000000" w:rsidR="00000000">
                      <w:rPr>
                        <w:rtl w:val="0"/>
                        <w:rPrChange w:date="2022-04-27T21:31:15Z" w:author="Vinícius Russi" w:id="1">
                          <w:rPr>
                            <w:sz w:val="22"/>
                            <w:szCs w:val="22"/>
                          </w:rPr>
                        </w:rPrChange>
                      </w:rPr>
                      <w:t xml:space="preserve">s. l.</w:t>
                    </w:r>
                  </w:sdtContent>
                </w:sdt>
                <w:sdt>
                  <w:sdtPr>
                    <w:tag w:val="goog_rdk_3898"/>
                  </w:sdtPr>
                  <w:sdtContent>
                    <w:r w:rsidRPr="00000000" w:rsidDel="00000000" w:rsidR="00000000">
                      <w:rPr>
                        <w:rtl w:val="0"/>
                        <w:rPrChange w:date="2022-04-27T21:31:15Z" w:author="Vinícius Russi" w:id="1">
                          <w:rPr>
                            <w:sz w:val="22"/>
                            <w:szCs w:val="22"/>
                          </w:rPr>
                        </w:rPrChange>
                      </w:rPr>
                      <w:t xml:space="preserve">], 2018.</w:t>
                    </w:r>
                  </w:sdtContent>
                </w:sdt>
              </w:ins>
            </w:sdtContent>
          </w:sdt>
        </w:p>
      </w:sdtContent>
    </w:sdt>
    <w:sdt>
      <w:sdtPr>
        <w:tag w:val="goog_rdk_3902"/>
      </w:sdtPr>
      <w:sdtContent>
        <w:p w:rsidRPr="00000000" w:rsidDel="00000000" w:rsidRDefault="00000000" w:rsidR="00000000" w:rsidP="00000000" w14:paraId="00000226">
          <w:pPr>
            <w:spacing w:line="240" w:lineRule="auto"/>
            <w:ind w:firstLine="0"/>
            <w:jc w:val="left"/>
            <w:rPr>
              <w:ins w:date="2022-04-27T20:56:49Z" w:author="Vinícius Russi" w:id="542"/>
              <w:rPrChange w:date="2022-04-27T21:31:15Z" w:author="Vinícius Russi" w:id="1">
                <w:rPr>
                  <w:sz w:val="22"/>
                  <w:szCs w:val="22"/>
                </w:rPr>
              </w:rPrChange>
            </w:rPr>
          </w:pPr>
          <w:sdt>
            <w:sdtPr>
              <w:tag w:val="goog_rdk_3900"/>
            </w:sdtPr>
            <w:sdtContent>
              <w:ins w:date="2022-04-27T20:56:49Z" w:author="Vinícius Russi" w:id="542"/>
              <w:sdt>
                <w:sdtPr>
                  <w:tag w:val="goog_rdk_3901"/>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915"/>
      </w:sdtPr>
      <w:sdtContent>
        <w:p w:rsidRPr="00000000" w:rsidDel="00000000" w:rsidRDefault="00000000" w:rsidR="00000000" w:rsidP="00000000" w14:paraId="00000227">
          <w:pPr>
            <w:spacing w:line="240" w:lineRule="auto"/>
            <w:ind w:firstLine="0"/>
            <w:jc w:val="left"/>
            <w:rPr>
              <w:ins w:date="2022-04-27T20:56:49Z" w:author="Vinícius Russi" w:id="542"/>
              <w:rPrChange w:date="2022-04-27T21:31:15Z" w:author="Vinícius Russi" w:id="1">
                <w:rPr>
                  <w:sz w:val="22"/>
                  <w:szCs w:val="22"/>
                </w:rPr>
              </w:rPrChange>
            </w:rPr>
          </w:pPr>
          <w:sdt>
            <w:sdtPr>
              <w:tag w:val="goog_rdk_3903"/>
            </w:sdtPr>
            <w:sdtContent>
              <w:ins w:date="2022-04-27T20:56:49Z" w:author="Vinícius Russi" w:id="542"/>
              <w:sdt>
                <w:sdtPr>
                  <w:tag w:val="goog_rdk_3904"/>
                </w:sdtPr>
                <w:sdtContent>
                  <w:ins w:date="2022-04-27T20:56:49Z" w:author="Vinícius Russi" w:id="542">
                    <w:r w:rsidRPr="00000000" w:rsidDel="00000000" w:rsidR="00000000">
                      <w:rPr>
                        <w:rtl w:val="0"/>
                        <w:rPrChange w:date="2022-04-27T21:31:15Z" w:author="Vinícius Russi" w:id="1">
                          <w:rPr>
                            <w:sz w:val="22"/>
                            <w:szCs w:val="22"/>
                          </w:rPr>
                        </w:rPrChange>
                      </w:rPr>
                      <w:t xml:space="preserve">FERNÁNDEZ-DELGADO, M. </w:t>
                    </w:r>
                  </w:ins>
                </w:sdtContent>
              </w:sdt>
              <w:ins w:date="2022-04-27T20:56:49Z" w:author="Vinícius Russi" w:id="542">
                <w:sdt>
                  <w:sdtPr>
                    <w:tag w:val="goog_rdk_3905"/>
                  </w:sdtPr>
                  <w:sdtContent>
                    <w:r w:rsidRPr="00000000" w:rsidDel="00000000" w:rsidR="00000000">
                      <w:rPr>
                        <w:rtl w:val="0"/>
                        <w:rPrChange w:date="2022-04-27T21:31:15Z" w:author="Vinícius Russi" w:id="1">
                          <w:rPr>
                            <w:sz w:val="22"/>
                            <w:szCs w:val="22"/>
                          </w:rPr>
                        </w:rPrChange>
                      </w:rPr>
                      <w:t xml:space="preserve">et al</w:t>
                    </w:r>
                  </w:sdtContent>
                </w:sdt>
                <w:sdt>
                  <w:sdtPr>
                    <w:tag w:val="goog_rdk_3906"/>
                  </w:sdtPr>
                  <w:sdtContent>
                    <w:r w:rsidRPr="00000000" w:rsidDel="00000000" w:rsidR="00000000">
                      <w:rPr>
                        <w:rtl w:val="0"/>
                        <w:rPrChange w:date="2022-04-27T21:31:15Z" w:author="Vinícius Russi" w:id="1">
                          <w:rPr>
                            <w:sz w:val="22"/>
                            <w:szCs w:val="22"/>
                          </w:rPr>
                        </w:rPrChange>
                      </w:rPr>
                      <w:t xml:space="preserve">.</w:t>
                    </w:r>
                  </w:sdtContent>
                </w:sdt>
                <w:sdt>
                  <w:sdtPr>
                    <w:tag w:val="goog_rdk_3907"/>
                  </w:sdtPr>
                  <w:sdtContent>
                    <w:r w:rsidRPr="00000000" w:rsidDel="00000000" w:rsidR="00000000">
                      <w:rPr>
                        <w:rtl w:val="0"/>
                        <w:rPrChange w:date="2022-04-27T21:31:15Z" w:author="Vinícius Russi" w:id="1">
                          <w:rPr>
                            <w:sz w:val="22"/>
                            <w:szCs w:val="22"/>
                          </w:rPr>
                        </w:rPrChange>
                      </w:rPr>
                      <w:t xml:space="preserve"> </w:t>
                    </w:r>
                  </w:sdtContent>
                </w:sdt>
                <w:sdt>
                  <w:sdtPr>
                    <w:tag w:val="goog_rdk_3908"/>
                  </w:sdtPr>
                  <w:sdtContent>
                    <w:r w:rsidRPr="00000000" w:rsidDel="00000000" w:rsidR="00000000">
                      <w:rPr>
                        <w:rtl w:val="0"/>
                        <w:rPrChange w:date="2022-04-27T21:31:15Z" w:author="Vinícius Russi" w:id="1">
                          <w:rPr>
                            <w:sz w:val="22"/>
                            <w:szCs w:val="22"/>
                          </w:rPr>
                        </w:rPrChange>
                      </w:rPr>
                      <w:t xml:space="preserve">Do we need hundreds of classifiers to solve real world classification problems</w:t>
                    </w:r>
                  </w:sdtContent>
                </w:sdt>
                <w:sdt>
                  <w:sdtPr>
                    <w:tag w:val="goog_rdk_3909"/>
                  </w:sdtPr>
                  <w:sdtContent>
                    <w:r w:rsidRPr="00000000" w:rsidDel="00000000" w:rsidR="00000000">
                      <w:rPr>
                        <w:rtl w:val="0"/>
                        <w:rPrChange w:date="2022-04-27T21:31:15Z" w:author="Vinícius Russi" w:id="1">
                          <w:rPr>
                            <w:sz w:val="22"/>
                            <w:szCs w:val="22"/>
                          </w:rPr>
                        </w:rPrChange>
                      </w:rPr>
                      <w:t xml:space="preserve">. </w:t>
                    </w:r>
                  </w:sdtContent>
                </w:sdt>
                <w:sdt>
                  <w:sdtPr>
                    <w:tag w:val="goog_rdk_3910"/>
                  </w:sdtPr>
                  <w:sdtContent>
                    <w:r w:rsidRPr="00000000" w:rsidDel="00000000" w:rsidR="00000000">
                      <w:rPr>
                        <w:rtl w:val="0"/>
                        <w:rPrChange w:date="2022-04-27T21:31:15Z" w:author="Vinícius Russi" w:id="1">
                          <w:rPr>
                            <w:sz w:val="22"/>
                            <w:szCs w:val="22"/>
                          </w:rPr>
                        </w:rPrChange>
                      </w:rPr>
                      <w:t xml:space="preserve">Journal</w:t>
                    </w:r>
                  </w:sdtContent>
                </w:sdt>
                <w:sdt>
                  <w:sdtPr>
                    <w:tag w:val="goog_rdk_3911"/>
                  </w:sdtPr>
                  <w:sdtContent>
                    <w:r w:rsidRPr="00000000" w:rsidDel="00000000" w:rsidR="00000000">
                      <w:rPr>
                        <w:rtl w:val="0"/>
                        <w:rPrChange w:date="2022-04-27T21:31:15Z" w:author="Vinícius Russi" w:id="1">
                          <w:rPr>
                            <w:sz w:val="22"/>
                            <w:szCs w:val="22"/>
                          </w:rPr>
                        </w:rPrChange>
                      </w:rPr>
                      <w:t xml:space="preserve"> of Machine Learning Research</w:t>
                    </w:r>
                  </w:sdtContent>
                </w:sdt>
                <w:sdt>
                  <w:sdtPr>
                    <w:tag w:val="goog_rdk_3912"/>
                  </w:sdtPr>
                  <w:sdtContent>
                    <w:r w:rsidRPr="00000000" w:rsidDel="00000000" w:rsidR="00000000">
                      <w:rPr>
                        <w:rtl w:val="0"/>
                        <w:rPrChange w:date="2022-04-27T21:31:15Z" w:author="Vinícius Russi" w:id="1">
                          <w:rPr>
                            <w:sz w:val="22"/>
                            <w:szCs w:val="22"/>
                          </w:rPr>
                        </w:rPrChange>
                      </w:rPr>
                      <w:t xml:space="preserve">, [</w:t>
                    </w:r>
                  </w:sdtContent>
                </w:sdt>
                <w:sdt>
                  <w:sdtPr>
                    <w:tag w:val="goog_rdk_3913"/>
                  </w:sdtPr>
                  <w:sdtContent>
                    <w:r w:rsidRPr="00000000" w:rsidDel="00000000" w:rsidR="00000000">
                      <w:rPr>
                        <w:rtl w:val="0"/>
                        <w:rPrChange w:date="2022-04-27T21:31:15Z" w:author="Vinícius Russi" w:id="1">
                          <w:rPr>
                            <w:sz w:val="22"/>
                            <w:szCs w:val="22"/>
                          </w:rPr>
                        </w:rPrChange>
                      </w:rPr>
                      <w:t xml:space="preserve">s. l.</w:t>
                    </w:r>
                  </w:sdtContent>
                </w:sdt>
                <w:sdt>
                  <w:sdtPr>
                    <w:tag w:val="goog_rdk_3914"/>
                  </w:sdtPr>
                  <w:sdtContent>
                    <w:r w:rsidRPr="00000000" w:rsidDel="00000000" w:rsidR="00000000">
                      <w:rPr>
                        <w:rtl w:val="0"/>
                        <w:rPrChange w:date="2022-04-27T21:31:15Z" w:author="Vinícius Russi" w:id="1">
                          <w:rPr>
                            <w:sz w:val="22"/>
                            <w:szCs w:val="22"/>
                          </w:rPr>
                        </w:rPrChange>
                      </w:rPr>
                      <w:t xml:space="preserve">], v. 15, n. (1), p. 3133-3181, 2014.</w:t>
                    </w:r>
                  </w:sdtContent>
                </w:sdt>
              </w:ins>
            </w:sdtContent>
          </w:sdt>
        </w:p>
      </w:sdtContent>
    </w:sdt>
    <w:sdt>
      <w:sdtPr>
        <w:tag w:val="goog_rdk_3918"/>
      </w:sdtPr>
      <w:sdtContent>
        <w:p w:rsidRPr="00000000" w:rsidDel="00000000" w:rsidRDefault="00000000" w:rsidR="00000000" w:rsidP="00000000" w14:paraId="00000228">
          <w:pPr>
            <w:spacing w:line="240" w:lineRule="auto"/>
            <w:ind w:firstLine="0"/>
            <w:jc w:val="left"/>
            <w:rPr>
              <w:ins w:date="2022-04-27T20:56:49Z" w:author="Vinícius Russi" w:id="542"/>
              <w:rPrChange w:date="2022-04-27T21:31:15Z" w:author="Vinícius Russi" w:id="1">
                <w:rPr>
                  <w:sz w:val="22"/>
                  <w:szCs w:val="22"/>
                </w:rPr>
              </w:rPrChange>
            </w:rPr>
          </w:pPr>
          <w:sdt>
            <w:sdtPr>
              <w:tag w:val="goog_rdk_3916"/>
            </w:sdtPr>
            <w:sdtContent>
              <w:ins w:date="2022-04-27T20:56:49Z" w:author="Vinícius Russi" w:id="542"/>
              <w:sdt>
                <w:sdtPr>
                  <w:tag w:val="goog_rdk_3917"/>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924"/>
      </w:sdtPr>
      <w:sdtContent>
        <w:p w:rsidRPr="00000000" w:rsidDel="00000000" w:rsidRDefault="00000000" w:rsidR="00000000" w:rsidP="00000000" w14:paraId="00000229">
          <w:pPr>
            <w:spacing w:line="240" w:lineRule="auto"/>
            <w:ind w:firstLine="0"/>
            <w:jc w:val="left"/>
            <w:rPr>
              <w:ins w:date="2022-04-27T20:56:49Z" w:author="Vinícius Russi" w:id="542"/>
              <w:rPrChange w:date="2022-04-27T21:31:15Z" w:author="Vinícius Russi" w:id="1">
                <w:rPr>
                  <w:sz w:val="22"/>
                  <w:szCs w:val="22"/>
                </w:rPr>
              </w:rPrChange>
            </w:rPr>
          </w:pPr>
          <w:sdt>
            <w:sdtPr>
              <w:tag w:val="goog_rdk_3919"/>
            </w:sdtPr>
            <w:sdtContent>
              <w:ins w:date="2022-04-27T20:56:49Z" w:author="Vinícius Russi" w:id="542"/>
              <w:sdt>
                <w:sdtPr>
                  <w:tag w:val="goog_rdk_3920"/>
                </w:sdtPr>
                <w:sdtContent>
                  <w:ins w:date="2022-04-27T20:56:49Z" w:author="Vinícius Russi" w:id="542">
                    <w:r w:rsidRPr="00000000" w:rsidDel="00000000" w:rsidR="00000000">
                      <w:rPr>
                        <w:rtl w:val="0"/>
                        <w:rPrChange w:date="2022-04-27T21:31:15Z" w:author="Vinícius Russi" w:id="1">
                          <w:rPr>
                            <w:sz w:val="22"/>
                            <w:szCs w:val="22"/>
                          </w:rPr>
                        </w:rPrChange>
                      </w:rPr>
                      <w:t xml:space="preserve">FOGLIATTO, F. S.; RIBEIRO, J. L. D. </w:t>
                    </w:r>
                  </w:ins>
                </w:sdtContent>
              </w:sdt>
              <w:ins w:date="2022-04-27T20:56:49Z" w:author="Vinícius Russi" w:id="542">
                <w:sdt>
                  <w:sdtPr>
                    <w:tag w:val="goog_rdk_3921"/>
                  </w:sdtPr>
                  <w:sdtContent>
                    <w:r w:rsidRPr="00000000" w:rsidDel="00000000" w:rsidR="00000000">
                      <w:rPr>
                        <w:rtl w:val="0"/>
                        <w:rPrChange w:date="2022-04-27T21:31:15Z" w:author="Vinícius Russi" w:id="1">
                          <w:rPr>
                            <w:sz w:val="22"/>
                            <w:szCs w:val="22"/>
                          </w:rPr>
                        </w:rPrChange>
                      </w:rPr>
                      <w:t xml:space="preserve">Confiabilidade e manutenção industrial</w:t>
                    </w:r>
                  </w:sdtContent>
                </w:sdt>
                <w:sdt>
                  <w:sdtPr>
                    <w:tag w:val="goog_rdk_3922"/>
                  </w:sdtPr>
                  <w:sdtContent>
                    <w:r w:rsidRPr="00000000" w:rsidDel="00000000" w:rsidR="00000000">
                      <w:rPr>
                        <w:rtl w:val="0"/>
                        <w:rPrChange w:date="2022-04-27T21:31:15Z" w:author="Vinícius Russi" w:id="1">
                          <w:rPr>
                            <w:sz w:val="22"/>
                            <w:szCs w:val="22"/>
                          </w:rPr>
                        </w:rPrChange>
                      </w:rPr>
                      <w:t xml:space="preserve">. Rio de Janeiro: Elsevier, 2009. </w:t>
                    </w:r>
                  </w:sdtContent>
                </w:sdt>
                <w:sdt>
                  <w:sdtPr>
                    <w:tag w:val="goog_rdk_3923"/>
                  </w:sdtPr>
                  <w:sdtContent>
                    <w:r w:rsidRPr="00000000" w:rsidDel="00000000" w:rsidR="00000000">
                      <w:rPr>
                        <w:rtl w:val="0"/>
                        <w:rPrChange w:date="2022-04-27T21:31:15Z" w:author="Vinícius Russi" w:id="1">
                          <w:rPr>
                            <w:sz w:val="22"/>
                            <w:szCs w:val="22"/>
                          </w:rPr>
                        </w:rPrChange>
                      </w:rPr>
                      <w:t xml:space="preserve">265 p.</w:t>
                    </w:r>
                  </w:sdtContent>
                </w:sdt>
              </w:ins>
            </w:sdtContent>
          </w:sdt>
        </w:p>
      </w:sdtContent>
    </w:sdt>
    <w:sdt>
      <w:sdtPr>
        <w:tag w:val="goog_rdk_3927"/>
      </w:sdtPr>
      <w:sdtContent>
        <w:p w:rsidRPr="00000000" w:rsidDel="00000000" w:rsidRDefault="00000000" w:rsidR="00000000" w:rsidP="00000000" w14:paraId="0000022A">
          <w:pPr>
            <w:spacing w:line="240" w:lineRule="auto"/>
            <w:ind w:firstLine="0"/>
            <w:jc w:val="left"/>
            <w:rPr>
              <w:ins w:date="2022-04-27T20:56:49Z" w:author="Vinícius Russi" w:id="542"/>
              <w:rPrChange w:date="2022-04-27T21:31:15Z" w:author="Vinícius Russi" w:id="1">
                <w:rPr>
                  <w:sz w:val="22"/>
                  <w:szCs w:val="22"/>
                </w:rPr>
              </w:rPrChange>
            </w:rPr>
          </w:pPr>
          <w:sdt>
            <w:sdtPr>
              <w:tag w:val="goog_rdk_3925"/>
            </w:sdtPr>
            <w:sdtContent>
              <w:ins w:date="2022-04-27T20:56:49Z" w:author="Vinícius Russi" w:id="542"/>
              <w:sdt>
                <w:sdtPr>
                  <w:tag w:val="goog_rdk_3926"/>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932"/>
      </w:sdtPr>
      <w:sdtContent>
        <w:p w:rsidRPr="00000000" w:rsidDel="00000000" w:rsidRDefault="00000000" w:rsidR="00000000" w:rsidP="00000000" w14:paraId="0000022B">
          <w:pPr>
            <w:spacing w:line="240" w:lineRule="auto"/>
            <w:ind w:firstLine="0"/>
            <w:jc w:val="left"/>
            <w:rPr>
              <w:ins w:date="2022-04-27T20:56:49Z" w:author="Vinícius Russi" w:id="542"/>
              <w:rPrChange w:date="2022-04-27T21:31:15Z" w:author="Vinícius Russi" w:id="1">
                <w:rPr>
                  <w:sz w:val="22"/>
                  <w:szCs w:val="22"/>
                </w:rPr>
              </w:rPrChange>
            </w:rPr>
          </w:pPr>
          <w:sdt>
            <w:sdtPr>
              <w:tag w:val="goog_rdk_3928"/>
            </w:sdtPr>
            <w:sdtContent>
              <w:ins w:date="2022-04-27T20:56:49Z" w:author="Vinícius Russi" w:id="542"/>
              <w:sdt>
                <w:sdtPr>
                  <w:tag w:val="goog_rdk_3929"/>
                </w:sdtPr>
                <w:sdtContent>
                  <w:ins w:date="2022-04-27T20:56:49Z" w:author="Vinícius Russi" w:id="542">
                    <w:r w:rsidRPr="00000000" w:rsidDel="00000000" w:rsidR="00000000">
                      <w:rPr>
                        <w:rtl w:val="0"/>
                        <w:rPrChange w:date="2022-04-27T21:31:15Z" w:author="Vinícius Russi" w:id="1">
                          <w:rPr>
                            <w:sz w:val="22"/>
                            <w:szCs w:val="22"/>
                          </w:rPr>
                        </w:rPrChange>
                      </w:rPr>
                      <w:t xml:space="preserve">KARDEC, A.; NASCIF, J. de A. </w:t>
                    </w:r>
                  </w:ins>
                </w:sdtContent>
              </w:sdt>
              <w:ins w:date="2022-04-27T20:56:49Z" w:author="Vinícius Russi" w:id="542">
                <w:sdt>
                  <w:sdtPr>
                    <w:tag w:val="goog_rdk_3930"/>
                  </w:sdtPr>
                  <w:sdtContent>
                    <w:r w:rsidRPr="00000000" w:rsidDel="00000000" w:rsidR="00000000">
                      <w:rPr>
                        <w:rtl w:val="0"/>
                        <w:rPrChange w:date="2022-04-27T21:31:15Z" w:author="Vinícius Russi" w:id="1">
                          <w:rPr>
                            <w:sz w:val="22"/>
                            <w:szCs w:val="22"/>
                          </w:rPr>
                        </w:rPrChange>
                      </w:rPr>
                      <w:t xml:space="preserve">Manutenção</w:t>
                    </w:r>
                  </w:sdtContent>
                </w:sdt>
                <w:sdt>
                  <w:sdtPr>
                    <w:tag w:val="goog_rdk_3931"/>
                  </w:sdtPr>
                  <w:sdtContent>
                    <w:r w:rsidRPr="00000000" w:rsidDel="00000000" w:rsidR="00000000">
                      <w:rPr>
                        <w:rtl w:val="0"/>
                        <w:rPrChange w:date="2022-04-27T21:31:15Z" w:author="Vinícius Russi" w:id="1">
                          <w:rPr>
                            <w:sz w:val="22"/>
                            <w:szCs w:val="22"/>
                          </w:rPr>
                        </w:rPrChange>
                      </w:rPr>
                      <w:t xml:space="preserve">: Função estratégica. Rio de Janeiro: Qualitymark, 2009.</w:t>
                    </w:r>
                  </w:sdtContent>
                </w:sdt>
              </w:ins>
            </w:sdtContent>
          </w:sdt>
        </w:p>
      </w:sdtContent>
    </w:sdt>
    <w:sdt>
      <w:sdtPr>
        <w:tag w:val="goog_rdk_3935"/>
      </w:sdtPr>
      <w:sdtContent>
        <w:p w:rsidRPr="00000000" w:rsidDel="00000000" w:rsidRDefault="00000000" w:rsidR="00000000" w:rsidP="00000000" w14:paraId="0000022C">
          <w:pPr>
            <w:spacing w:line="240" w:lineRule="auto"/>
            <w:ind w:firstLine="0"/>
            <w:jc w:val="left"/>
            <w:rPr>
              <w:ins w:date="2022-04-27T20:56:49Z" w:author="Vinícius Russi" w:id="542"/>
              <w:rPrChange w:date="2022-04-27T21:31:15Z" w:author="Vinícius Russi" w:id="1">
                <w:rPr>
                  <w:sz w:val="22"/>
                  <w:szCs w:val="22"/>
                </w:rPr>
              </w:rPrChange>
            </w:rPr>
          </w:pPr>
          <w:sdt>
            <w:sdtPr>
              <w:tag w:val="goog_rdk_3933"/>
            </w:sdtPr>
            <w:sdtContent>
              <w:ins w:date="2022-04-27T20:56:49Z" w:author="Vinícius Russi" w:id="542"/>
              <w:sdt>
                <w:sdtPr>
                  <w:tag w:val="goog_rdk_3934"/>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946"/>
      </w:sdtPr>
      <w:sdtContent>
        <w:p w:rsidRPr="00000000" w:rsidDel="00000000" w:rsidRDefault="00000000" w:rsidR="00000000" w:rsidP="00000000" w14:paraId="0000022D">
          <w:pPr>
            <w:spacing w:line="240" w:lineRule="auto"/>
            <w:ind w:firstLine="0"/>
            <w:jc w:val="left"/>
            <w:rPr>
              <w:ins w:date="2022-04-27T20:56:49Z" w:author="Vinícius Russi" w:id="542"/>
              <w:rPrChange w:date="2022-04-27T21:31:15Z" w:author="Vinícius Russi" w:id="1">
                <w:rPr>
                  <w:sz w:val="22"/>
                  <w:szCs w:val="22"/>
                </w:rPr>
              </w:rPrChange>
            </w:rPr>
          </w:pPr>
          <w:sdt>
            <w:sdtPr>
              <w:tag w:val="goog_rdk_3936"/>
            </w:sdtPr>
            <w:sdtContent>
              <w:ins w:date="2022-04-27T20:56:49Z" w:author="Vinícius Russi" w:id="542"/>
              <w:sdt>
                <w:sdtPr>
                  <w:tag w:val="goog_rdk_3937"/>
                </w:sdtPr>
                <w:sdtContent>
                  <w:ins w:date="2022-04-27T20:56:49Z" w:author="Vinícius Russi" w:id="542">
                    <w:r w:rsidRPr="00000000" w:rsidDel="00000000" w:rsidR="00000000">
                      <w:rPr>
                        <w:rtl w:val="0"/>
                        <w:rPrChange w:date="2022-04-27T21:31:15Z" w:author="Vinícius Russi" w:id="1">
                          <w:rPr>
                            <w:sz w:val="22"/>
                            <w:szCs w:val="22"/>
                          </w:rPr>
                        </w:rPrChange>
                      </w:rPr>
                      <w:t xml:space="preserve">KUHLMAN, D. Introductions Etc. </w:t>
                    </w:r>
                  </w:ins>
                </w:sdtContent>
              </w:sdt>
              <w:ins w:date="2022-04-27T20:56:49Z" w:author="Vinícius Russi" w:id="542">
                <w:sdt>
                  <w:sdtPr>
                    <w:tag w:val="goog_rdk_3938"/>
                  </w:sdtPr>
                  <w:sdtContent>
                    <w:r w:rsidRPr="00000000" w:rsidDel="00000000" w:rsidR="00000000">
                      <w:rPr>
                        <w:rtl w:val="0"/>
                        <w:rPrChange w:date="2022-04-27T21:31:15Z" w:author="Vinícius Russi" w:id="1">
                          <w:rPr>
                            <w:sz w:val="22"/>
                            <w:szCs w:val="22"/>
                          </w:rPr>
                        </w:rPrChange>
                      </w:rPr>
                      <w:t xml:space="preserve">In</w:t>
                    </w:r>
                  </w:sdtContent>
                </w:sdt>
                <w:sdt>
                  <w:sdtPr>
                    <w:tag w:val="goog_rdk_3939"/>
                  </w:sdtPr>
                  <w:sdtContent>
                    <w:r w:rsidRPr="00000000" w:rsidDel="00000000" w:rsidR="00000000">
                      <w:rPr>
                        <w:rtl w:val="0"/>
                        <w:rPrChange w:date="2022-04-27T21:31:15Z" w:author="Vinícius Russi" w:id="1">
                          <w:rPr>
                            <w:sz w:val="22"/>
                            <w:szCs w:val="22"/>
                          </w:rPr>
                        </w:rPrChange>
                      </w:rPr>
                      <w:t xml:space="preserve">: KUHLMAN, D. </w:t>
                    </w:r>
                  </w:sdtContent>
                </w:sdt>
                <w:sdt>
                  <w:sdtPr>
                    <w:tag w:val="goog_rdk_3940"/>
                  </w:sdtPr>
                  <w:sdtContent>
                    <w:r w:rsidRPr="00000000" w:rsidDel="00000000" w:rsidR="00000000">
                      <w:rPr>
                        <w:rtl w:val="0"/>
                        <w:rPrChange w:date="2022-04-27T21:31:15Z" w:author="Vinícius Russi" w:id="1">
                          <w:rPr>
                            <w:sz w:val="22"/>
                            <w:szCs w:val="22"/>
                          </w:rPr>
                        </w:rPrChange>
                      </w:rPr>
                      <w:t xml:space="preserve">A Python Book</w:t>
                    </w:r>
                  </w:sdtContent>
                </w:sdt>
                <w:sdt>
                  <w:sdtPr>
                    <w:tag w:val="goog_rdk_3941"/>
                  </w:sdtPr>
                  <w:sdtContent>
                    <w:r w:rsidRPr="00000000" w:rsidDel="00000000" w:rsidR="00000000">
                      <w:rPr>
                        <w:rtl w:val="0"/>
                        <w:rPrChange w:date="2022-04-27T21:31:15Z" w:author="Vinícius Russi" w:id="1">
                          <w:rPr>
                            <w:sz w:val="22"/>
                            <w:szCs w:val="22"/>
                          </w:rPr>
                        </w:rPrChange>
                      </w:rPr>
                      <w:t xml:space="preserve">: Beginning Python, Advanced Python, and Python Exercises. [</w:t>
                    </w:r>
                  </w:sdtContent>
                </w:sdt>
                <w:sdt>
                  <w:sdtPr>
                    <w:tag w:val="goog_rdk_3942"/>
                  </w:sdtPr>
                  <w:sdtContent>
                    <w:r w:rsidRPr="00000000" w:rsidDel="00000000" w:rsidR="00000000">
                      <w:rPr>
                        <w:rtl w:val="0"/>
                        <w:rPrChange w:date="2022-04-27T21:31:15Z" w:author="Vinícius Russi" w:id="1">
                          <w:rPr>
                            <w:sz w:val="22"/>
                            <w:szCs w:val="22"/>
                          </w:rPr>
                        </w:rPrChange>
                      </w:rPr>
                      <w:t xml:space="preserve">S. l.</w:t>
                    </w:r>
                  </w:sdtContent>
                </w:sdt>
                <w:sdt>
                  <w:sdtPr>
                    <w:tag w:val="goog_rdk_3943"/>
                  </w:sdtPr>
                  <w:sdtContent>
                    <w:r w:rsidRPr="00000000" w:rsidDel="00000000" w:rsidR="00000000">
                      <w:rPr>
                        <w:rtl w:val="0"/>
                        <w:rPrChange w:date="2022-04-27T21:31:15Z" w:author="Vinícius Russi" w:id="1">
                          <w:rPr>
                            <w:sz w:val="22"/>
                            <w:szCs w:val="22"/>
                          </w:rPr>
                        </w:rPrChange>
                      </w:rPr>
                      <w:t xml:space="preserve">:</w:t>
                    </w:r>
                  </w:sdtContent>
                </w:sdt>
                <w:sdt>
                  <w:sdtPr>
                    <w:tag w:val="goog_rdk_3944"/>
                  </w:sdtPr>
                  <w:sdtContent>
                    <w:r w:rsidRPr="00000000" w:rsidDel="00000000" w:rsidR="00000000">
                      <w:rPr>
                        <w:rtl w:val="0"/>
                        <w:rPrChange w:date="2022-04-27T21:31:15Z" w:author="Vinícius Russi" w:id="1">
                          <w:rPr>
                            <w:sz w:val="22"/>
                            <w:szCs w:val="22"/>
                          </w:rPr>
                        </w:rPrChange>
                      </w:rPr>
                      <w:t xml:space="preserve"> s. n.</w:t>
                    </w:r>
                  </w:sdtContent>
                </w:sdt>
                <w:sdt>
                  <w:sdtPr>
                    <w:tag w:val="goog_rdk_3945"/>
                  </w:sdtPr>
                  <w:sdtContent>
                    <w:r w:rsidRPr="00000000" w:rsidDel="00000000" w:rsidR="00000000">
                      <w:rPr>
                        <w:rtl w:val="0"/>
                        <w:rPrChange w:date="2022-04-27T21:31:15Z" w:author="Vinícius Russi" w:id="1">
                          <w:rPr>
                            <w:sz w:val="22"/>
                            <w:szCs w:val="22"/>
                          </w:rPr>
                        </w:rPrChange>
                      </w:rPr>
                      <w:t xml:space="preserve">], 2013.</w:t>
                    </w:r>
                  </w:sdtContent>
                </w:sdt>
              </w:ins>
            </w:sdtContent>
          </w:sdt>
        </w:p>
      </w:sdtContent>
    </w:sdt>
    <w:sdt>
      <w:sdtPr>
        <w:tag w:val="goog_rdk_3949"/>
      </w:sdtPr>
      <w:sdtContent>
        <w:p w:rsidRPr="00000000" w:rsidDel="00000000" w:rsidRDefault="00000000" w:rsidR="00000000" w:rsidP="00000000" w14:paraId="0000022E">
          <w:pPr>
            <w:spacing w:line="240" w:lineRule="auto"/>
            <w:ind w:firstLine="0"/>
            <w:jc w:val="left"/>
            <w:rPr>
              <w:ins w:date="2022-04-27T20:56:49Z" w:author="Vinícius Russi" w:id="542"/>
              <w:rPrChange w:date="2022-04-27T21:31:15Z" w:author="Vinícius Russi" w:id="1">
                <w:rPr>
                  <w:sz w:val="22"/>
                  <w:szCs w:val="22"/>
                </w:rPr>
              </w:rPrChange>
            </w:rPr>
          </w:pPr>
          <w:sdt>
            <w:sdtPr>
              <w:tag w:val="goog_rdk_3947"/>
            </w:sdtPr>
            <w:sdtContent>
              <w:ins w:date="2022-04-27T20:56:49Z" w:author="Vinícius Russi" w:id="542"/>
              <w:sdt>
                <w:sdtPr>
                  <w:tag w:val="goog_rdk_3948"/>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954"/>
      </w:sdtPr>
      <w:sdtContent>
        <w:p w:rsidRPr="00000000" w:rsidDel="00000000" w:rsidRDefault="00000000" w:rsidR="00000000" w:rsidP="00000000" w14:paraId="0000022F">
          <w:pPr>
            <w:spacing w:line="240" w:lineRule="auto"/>
            <w:ind w:firstLine="0"/>
            <w:jc w:val="left"/>
            <w:rPr>
              <w:ins w:date="2022-04-27T20:56:49Z" w:author="Vinícius Russi" w:id="542"/>
              <w:rPrChange w:date="2022-04-27T21:31:15Z" w:author="Vinícius Russi" w:id="1">
                <w:rPr>
                  <w:sz w:val="22"/>
                  <w:szCs w:val="22"/>
                </w:rPr>
              </w:rPrChange>
            </w:rPr>
          </w:pPr>
          <w:sdt>
            <w:sdtPr>
              <w:tag w:val="goog_rdk_3950"/>
            </w:sdtPr>
            <w:sdtContent>
              <w:ins w:date="2022-04-27T20:56:49Z" w:author="Vinícius Russi" w:id="542"/>
              <w:sdt>
                <w:sdtPr>
                  <w:tag w:val="goog_rdk_3951"/>
                </w:sdtPr>
                <w:sdtContent>
                  <w:ins w:date="2022-04-27T20:56:49Z" w:author="Vinícius Russi" w:id="542">
                    <w:r w:rsidRPr="00000000" w:rsidDel="00000000" w:rsidR="00000000">
                      <w:rPr>
                        <w:rtl w:val="0"/>
                        <w:rPrChange w:date="2022-04-27T21:31:15Z" w:author="Vinícius Russi" w:id="1">
                          <w:rPr>
                            <w:sz w:val="22"/>
                            <w:szCs w:val="22"/>
                          </w:rPr>
                        </w:rPrChange>
                      </w:rPr>
                      <w:t xml:space="preserve">LAFRAIA, J. R. B. </w:t>
                    </w:r>
                  </w:ins>
                </w:sdtContent>
              </w:sdt>
              <w:ins w:date="2022-04-27T20:56:49Z" w:author="Vinícius Russi" w:id="542">
                <w:sdt>
                  <w:sdtPr>
                    <w:tag w:val="goog_rdk_3952"/>
                  </w:sdtPr>
                  <w:sdtContent>
                    <w:r w:rsidRPr="00000000" w:rsidDel="00000000" w:rsidR="00000000">
                      <w:rPr>
                        <w:rtl w:val="0"/>
                        <w:rPrChange w:date="2022-04-27T21:31:15Z" w:author="Vinícius Russi" w:id="1">
                          <w:rPr>
                            <w:sz w:val="22"/>
                            <w:szCs w:val="22"/>
                          </w:rPr>
                        </w:rPrChange>
                      </w:rPr>
                      <w:t xml:space="preserve">Manual de confiabilidade, mantenabilidade e disponibilidade</w:t>
                    </w:r>
                  </w:sdtContent>
                </w:sdt>
                <w:sdt>
                  <w:sdtPr>
                    <w:tag w:val="goog_rdk_3953"/>
                  </w:sdtPr>
                  <w:sdtContent>
                    <w:r w:rsidRPr="00000000" w:rsidDel="00000000" w:rsidR="00000000">
                      <w:rPr>
                        <w:rtl w:val="0"/>
                        <w:rPrChange w:date="2022-04-27T21:31:15Z" w:author="Vinícius Russi" w:id="1">
                          <w:rPr>
                            <w:sz w:val="22"/>
                            <w:szCs w:val="22"/>
                          </w:rPr>
                        </w:rPrChange>
                      </w:rPr>
                      <w:t xml:space="preserve">. 2. ed. Rio de Janeiro: Qualitymark, 2001.</w:t>
                    </w:r>
                  </w:sdtContent>
                </w:sdt>
              </w:ins>
            </w:sdtContent>
          </w:sdt>
        </w:p>
      </w:sdtContent>
    </w:sdt>
    <w:sdt>
      <w:sdtPr>
        <w:tag w:val="goog_rdk_3957"/>
      </w:sdtPr>
      <w:sdtContent>
        <w:p w:rsidRPr="00000000" w:rsidDel="00000000" w:rsidRDefault="00000000" w:rsidR="00000000" w:rsidP="00000000" w14:paraId="00000230">
          <w:pPr>
            <w:spacing w:line="240" w:lineRule="auto"/>
            <w:ind w:firstLine="0"/>
            <w:jc w:val="left"/>
            <w:rPr>
              <w:ins w:date="2022-04-27T20:56:49Z" w:author="Vinícius Russi" w:id="542"/>
              <w:rPrChange w:date="2022-04-27T21:31:15Z" w:author="Vinícius Russi" w:id="1">
                <w:rPr>
                  <w:sz w:val="22"/>
                  <w:szCs w:val="22"/>
                </w:rPr>
              </w:rPrChange>
            </w:rPr>
          </w:pPr>
          <w:sdt>
            <w:sdtPr>
              <w:tag w:val="goog_rdk_3955"/>
            </w:sdtPr>
            <w:sdtContent>
              <w:ins w:date="2022-04-27T20:56:49Z" w:author="Vinícius Russi" w:id="542"/>
              <w:sdt>
                <w:sdtPr>
                  <w:tag w:val="goog_rdk_3956"/>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963"/>
      </w:sdtPr>
      <w:sdtContent>
        <w:p w:rsidRPr="00000000" w:rsidDel="00000000" w:rsidRDefault="00000000" w:rsidR="00000000" w:rsidP="00000000" w14:paraId="00000231">
          <w:pPr>
            <w:spacing w:line="240" w:lineRule="auto"/>
            <w:ind w:firstLine="0"/>
            <w:jc w:val="left"/>
            <w:rPr>
              <w:ins w:date="2022-04-27T20:56:49Z" w:author="Vinícius Russi" w:id="542"/>
              <w:rPrChange w:date="2022-04-27T21:31:15Z" w:author="Vinícius Russi" w:id="1">
                <w:rPr>
                  <w:sz w:val="22"/>
                  <w:szCs w:val="22"/>
                </w:rPr>
              </w:rPrChange>
            </w:rPr>
          </w:pPr>
          <w:sdt>
            <w:sdtPr>
              <w:tag w:val="goog_rdk_3958"/>
            </w:sdtPr>
            <w:sdtContent>
              <w:ins w:date="2022-04-27T20:56:49Z" w:author="Vinícius Russi" w:id="542"/>
              <w:sdt>
                <w:sdtPr>
                  <w:tag w:val="goog_rdk_3959"/>
                </w:sdtPr>
                <w:sdtContent>
                  <w:ins w:date="2022-04-27T20:56:49Z" w:author="Vinícius Russi" w:id="542">
                    <w:r w:rsidRPr="00000000" w:rsidDel="00000000" w:rsidR="00000000">
                      <w:rPr>
                        <w:rtl w:val="0"/>
                        <w:rPrChange w:date="2022-04-27T21:31:15Z" w:author="Vinícius Russi" w:id="1">
                          <w:rPr>
                            <w:sz w:val="22"/>
                            <w:szCs w:val="22"/>
                          </w:rPr>
                        </w:rPrChange>
                      </w:rPr>
                      <w:t xml:space="preserve">LUCIAN,</w:t>
                    </w:r>
                  </w:ins>
                </w:sdtContent>
              </w:sdt>
              <w:ins w:date="2022-04-27T20:56:49Z" w:author="Vinícius Russi" w:id="542">
                <w:sdt>
                  <w:sdtPr>
                    <w:tag w:val="goog_rdk_3960"/>
                  </w:sdtPr>
                  <w:sdtContent>
                    <w:r w:rsidRPr="00000000" w:rsidDel="00000000" w:rsidR="00000000">
                      <w:rPr>
                        <w:rtl w:val="0"/>
                        <w:rPrChange w:date="2022-04-27T21:31:15Z" w:author="Vinícius Russi" w:id="1">
                          <w:rPr>
                            <w:sz w:val="22"/>
                            <w:szCs w:val="22"/>
                          </w:rPr>
                        </w:rPrChange>
                      </w:rPr>
                      <w:t xml:space="preserve"> L. M. </w:t>
                    </w:r>
                  </w:sdtContent>
                </w:sdt>
                <w:sdt>
                  <w:sdtPr>
                    <w:tag w:val="goog_rdk_3961"/>
                  </w:sdtPr>
                  <w:sdtContent>
                    <w:r w:rsidRPr="00000000" w:rsidDel="00000000" w:rsidR="00000000">
                      <w:rPr>
                        <w:rtl w:val="0"/>
                        <w:rPrChange w:date="2022-04-27T21:31:15Z" w:author="Vinícius Russi" w:id="1">
                          <w:rPr>
                            <w:sz w:val="22"/>
                            <w:szCs w:val="22"/>
                          </w:rPr>
                        </w:rPrChange>
                      </w:rPr>
                      <w:t xml:space="preserve">Fundamentos de Aprendizagem de Máquina</w:t>
                    </w:r>
                  </w:sdtContent>
                </w:sdt>
                <w:sdt>
                  <w:sdtPr>
                    <w:tag w:val="goog_rdk_3962"/>
                  </w:sdtPr>
                  <w:sdtContent>
                    <w:r w:rsidRPr="00000000" w:rsidDel="00000000" w:rsidR="00000000">
                      <w:rPr>
                        <w:rtl w:val="0"/>
                        <w:rPrChange w:date="2022-04-27T21:31:15Z" w:author="Vinícius Russi" w:id="1">
                          <w:rPr>
                            <w:sz w:val="22"/>
                            <w:szCs w:val="22"/>
                          </w:rPr>
                        </w:rPrChange>
                      </w:rPr>
                      <w:t xml:space="preserve">. Porto Alegre: SAGAH, 2020.</w:t>
                    </w:r>
                  </w:sdtContent>
                </w:sdt>
              </w:ins>
            </w:sdtContent>
          </w:sdt>
        </w:p>
      </w:sdtContent>
    </w:sdt>
    <w:sdt>
      <w:sdtPr>
        <w:tag w:val="goog_rdk_3966"/>
      </w:sdtPr>
      <w:sdtContent>
        <w:p w:rsidRPr="00000000" w:rsidDel="00000000" w:rsidRDefault="00000000" w:rsidR="00000000" w:rsidP="00000000" w14:paraId="00000232">
          <w:pPr>
            <w:spacing w:line="240" w:lineRule="auto"/>
            <w:ind w:firstLine="0"/>
            <w:jc w:val="left"/>
            <w:rPr>
              <w:ins w:date="2022-04-27T20:56:49Z" w:author="Vinícius Russi" w:id="542"/>
              <w:rPrChange w:date="2022-04-27T21:31:15Z" w:author="Vinícius Russi" w:id="1">
                <w:rPr>
                  <w:sz w:val="22"/>
                  <w:szCs w:val="22"/>
                </w:rPr>
              </w:rPrChange>
            </w:rPr>
          </w:pPr>
          <w:sdt>
            <w:sdtPr>
              <w:tag w:val="goog_rdk_3964"/>
            </w:sdtPr>
            <w:sdtContent>
              <w:ins w:date="2022-04-27T20:56:49Z" w:author="Vinícius Russi" w:id="542"/>
              <w:sdt>
                <w:sdtPr>
                  <w:tag w:val="goog_rdk_3965"/>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973"/>
      </w:sdtPr>
      <w:sdtContent>
        <w:p w:rsidRPr="00000000" w:rsidDel="00000000" w:rsidRDefault="00000000" w:rsidR="00000000" w:rsidP="00000000" w14:paraId="00000233">
          <w:pPr>
            <w:spacing w:line="240" w:lineRule="auto"/>
            <w:ind w:firstLine="0"/>
            <w:jc w:val="left"/>
            <w:rPr>
              <w:ins w:date="2022-04-27T20:56:49Z" w:author="Vinícius Russi" w:id="542"/>
              <w:rPrChange w:date="2022-04-27T21:31:15Z" w:author="Vinícius Russi" w:id="1">
                <w:rPr>
                  <w:sz w:val="22"/>
                  <w:szCs w:val="22"/>
                </w:rPr>
              </w:rPrChange>
            </w:rPr>
          </w:pPr>
          <w:sdt>
            <w:sdtPr>
              <w:tag w:val="goog_rdk_3967"/>
            </w:sdtPr>
            <w:sdtContent>
              <w:ins w:date="2022-04-27T20:56:49Z" w:author="Vinícius Russi" w:id="542"/>
              <w:sdt>
                <w:sdtPr>
                  <w:tag w:val="goog_rdk_3968"/>
                </w:sdtPr>
                <w:sdtContent/>
              </w:sdt>
              <w:ins w:date="2022-04-27T20:56:49Z" w:author="Vinícius Russi" w:id="542">
                <w:sdt>
                  <w:sdtPr>
                    <w:tag w:val="goog_rdk_3969"/>
                  </w:sdtPr>
                  <w:sdtContent>
                    <w:r w:rsidRPr="00000000" w:rsidDel="00000000" w:rsidR="00000000">
                      <w:rPr>
                        <w:rtl w:val="0"/>
                        <w:rPrChange w:date="2022-04-27T21:31:15Z" w:author="Vinícius Russi" w:id="1">
                          <w:rPr>
                            <w:sz w:val="22"/>
                            <w:szCs w:val="22"/>
                          </w:rPr>
                        </w:rPrChange>
                      </w:rPr>
                      <w:t xml:space="preserve">MITCHELL, T. M. </w:t>
                    </w:r>
                  </w:sdtContent>
                </w:sdt>
                <w:sdt>
                  <w:sdtPr>
                    <w:tag w:val="goog_rdk_3970"/>
                  </w:sdtPr>
                  <w:sdtContent>
                    <w:r w:rsidRPr="00000000" w:rsidDel="00000000" w:rsidR="00000000">
                      <w:rPr>
                        <w:rtl w:val="0"/>
                        <w:rPrChange w:date="2022-04-27T21:31:15Z" w:author="Vinícius Russi" w:id="1">
                          <w:rPr>
                            <w:sz w:val="22"/>
                            <w:szCs w:val="22"/>
                          </w:rPr>
                        </w:rPrChange>
                      </w:rPr>
                      <w:t xml:space="preserve">Machine Learning</w:t>
                    </w:r>
                  </w:sdtContent>
                </w:sdt>
                <w:sdt>
                  <w:sdtPr>
                    <w:tag w:val="goog_rdk_3971"/>
                  </w:sdtPr>
                  <w:sdtContent>
                    <w:r w:rsidRPr="00000000" w:rsidDel="00000000" w:rsidR="00000000">
                      <w:rPr>
                        <w:rtl w:val="0"/>
                        <w:rPrChange w:date="2022-04-27T21:31:15Z" w:author="Vinícius Russi" w:id="1">
                          <w:rPr>
                            <w:sz w:val="22"/>
                            <w:szCs w:val="22"/>
                          </w:rPr>
                        </w:rPrChange>
                      </w:rPr>
                      <w:t xml:space="preserve">. New York: McGraw-Hill, 1997.</w:t>
                    </w:r>
                  </w:sdtContent>
                </w:sdt>
                <w:sdt>
                  <w:sdtPr>
                    <w:tag w:val="goog_rdk_3972"/>
                  </w:sdtPr>
                  <w:sdtContent>
                    <w:r w:rsidRPr="00000000" w:rsidDel="00000000" w:rsidR="00000000">
                      <w:rPr>
                        <w:rtl w:val="0"/>
                      </w:rPr>
                    </w:r>
                  </w:sdtContent>
                </w:sdt>
              </w:ins>
            </w:sdtContent>
          </w:sdt>
        </w:p>
      </w:sdtContent>
    </w:sdt>
    <w:sdt>
      <w:sdtPr>
        <w:tag w:val="goog_rdk_3976"/>
      </w:sdtPr>
      <w:sdtContent>
        <w:p w:rsidRPr="00000000" w:rsidDel="00000000" w:rsidRDefault="00000000" w:rsidR="00000000" w:rsidP="00000000" w14:paraId="00000234">
          <w:pPr>
            <w:spacing w:line="240" w:lineRule="auto"/>
            <w:ind w:firstLine="0"/>
            <w:jc w:val="left"/>
            <w:rPr>
              <w:ins w:date="2022-04-27T20:56:49Z" w:author="Vinícius Russi" w:id="542"/>
              <w:rPrChange w:date="2022-04-27T21:31:15Z" w:author="Vinícius Russi" w:id="1">
                <w:rPr>
                  <w:sz w:val="22"/>
                  <w:szCs w:val="22"/>
                </w:rPr>
              </w:rPrChange>
            </w:rPr>
          </w:pPr>
          <w:sdt>
            <w:sdtPr>
              <w:tag w:val="goog_rdk_3974"/>
            </w:sdtPr>
            <w:sdtContent>
              <w:ins w:date="2022-04-27T20:56:49Z" w:author="Vinícius Russi" w:id="542"/>
              <w:sdt>
                <w:sdtPr>
                  <w:tag w:val="goog_rdk_3975"/>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983"/>
      </w:sdtPr>
      <w:sdtContent>
        <w:p w:rsidRPr="00000000" w:rsidDel="00000000" w:rsidRDefault="00000000" w:rsidR="00000000" w:rsidP="00000000" w14:paraId="00000235">
          <w:pPr>
            <w:spacing w:line="240" w:lineRule="auto"/>
            <w:ind w:firstLine="0"/>
            <w:jc w:val="left"/>
            <w:rPr>
              <w:ins w:date="2022-04-27T20:56:49Z" w:author="Vinícius Russi" w:id="542"/>
              <w:rPrChange w:date="2022-04-27T21:31:15Z" w:author="Vinícius Russi" w:id="1">
                <w:rPr>
                  <w:sz w:val="22"/>
                  <w:szCs w:val="22"/>
                </w:rPr>
              </w:rPrChange>
            </w:rPr>
          </w:pPr>
          <w:sdt>
            <w:sdtPr>
              <w:tag w:val="goog_rdk_3977"/>
            </w:sdtPr>
            <w:sdtContent>
              <w:ins w:date="2022-04-27T20:56:49Z" w:author="Vinícius Russi" w:id="542"/>
              <w:sdt>
                <w:sdtPr>
                  <w:tag w:val="goog_rdk_3978"/>
                </w:sdtPr>
                <w:sdtContent>
                  <w:ins w:date="2022-04-27T20:56:49Z" w:author="Vinícius Russi" w:id="542">
                    <w:r w:rsidRPr="00000000" w:rsidDel="00000000" w:rsidR="00000000">
                      <w:rPr>
                        <w:rtl w:val="0"/>
                        <w:rPrChange w:date="2022-04-27T21:31:15Z" w:author="Vinícius Russi" w:id="1">
                          <w:rPr>
                            <w:sz w:val="22"/>
                            <w:szCs w:val="22"/>
                          </w:rPr>
                        </w:rPrChange>
                      </w:rPr>
                      <w:t xml:space="preserve">MONARD, M. </w:t>
                    </w:r>
                  </w:ins>
                </w:sdtContent>
              </w:sdt>
              <w:ins w:date="2022-04-27T20:56:49Z" w:author="Vinícius Russi" w:id="542">
                <w:sdt>
                  <w:sdtPr>
                    <w:tag w:val="goog_rdk_3979"/>
                  </w:sdtPr>
                  <w:sdtContent>
                    <w:r w:rsidRPr="00000000" w:rsidDel="00000000" w:rsidR="00000000">
                      <w:rPr>
                        <w:rtl w:val="0"/>
                        <w:rPrChange w:date="2022-04-27T21:31:15Z" w:author="Vinícius Russi" w:id="1">
                          <w:rPr>
                            <w:sz w:val="22"/>
                            <w:szCs w:val="22"/>
                          </w:rPr>
                        </w:rPrChange>
                      </w:rPr>
                      <w:t xml:space="preserve">C.; BARANAUSKAS,</w:t>
                    </w:r>
                  </w:sdtContent>
                </w:sdt>
                <w:sdt>
                  <w:sdtPr>
                    <w:tag w:val="goog_rdk_3980"/>
                  </w:sdtPr>
                  <w:sdtContent>
                    <w:r w:rsidRPr="00000000" w:rsidDel="00000000" w:rsidR="00000000">
                      <w:rPr>
                        <w:rtl w:val="0"/>
                        <w:rPrChange w:date="2022-04-27T21:31:15Z" w:author="Vinícius Russi" w:id="1">
                          <w:rPr>
                            <w:sz w:val="22"/>
                            <w:szCs w:val="22"/>
                          </w:rPr>
                        </w:rPrChange>
                      </w:rPr>
                      <w:t xml:space="preserve"> J. A. </w:t>
                    </w:r>
                  </w:sdtContent>
                </w:sdt>
                <w:sdt>
                  <w:sdtPr>
                    <w:tag w:val="goog_rdk_3981"/>
                  </w:sdtPr>
                  <w:sdtContent>
                    <w:r w:rsidRPr="00000000" w:rsidDel="00000000" w:rsidR="00000000">
                      <w:rPr>
                        <w:rtl w:val="0"/>
                        <w:rPrChange w:date="2022-04-27T21:31:15Z" w:author="Vinícius Russi" w:id="1">
                          <w:rPr>
                            <w:sz w:val="22"/>
                            <w:szCs w:val="22"/>
                          </w:rPr>
                        </w:rPrChange>
                      </w:rPr>
                      <w:t xml:space="preserve">Conceitos Sobre Aprendizado de Máquina</w:t>
                    </w:r>
                    <w:sdt>
                      <w:sdtPr>
                        <w:tag w:val="goog_rdk_4116"/>
                      </w:sdtPr>
                      <w:sdtContent>
                        <w:commentRangeStart w:id="8"/>
                      </w:sdtContent>
                    </w:sdt>
                    <w:r w:rsidRPr="00000000" w:rsidDel="00000000" w:rsidR="00000000">
                      <w:rPr>
                        <w:rtl w:val="0"/>
                        <w:rPrChange w:date="2022-04-27T21:31:15Z" w:author="Vinícius Russi" w:id="1">
                          <w:rPr>
                            <w:sz w:val="22"/>
                            <w:szCs w:val="22"/>
                          </w:rPr>
                        </w:rPrChange>
                      </w:rPr>
                      <w:t xml:space="preserve">. Sistemas Inteligentes Fundamentos e Aplicações</w:t>
                    </w:r>
                  </w:sdtContent>
                </w:sdt>
                <w:sdt>
                  <w:sdtPr>
                    <w:tag w:val="goog_rdk_3982"/>
                  </w:sdtPr>
                  <w:sdtContent>
                    <w:r w:rsidRPr="00000000" w:rsidDel="00000000" w:rsidR="00000000">
                      <w:rPr>
                        <w:rtl w:val="0"/>
                        <w:rPrChange w:date="2022-04-27T21:31:15Z" w:author="Vinícius Russi" w:id="1">
                          <w:rPr>
                            <w:sz w:val="22"/>
                            <w:szCs w:val="22"/>
                          </w:rPr>
                        </w:rPrChange>
                      </w:rPr>
                      <w:t xml:space="preserve">. Barueri, SP</w:t>
                    </w:r>
                    <w:commentRangeEnd w:id="8"/>
                    <w:r>
                      <w:rPr>
                        <w:rStyle w:val="CommentReference"/>
                      </w:rPr>
                      <w:commentReference w:id="8"/>
                    </w:r>
                    <w:r w:rsidRPr="00000000" w:rsidDel="00000000" w:rsidR="00000000">
                      <w:rPr>
                        <w:rtl w:val="0"/>
                        <w:rPrChange w:date="2022-04-27T21:31:15Z" w:author="Vinícius Russi" w:id="1">
                          <w:rPr>
                            <w:sz w:val="22"/>
                            <w:szCs w:val="22"/>
                          </w:rPr>
                        </w:rPrChange>
                      </w:rPr>
                      <w:t xml:space="preserve">: Manole Ltda, 2003. p. 89-114.</w:t>
                    </w:r>
                  </w:sdtContent>
                </w:sdt>
              </w:ins>
            </w:sdtContent>
          </w:sdt>
        </w:p>
      </w:sdtContent>
    </w:sdt>
    <w:sdt>
      <w:sdtPr>
        <w:tag w:val="goog_rdk_3986"/>
      </w:sdtPr>
      <w:sdtContent>
        <w:p w:rsidRPr="00000000" w:rsidDel="00000000" w:rsidRDefault="00000000" w:rsidR="00000000" w:rsidP="00000000" w14:paraId="00000236">
          <w:pPr>
            <w:spacing w:line="240" w:lineRule="auto"/>
            <w:ind w:firstLine="0"/>
            <w:jc w:val="left"/>
            <w:rPr>
              <w:ins w:date="2022-04-27T20:56:49Z" w:author="Vinícius Russi" w:id="542"/>
              <w:rPrChange w:date="2022-04-27T21:31:15Z" w:author="Vinícius Russi" w:id="1">
                <w:rPr>
                  <w:sz w:val="22"/>
                  <w:szCs w:val="22"/>
                </w:rPr>
              </w:rPrChange>
            </w:rPr>
          </w:pPr>
          <w:sdt>
            <w:sdtPr>
              <w:tag w:val="goog_rdk_3984"/>
            </w:sdtPr>
            <w:sdtContent>
              <w:ins w:date="2022-04-27T20:56:49Z" w:author="Vinícius Russi" w:id="542"/>
              <w:sdt>
                <w:sdtPr>
                  <w:tag w:val="goog_rdk_3985"/>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3995"/>
      </w:sdtPr>
      <w:sdtContent>
        <w:p w:rsidRPr="00000000" w:rsidDel="00000000" w:rsidRDefault="00000000" w:rsidR="00000000" w:rsidP="00000000" w14:paraId="00000237">
          <w:pPr>
            <w:spacing w:line="240" w:lineRule="auto"/>
            <w:ind w:firstLine="0"/>
            <w:jc w:val="left"/>
            <w:rPr>
              <w:ins w:date="2022-04-27T20:56:49Z" w:author="Vinícius Russi" w:id="542"/>
              <w:rPrChange w:date="2022-04-27T21:31:15Z" w:author="Vinícius Russi" w:id="1">
                <w:rPr>
                  <w:sz w:val="22"/>
                  <w:szCs w:val="22"/>
                </w:rPr>
              </w:rPrChange>
            </w:rPr>
          </w:pPr>
          <w:sdt>
            <w:sdtPr>
              <w:tag w:val="goog_rdk_3987"/>
            </w:sdtPr>
            <w:sdtContent>
              <w:ins w:date="2022-04-27T20:56:49Z" w:author="Vinícius Russi" w:id="542"/>
              <w:sdt>
                <w:sdtPr>
                  <w:tag w:val="goog_rdk_3988"/>
                </w:sdtPr>
                <w:sdtContent>
                  <w:ins w:date="2022-04-27T20:56:49Z" w:author="Vinícius Russi" w:id="542">
                    <w:r w:rsidRPr="00000000" w:rsidDel="00000000" w:rsidR="00000000">
                      <w:rPr>
                        <w:rtl w:val="0"/>
                        <w:rPrChange w:date="2022-04-27T21:31:15Z" w:author="Vinícius Russi" w:id="1">
                          <w:rPr>
                            <w:sz w:val="22"/>
                            <w:szCs w:val="22"/>
                          </w:rPr>
                        </w:rPrChange>
                      </w:rPr>
                      <w:t xml:space="preserve">NATEKIN, A.; KNOLL, A. </w:t>
                    </w:r>
                  </w:ins>
                </w:sdtContent>
              </w:sdt>
              <w:ins w:date="2022-04-27T20:56:49Z" w:author="Vinícius Russi" w:id="542">
                <w:sdt>
                  <w:sdtPr>
                    <w:tag w:val="goog_rdk_3989"/>
                  </w:sdtPr>
                  <w:sdtContent>
                    <w:r w:rsidRPr="00000000" w:rsidDel="00000000" w:rsidR="00000000">
                      <w:rPr>
                        <w:rtl w:val="0"/>
                        <w:rPrChange w:date="2022-04-27T21:31:15Z" w:author="Vinícius Russi" w:id="1">
                          <w:rPr>
                            <w:sz w:val="22"/>
                            <w:szCs w:val="22"/>
                          </w:rPr>
                        </w:rPrChange>
                      </w:rPr>
                      <w:t xml:space="preserve">Gradient boosting machines, a tutorial</w:t>
                    </w:r>
                  </w:sdtContent>
                </w:sdt>
                <w:sdt>
                  <w:sdtPr>
                    <w:tag w:val="goog_rdk_3990"/>
                  </w:sdtPr>
                  <w:sdtContent>
                    <w:r w:rsidRPr="00000000" w:rsidDel="00000000" w:rsidR="00000000">
                      <w:rPr>
                        <w:rtl w:val="0"/>
                        <w:rPrChange w:date="2022-04-27T21:31:15Z" w:author="Vinícius Russi" w:id="1">
                          <w:rPr>
                            <w:sz w:val="22"/>
                            <w:szCs w:val="22"/>
                          </w:rPr>
                        </w:rPrChange>
                      </w:rPr>
                      <w:t xml:space="preserve">.</w:t>
                    </w:r>
                  </w:sdtContent>
                </w:sdt>
                <w:sdt>
                  <w:sdtPr>
                    <w:tag w:val="goog_rdk_3991"/>
                  </w:sdtPr>
                  <w:sdtContent>
                    <w:r w:rsidRPr="00000000" w:rsidDel="00000000" w:rsidR="00000000">
                      <w:rPr>
                        <w:rtl w:val="0"/>
                        <w:rPrChange w:date="2022-04-27T21:31:15Z" w:author="Vinícius Russi" w:id="1">
                          <w:rPr>
                            <w:sz w:val="22"/>
                            <w:szCs w:val="22"/>
                          </w:rPr>
                        </w:rPrChange>
                      </w:rPr>
                      <w:t xml:space="preserve"> </w:t>
                    </w:r>
                  </w:sdtContent>
                </w:sdt>
                <w:sdt>
                  <w:sdtPr>
                    <w:tag w:val="goog_rdk_3992"/>
                  </w:sdtPr>
                  <w:sdtContent>
                    <w:r w:rsidRPr="00000000" w:rsidDel="00000000" w:rsidR="00000000">
                      <w:rPr>
                        <w:rtl w:val="0"/>
                        <w:rPrChange w:date="2022-04-27T21:31:15Z" w:author="Vinícius Russi" w:id="1">
                          <w:rPr>
                            <w:sz w:val="22"/>
                            <w:szCs w:val="22"/>
                          </w:rPr>
                        </w:rPrChange>
                      </w:rPr>
                      <w:t xml:space="preserve">Munich, Alemanha:</w:t>
                    </w:r>
                  </w:sdtContent>
                </w:sdt>
                <w:sdt>
                  <w:sdtPr>
                    <w:tag w:val="goog_rdk_3993"/>
                  </w:sdtPr>
                  <w:sdtContent>
                    <w:r w:rsidRPr="00000000" w:rsidDel="00000000" w:rsidR="00000000">
                      <w:rPr>
                        <w:rtl w:val="0"/>
                        <w:rPrChange w:date="2022-04-27T21:31:15Z" w:author="Vinícius Russi" w:id="1">
                          <w:rPr>
                            <w:sz w:val="22"/>
                            <w:szCs w:val="22"/>
                          </w:rPr>
                        </w:rPrChange>
                      </w:rPr>
                      <w:t xml:space="preserve"> </w:t>
                    </w:r>
                  </w:sdtContent>
                </w:sdt>
                <w:sdt>
                  <w:sdtPr>
                    <w:tag w:val="goog_rdk_3994"/>
                  </w:sdtPr>
                  <w:sdtContent>
                    <w:r w:rsidRPr="00000000" w:rsidDel="00000000" w:rsidR="00000000">
                      <w:rPr>
                        <w:rtl w:val="0"/>
                        <w:rPrChange w:date="2022-04-27T21:31:15Z" w:author="Vinícius Russi" w:id="1">
                          <w:rPr>
                            <w:sz w:val="22"/>
                            <w:szCs w:val="22"/>
                          </w:rPr>
                        </w:rPrChange>
                      </w:rPr>
                      <w:t xml:space="preserve">Department of Informatics, Technical University Munich, Garching, 2013.</w:t>
                    </w:r>
                  </w:sdtContent>
                </w:sdt>
              </w:ins>
            </w:sdtContent>
          </w:sdt>
        </w:p>
      </w:sdtContent>
    </w:sdt>
    <w:sdt>
      <w:sdtPr>
        <w:tag w:val="goog_rdk_3998"/>
      </w:sdtPr>
      <w:sdtContent>
        <w:p w:rsidRPr="00000000" w:rsidDel="00000000" w:rsidRDefault="00000000" w:rsidR="00000000" w:rsidP="00000000" w14:paraId="00000238">
          <w:pPr>
            <w:spacing w:line="240" w:lineRule="auto"/>
            <w:ind w:firstLine="0"/>
            <w:jc w:val="left"/>
            <w:rPr>
              <w:ins w:date="2022-04-27T20:56:49Z" w:author="Vinícius Russi" w:id="542"/>
              <w:rPrChange w:date="2022-04-27T21:31:15Z" w:author="Vinícius Russi" w:id="1">
                <w:rPr>
                  <w:sz w:val="22"/>
                  <w:szCs w:val="22"/>
                </w:rPr>
              </w:rPrChange>
            </w:rPr>
          </w:pPr>
          <w:sdt>
            <w:sdtPr>
              <w:tag w:val="goog_rdk_3996"/>
            </w:sdtPr>
            <w:sdtContent>
              <w:ins w:date="2022-04-27T20:56:49Z" w:author="Vinícius Russi" w:id="542"/>
              <w:sdt>
                <w:sdtPr>
                  <w:tag w:val="goog_rdk_3997"/>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4003"/>
      </w:sdtPr>
      <w:sdtContent>
        <w:p w:rsidRPr="00000000" w:rsidDel="00000000" w:rsidRDefault="00000000" w:rsidR="00000000" w:rsidP="00000000" w14:paraId="00000239">
          <w:pPr>
            <w:spacing w:line="240" w:lineRule="auto"/>
            <w:ind w:firstLine="0"/>
            <w:jc w:val="left"/>
            <w:rPr>
              <w:ins w:date="2022-04-27T20:56:49Z" w:author="Vinícius Russi" w:id="542"/>
              <w:rPrChange w:date="2022-04-27T21:31:15Z" w:author="Vinícius Russi" w:id="1">
                <w:rPr>
                  <w:sz w:val="22"/>
                  <w:szCs w:val="22"/>
                </w:rPr>
              </w:rPrChange>
            </w:rPr>
          </w:pPr>
          <w:sdt>
            <w:sdtPr>
              <w:tag w:val="goog_rdk_3999"/>
            </w:sdtPr>
            <w:sdtContent>
              <w:ins w:date="2022-04-27T20:56:49Z" w:author="Vinícius Russi" w:id="542"/>
              <w:sdt>
                <w:sdtPr>
                  <w:tag w:val="goog_rdk_4000"/>
                </w:sdtPr>
                <w:sdtContent>
                  <w:ins w:date="2022-04-27T20:56:49Z" w:author="Vinícius Russi" w:id="542">
                    <w:r w:rsidRPr="00000000" w:rsidDel="00000000" w:rsidR="00000000">
                      <w:rPr>
                        <w:rtl w:val="0"/>
                        <w:rPrChange w:date="2022-04-27T21:31:15Z" w:author="Vinícius Russi" w:id="1">
                          <w:rPr>
                            <w:sz w:val="22"/>
                            <w:szCs w:val="22"/>
                          </w:rPr>
                        </w:rPrChange>
                      </w:rPr>
                      <w:t xml:space="preserve">PACCOLA, J. E. </w:t>
                    </w:r>
                  </w:ins>
                </w:sdtContent>
              </w:sdt>
              <w:ins w:date="2022-04-27T20:56:49Z" w:author="Vinícius Russi" w:id="542">
                <w:sdt>
                  <w:sdtPr>
                    <w:tag w:val="goog_rdk_4001"/>
                  </w:sdtPr>
                  <w:sdtContent>
                    <w:r w:rsidRPr="00000000" w:rsidDel="00000000" w:rsidR="00000000">
                      <w:rPr>
                        <w:rtl w:val="0"/>
                        <w:rPrChange w:date="2022-04-27T21:31:15Z" w:author="Vinícius Russi" w:id="1">
                          <w:rPr>
                            <w:sz w:val="22"/>
                            <w:szCs w:val="22"/>
                          </w:rPr>
                        </w:rPrChange>
                      </w:rPr>
                      <w:t xml:space="preserve">Manutenção e Operação de Equipamentos Móveis</w:t>
                    </w:r>
                  </w:sdtContent>
                </w:sdt>
                <w:sdt>
                  <w:sdtPr>
                    <w:tag w:val="goog_rdk_4002"/>
                  </w:sdtPr>
                  <w:sdtContent>
                    <w:r w:rsidRPr="00000000" w:rsidDel="00000000" w:rsidR="00000000">
                      <w:rPr>
                        <w:rtl w:val="0"/>
                        <w:rPrChange w:date="2022-04-27T21:31:15Z" w:author="Vinícius Russi" w:id="1">
                          <w:rPr>
                            <w:sz w:val="22"/>
                            <w:szCs w:val="22"/>
                          </w:rPr>
                        </w:rPrChange>
                      </w:rPr>
                      <w:t xml:space="preserve">. São José dos Campos: JAC, 2017.</w:t>
                    </w:r>
                  </w:sdtContent>
                </w:sdt>
              </w:ins>
            </w:sdtContent>
          </w:sdt>
        </w:p>
      </w:sdtContent>
    </w:sdt>
    <w:sdt>
      <w:sdtPr>
        <w:tag w:val="goog_rdk_4006"/>
      </w:sdtPr>
      <w:sdtContent>
        <w:p w:rsidRPr="00000000" w:rsidDel="00000000" w:rsidRDefault="00000000" w:rsidR="00000000" w:rsidP="00000000" w14:paraId="0000023A">
          <w:pPr>
            <w:spacing w:line="240" w:lineRule="auto"/>
            <w:ind w:firstLine="0"/>
            <w:jc w:val="left"/>
            <w:rPr>
              <w:ins w:date="2022-04-27T20:56:49Z" w:author="Vinícius Russi" w:id="542"/>
              <w:rPrChange w:date="2022-04-27T21:31:15Z" w:author="Vinícius Russi" w:id="1">
                <w:rPr>
                  <w:sz w:val="22"/>
                  <w:szCs w:val="22"/>
                </w:rPr>
              </w:rPrChange>
            </w:rPr>
          </w:pPr>
          <w:sdt>
            <w:sdtPr>
              <w:tag w:val="goog_rdk_4004"/>
            </w:sdtPr>
            <w:sdtContent>
              <w:ins w:date="2022-04-27T20:56:49Z" w:author="Vinícius Russi" w:id="542"/>
              <w:sdt>
                <w:sdtPr>
                  <w:tag w:val="goog_rdk_4005"/>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4015"/>
      </w:sdtPr>
      <w:sdtContent>
        <w:p w:rsidRPr="00000000" w:rsidDel="00000000" w:rsidRDefault="00000000" w:rsidR="00000000" w:rsidP="00000000" w14:paraId="0000023B">
          <w:pPr>
            <w:spacing w:line="240" w:lineRule="auto"/>
            <w:ind w:firstLine="0"/>
            <w:jc w:val="left"/>
            <w:rPr>
              <w:ins w:date="2022-04-27T20:56:49Z" w:author="Vinícius Russi" w:id="542"/>
              <w:rPrChange w:date="2022-04-27T21:31:15Z" w:author="Vinícius Russi" w:id="1">
                <w:rPr>
                  <w:sz w:val="22"/>
                  <w:szCs w:val="22"/>
                </w:rPr>
              </w:rPrChange>
            </w:rPr>
          </w:pPr>
          <w:sdt>
            <w:sdtPr>
              <w:tag w:val="goog_rdk_4007"/>
            </w:sdtPr>
            <w:sdtContent>
              <w:ins w:date="2022-04-27T20:56:49Z" w:author="Vinícius Russi" w:id="542"/>
              <w:sdt>
                <w:sdtPr>
                  <w:tag w:val="goog_rdk_4008"/>
                </w:sdtPr>
                <w:sdtContent>
                  <w:ins w:date="2022-04-27T20:56:49Z" w:author="Vinícius Russi" w:id="542">
                    <w:r w:rsidRPr="00000000" w:rsidDel="00000000" w:rsidR="00000000">
                      <w:rPr>
                        <w:rtl w:val="0"/>
                        <w:rPrChange w:date="2022-04-27T21:31:15Z" w:author="Vinícius Russi" w:id="1">
                          <w:rPr>
                            <w:sz w:val="22"/>
                            <w:szCs w:val="22"/>
                          </w:rPr>
                        </w:rPrChange>
                      </w:rPr>
                      <w:t xml:space="preserve">PEDREGOSA, F. </w:t>
                    </w:r>
                  </w:ins>
                </w:sdtContent>
              </w:sdt>
              <w:ins w:date="2022-04-27T20:56:49Z" w:author="Vinícius Russi" w:id="542">
                <w:sdt>
                  <w:sdtPr>
                    <w:tag w:val="goog_rdk_4009"/>
                  </w:sdtPr>
                  <w:sdtContent>
                    <w:r w:rsidRPr="00000000" w:rsidDel="00000000" w:rsidR="00000000">
                      <w:rPr>
                        <w:rtl w:val="0"/>
                        <w:rPrChange w:date="2022-04-27T21:31:15Z" w:author="Vinícius Russi" w:id="1">
                          <w:rPr>
                            <w:sz w:val="22"/>
                            <w:szCs w:val="22"/>
                          </w:rPr>
                        </w:rPrChange>
                      </w:rPr>
                      <w:t xml:space="preserve">et al</w:t>
                    </w:r>
                  </w:sdtContent>
                </w:sdt>
                <w:sdt>
                  <w:sdtPr>
                    <w:tag w:val="goog_rdk_4010"/>
                  </w:sdtPr>
                  <w:sdtContent>
                    <w:r w:rsidRPr="00000000" w:rsidDel="00000000" w:rsidR="00000000">
                      <w:rPr>
                        <w:rtl w:val="0"/>
                        <w:rPrChange w:date="2022-04-27T21:31:15Z" w:author="Vinícius Russi" w:id="1">
                          <w:rPr>
                            <w:sz w:val="22"/>
                            <w:szCs w:val="22"/>
                          </w:rPr>
                        </w:rPrChange>
                      </w:rPr>
                      <w:t xml:space="preserve">. </w:t>
                    </w:r>
                  </w:sdtContent>
                </w:sdt>
                <w:sdt>
                  <w:sdtPr>
                    <w:tag w:val="goog_rdk_4011"/>
                  </w:sdtPr>
                  <w:sdtContent>
                    <w:r w:rsidRPr="00000000" w:rsidDel="00000000" w:rsidR="00000000">
                      <w:rPr>
                        <w:rtl w:val="0"/>
                        <w:rPrChange w:date="2022-04-27T21:31:15Z" w:author="Vinícius Russi" w:id="1">
                          <w:rPr>
                            <w:sz w:val="22"/>
                            <w:szCs w:val="22"/>
                          </w:rPr>
                        </w:rPrChange>
                      </w:rPr>
                      <w:t xml:space="preserve">Journal of Machine Learning Research</w:t>
                    </w:r>
                  </w:sdtContent>
                </w:sdt>
                <w:sdt>
                  <w:sdtPr>
                    <w:tag w:val="goog_rdk_4012"/>
                  </w:sdtPr>
                  <w:sdtContent>
                    <w:r w:rsidRPr="00000000" w:rsidDel="00000000" w:rsidR="00000000">
                      <w:rPr>
                        <w:rtl w:val="0"/>
                        <w:rPrChange w:date="2022-04-27T21:31:15Z" w:author="Vinícius Russi" w:id="1">
                          <w:rPr>
                            <w:sz w:val="22"/>
                            <w:szCs w:val="22"/>
                          </w:rPr>
                        </w:rPrChange>
                      </w:rPr>
                      <w:t xml:space="preserve">,</w:t>
                    </w:r>
                  </w:sdtContent>
                </w:sdt>
                <w:sdt>
                  <w:sdtPr>
                    <w:tag w:val="goog_rdk_4013"/>
                  </w:sdtPr>
                  <w:sdtContent>
                    <w:r w:rsidRPr="00000000" w:rsidDel="00000000" w:rsidR="00000000">
                      <w:rPr>
                        <w:rtl w:val="0"/>
                        <w:rPrChange w:date="2022-04-27T21:31:15Z" w:author="Vinícius Russi" w:id="1">
                          <w:rPr>
                            <w:sz w:val="22"/>
                            <w:szCs w:val="22"/>
                          </w:rPr>
                        </w:rPrChange>
                      </w:rPr>
                      <w:t xml:space="preserve"> </w:t>
                    </w:r>
                  </w:sdtContent>
                </w:sdt>
                <w:sdt>
                  <w:sdtPr>
                    <w:tag w:val="goog_rdk_4014"/>
                  </w:sdtPr>
                  <w:sdtContent>
                    <w:r w:rsidRPr="00000000" w:rsidDel="00000000" w:rsidR="00000000">
                      <w:rPr>
                        <w:rtl w:val="0"/>
                        <w:rPrChange w:date="2022-04-27T21:31:15Z" w:author="Vinícius Russi" w:id="1">
                          <w:rPr>
                            <w:sz w:val="22"/>
                            <w:szCs w:val="22"/>
                          </w:rPr>
                        </w:rPrChange>
                      </w:rPr>
                      <w:t xml:space="preserve">v. 12, p. 2825-2830, 2011.</w:t>
                    </w:r>
                  </w:sdtContent>
                </w:sdt>
              </w:ins>
            </w:sdtContent>
          </w:sdt>
        </w:p>
      </w:sdtContent>
    </w:sdt>
    <w:sdt>
      <w:sdtPr>
        <w:tag w:val="goog_rdk_4018"/>
      </w:sdtPr>
      <w:sdtContent>
        <w:p w:rsidRPr="00000000" w:rsidDel="00000000" w:rsidRDefault="00000000" w:rsidR="00000000" w:rsidP="00000000" w14:paraId="0000023C">
          <w:pPr>
            <w:spacing w:line="240" w:lineRule="auto"/>
            <w:ind w:firstLine="0"/>
            <w:jc w:val="left"/>
            <w:rPr>
              <w:ins w:date="2022-04-27T20:56:49Z" w:author="Vinícius Russi" w:id="542"/>
              <w:rPrChange w:date="2022-04-27T21:31:15Z" w:author="Vinícius Russi" w:id="1">
                <w:rPr>
                  <w:sz w:val="22"/>
                  <w:szCs w:val="22"/>
                </w:rPr>
              </w:rPrChange>
            </w:rPr>
          </w:pPr>
          <w:sdt>
            <w:sdtPr>
              <w:tag w:val="goog_rdk_4016"/>
            </w:sdtPr>
            <w:sdtContent>
              <w:ins w:date="2022-04-27T20:56:49Z" w:author="Vinícius Russi" w:id="542"/>
              <w:sdt>
                <w:sdtPr>
                  <w:tag w:val="goog_rdk_4017"/>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4027"/>
      </w:sdtPr>
      <w:sdtContent>
        <w:p w:rsidRPr="00000000" w:rsidDel="00000000" w:rsidRDefault="00000000" w:rsidR="00000000" w:rsidP="00000000" w14:paraId="0000023D">
          <w:pPr>
            <w:spacing w:line="240" w:lineRule="auto"/>
            <w:ind w:firstLine="0"/>
            <w:jc w:val="left"/>
            <w:rPr>
              <w:ins w:date="2022-04-27T20:56:49Z" w:author="Vinícius Russi" w:id="542"/>
              <w:rPrChange w:date="2022-04-27T21:31:15Z" w:author="Vinícius Russi" w:id="1">
                <w:rPr>
                  <w:sz w:val="22"/>
                  <w:szCs w:val="22"/>
                </w:rPr>
              </w:rPrChange>
            </w:rPr>
          </w:pPr>
          <w:sdt>
            <w:sdtPr>
              <w:tag w:val="goog_rdk_4019"/>
            </w:sdtPr>
            <w:sdtContent>
              <w:ins w:date="2022-04-27T20:56:49Z" w:author="Vinícius Russi" w:id="542"/>
              <w:sdt>
                <w:sdtPr>
                  <w:tag w:val="goog_rdk_4020"/>
                </w:sdtPr>
                <w:sdtContent>
                  <w:ins w:date="2022-04-27T20:56:49Z" w:author="Vinícius Russi" w:id="542">
                    <w:r w:rsidRPr="00000000" w:rsidDel="00000000" w:rsidR="00000000">
                      <w:rPr>
                        <w:rtl w:val="0"/>
                        <w:rPrChange w:date="2022-04-27T21:31:15Z" w:author="Vinícius Russi" w:id="1">
                          <w:rPr>
                            <w:sz w:val="22"/>
                            <w:szCs w:val="22"/>
                          </w:rPr>
                        </w:rPrChange>
                      </w:rPr>
                      <w:t xml:space="preserve">PERES, S. M. </w:t>
                    </w:r>
                  </w:ins>
                </w:sdtContent>
              </w:sdt>
              <w:ins w:date="2022-04-27T20:56:49Z" w:author="Vinícius Russi" w:id="542">
                <w:sdt>
                  <w:sdtPr>
                    <w:tag w:val="goog_rdk_4021"/>
                  </w:sdtPr>
                  <w:sdtContent>
                    <w:r w:rsidRPr="00000000" w:rsidDel="00000000" w:rsidR="00000000">
                      <w:rPr>
                        <w:rtl w:val="0"/>
                        <w:rPrChange w:date="2022-04-27T21:31:15Z" w:author="Vinícius Russi" w:id="1">
                          <w:rPr>
                            <w:sz w:val="22"/>
                            <w:szCs w:val="22"/>
                          </w:rPr>
                        </w:rPrChange>
                      </w:rPr>
                      <w:t xml:space="preserve">et al</w:t>
                    </w:r>
                  </w:sdtContent>
                </w:sdt>
                <w:sdt>
                  <w:sdtPr>
                    <w:tag w:val="goog_rdk_4022"/>
                  </w:sdtPr>
                  <w:sdtContent>
                    <w:r w:rsidRPr="00000000" w:rsidDel="00000000" w:rsidR="00000000">
                      <w:rPr>
                        <w:rtl w:val="0"/>
                        <w:rPrChange w:date="2022-04-27T21:31:15Z" w:author="Vinícius Russi" w:id="1">
                          <w:rPr>
                            <w:sz w:val="22"/>
                            <w:szCs w:val="22"/>
                          </w:rPr>
                        </w:rPrChange>
                      </w:rPr>
                      <w:t xml:space="preserve">. Tutorial sobre fuzzy-c-means </w:t>
                    </w:r>
                  </w:sdtContent>
                </w:sdt>
                <w:sdt>
                  <w:sdtPr>
                    <w:tag w:val="goog_rdk_4023"/>
                  </w:sdtPr>
                  <w:sdtContent>
                    <w:r w:rsidRPr="00000000" w:rsidDel="00000000" w:rsidR="00000000">
                      <w:rPr>
                        <w:rtl w:val="0"/>
                        <w:rPrChange w:date="2022-04-27T21:31:15Z" w:author="Vinícius Russi" w:id="1">
                          <w:rPr>
                            <w:sz w:val="22"/>
                            <w:szCs w:val="22"/>
                          </w:rPr>
                        </w:rPrChange>
                      </w:rPr>
                      <w:t xml:space="preserve">e fuzzy</w:t>
                    </w:r>
                  </w:sdtContent>
                </w:sdt>
                <w:sdt>
                  <w:sdtPr>
                    <w:tag w:val="goog_rdk_4024"/>
                  </w:sdtPr>
                  <w:sdtContent>
                    <w:r w:rsidRPr="00000000" w:rsidDel="00000000" w:rsidR="00000000">
                      <w:rPr>
                        <w:rtl w:val="0"/>
                        <w:rPrChange w:date="2022-04-27T21:31:15Z" w:author="Vinícius Russi" w:id="1">
                          <w:rPr>
                            <w:sz w:val="22"/>
                            <w:szCs w:val="22"/>
                          </w:rPr>
                        </w:rPrChange>
                      </w:rPr>
                      <w:t xml:space="preserve"> learning vector quantizations: Abordagens híbridas para tarefas de agrupamento e classificação. </w:t>
                    </w:r>
                  </w:sdtContent>
                </w:sdt>
                <w:sdt>
                  <w:sdtPr>
                    <w:tag w:val="goog_rdk_4025"/>
                  </w:sdtPr>
                  <w:sdtContent>
                    <w:r w:rsidRPr="00000000" w:rsidDel="00000000" w:rsidR="00000000">
                      <w:rPr>
                        <w:rtl w:val="0"/>
                        <w:rPrChange w:date="2022-04-27T21:31:15Z" w:author="Vinícius Russi" w:id="1">
                          <w:rPr>
                            <w:sz w:val="22"/>
                            <w:szCs w:val="22"/>
                          </w:rPr>
                        </w:rPrChange>
                      </w:rPr>
                      <w:t xml:space="preserve">Revista de Informática Teórica e Aplicada</w:t>
                    </w:r>
                  </w:sdtContent>
                </w:sdt>
                <w:sdt>
                  <w:sdtPr>
                    <w:tag w:val="goog_rdk_4026"/>
                  </w:sdtPr>
                  <w:sdtContent>
                    <w:r w:rsidRPr="00000000" w:rsidDel="00000000" w:rsidR="00000000">
                      <w:rPr>
                        <w:rtl w:val="0"/>
                        <w:rPrChange w:date="2022-04-27T21:31:15Z" w:author="Vinícius Russi" w:id="1">
                          <w:rPr>
                            <w:sz w:val="22"/>
                            <w:szCs w:val="22"/>
                          </w:rPr>
                        </w:rPrChange>
                      </w:rPr>
                      <w:t xml:space="preserve">, v. 19, n. 1, p. 120-163, 2012.</w:t>
                    </w:r>
                  </w:sdtContent>
                </w:sdt>
              </w:ins>
            </w:sdtContent>
          </w:sdt>
        </w:p>
      </w:sdtContent>
    </w:sdt>
    <w:sdt>
      <w:sdtPr>
        <w:tag w:val="goog_rdk_4030"/>
      </w:sdtPr>
      <w:sdtContent>
        <w:p w:rsidRPr="00000000" w:rsidDel="00000000" w:rsidRDefault="00000000" w:rsidR="00000000" w:rsidP="00000000" w14:paraId="0000023E">
          <w:pPr>
            <w:spacing w:line="240" w:lineRule="auto"/>
            <w:ind w:firstLine="0"/>
            <w:jc w:val="left"/>
            <w:rPr>
              <w:ins w:date="2022-04-27T20:56:49Z" w:author="Vinícius Russi" w:id="542"/>
              <w:rPrChange w:date="2022-04-27T21:31:15Z" w:author="Vinícius Russi" w:id="1">
                <w:rPr>
                  <w:sz w:val="22"/>
                  <w:szCs w:val="22"/>
                </w:rPr>
              </w:rPrChange>
            </w:rPr>
          </w:pPr>
          <w:sdt>
            <w:sdtPr>
              <w:tag w:val="goog_rdk_4028"/>
            </w:sdtPr>
            <w:sdtContent>
              <w:ins w:date="2022-04-27T20:56:49Z" w:author="Vinícius Russi" w:id="542"/>
              <w:sdt>
                <w:sdtPr>
                  <w:tag w:val="goog_rdk_4029"/>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4040"/>
      </w:sdtPr>
      <w:sdtContent>
        <w:p w:rsidRPr="00000000" w:rsidDel="00000000" w:rsidRDefault="00000000" w:rsidR="00000000" w:rsidP="00000000" w14:paraId="0000023F">
          <w:pPr>
            <w:spacing w:line="240" w:lineRule="auto"/>
            <w:ind w:firstLine="0"/>
            <w:jc w:val="left"/>
            <w:rPr>
              <w:ins w:date="2022-04-27T20:56:49Z" w:author="Vinícius Russi" w:id="542"/>
              <w:rPrChange w:date="2022-04-27T21:31:15Z" w:author="Vinícius Russi" w:id="1">
                <w:rPr>
                  <w:sz w:val="22"/>
                  <w:szCs w:val="22"/>
                </w:rPr>
              </w:rPrChange>
            </w:rPr>
          </w:pPr>
          <w:sdt>
            <w:sdtPr>
              <w:tag w:val="goog_rdk_4031"/>
            </w:sdtPr>
            <w:sdtContent>
              <w:ins w:date="2022-04-27T20:56:49Z" w:author="Vinícius Russi" w:id="542"/>
              <w:sdt>
                <w:sdtPr>
                  <w:tag w:val="goog_rdk_4032"/>
                </w:sdtPr>
                <w:sdtContent>
                  <w:ins w:date="2022-04-27T20:56:49Z" w:author="Vinícius Russi" w:id="542">
                    <w:r w:rsidRPr="00000000" w:rsidDel="00000000" w:rsidR="00000000">
                      <w:rPr>
                        <w:rtl w:val="0"/>
                        <w:rPrChange w:date="2022-04-27T21:31:15Z" w:author="Vinícius Russi" w:id="1">
                          <w:rPr>
                            <w:sz w:val="22"/>
                            <w:szCs w:val="22"/>
                          </w:rPr>
                        </w:rPrChange>
                      </w:rPr>
                      <w:t xml:space="preserve">PIOTROWSKI, </w:t>
                    </w:r>
                  </w:ins>
                </w:sdtContent>
              </w:sdt>
              <w:ins w:date="2022-04-27T20:56:49Z" w:author="Vinícius Russi" w:id="542">
                <w:sdt>
                  <w:sdtPr>
                    <w:tag w:val="goog_rdk_4033"/>
                  </w:sdtPr>
                  <w:sdtContent>
                    <w:r w:rsidRPr="00000000" w:rsidDel="00000000" w:rsidR="00000000">
                      <w:rPr>
                        <w:rtl w:val="0"/>
                        <w:rPrChange w:date="2022-04-27T21:31:15Z" w:author="Vinícius Russi" w:id="1">
                          <w:rPr>
                            <w:sz w:val="22"/>
                            <w:szCs w:val="22"/>
                          </w:rPr>
                        </w:rPrChange>
                      </w:rPr>
                      <w:t xml:space="preserve">P</w:t>
                    </w:r>
                  </w:sdtContent>
                </w:sdt>
                <w:sdt>
                  <w:sdtPr>
                    <w:tag w:val="goog_rdk_4034"/>
                  </w:sdtPr>
                  <w:sdtContent>
                    <w:r w:rsidRPr="00000000" w:rsidDel="00000000" w:rsidR="00000000">
                      <w:rPr>
                        <w:rtl w:val="0"/>
                        <w:rPrChange w:date="2022-04-27T21:31:15Z" w:author="Vinícius Russi" w:id="1">
                          <w:rPr>
                            <w:sz w:val="22"/>
                            <w:szCs w:val="22"/>
                          </w:rPr>
                        </w:rPrChange>
                      </w:rPr>
                      <w:t xml:space="preserve">. Build a Rapid Web Development Environment for Python Server Pages and </w:t>
                    </w:r>
                  </w:sdtContent>
                </w:sdt>
                <w:sdt>
                  <w:sdtPr>
                    <w:tag w:val="goog_rdk_4035"/>
                  </w:sdtPr>
                  <w:sdtContent>
                    <w:r w:rsidRPr="00000000" w:rsidDel="00000000" w:rsidR="00000000">
                      <w:rPr>
                        <w:rtl w:val="0"/>
                        <w:rPrChange w:date="2022-04-27T21:31:15Z" w:author="Vinícius Russi" w:id="1">
                          <w:rPr>
                            <w:sz w:val="22"/>
                            <w:szCs w:val="22"/>
                          </w:rPr>
                        </w:rPrChange>
                      </w:rPr>
                      <w:t xml:space="preserve">Oracle</w:t>
                    </w:r>
                  </w:sdtContent>
                </w:sdt>
                <w:sdt>
                  <w:sdtPr>
                    <w:tag w:val="goog_rdk_4036"/>
                  </w:sdtPr>
                  <w:sdtContent>
                    <w:r w:rsidRPr="00000000" w:rsidDel="00000000" w:rsidR="00000000">
                      <w:rPr>
                        <w:rtl w:val="0"/>
                        <w:rPrChange w:date="2022-04-27T21:31:15Z" w:author="Vinícius Russi" w:id="1">
                          <w:rPr>
                            <w:sz w:val="22"/>
                            <w:szCs w:val="22"/>
                          </w:rPr>
                        </w:rPrChange>
                      </w:rPr>
                      <w:t xml:space="preserve">. </w:t>
                    </w:r>
                  </w:sdtContent>
                </w:sdt>
                <w:sdt>
                  <w:sdtPr>
                    <w:tag w:val="goog_rdk_4037"/>
                  </w:sdtPr>
                  <w:sdtContent>
                    <w:r w:rsidRPr="00000000" w:rsidDel="00000000" w:rsidR="00000000">
                      <w:rPr>
                        <w:rtl w:val="0"/>
                        <w:rPrChange w:date="2022-04-27T21:31:15Z" w:author="Vinícius Russi" w:id="1">
                          <w:rPr>
                            <w:sz w:val="22"/>
                            <w:szCs w:val="22"/>
                          </w:rPr>
                        </w:rPrChange>
                      </w:rPr>
                      <w:t xml:space="preserve">Oracle Technology Network</w:t>
                    </w:r>
                  </w:sdtContent>
                </w:sdt>
                <w:sdt>
                  <w:sdtPr>
                    <w:tag w:val="goog_rdk_4038"/>
                  </w:sdtPr>
                  <w:sdtContent>
                    <w:r w:rsidRPr="00000000" w:rsidDel="00000000" w:rsidR="00000000">
                      <w:rPr>
                        <w:rtl w:val="0"/>
                        <w:rPrChange w:date="2022-04-27T21:31:15Z" w:author="Vinícius Russi" w:id="1">
                          <w:rPr>
                            <w:sz w:val="22"/>
                            <w:szCs w:val="22"/>
                          </w:rPr>
                        </w:rPrChange>
                      </w:rPr>
                      <w:t xml:space="preserve">, 2006</w:t>
                    </w:r>
                  </w:sdtContent>
                </w:sdt>
                <w:sdt>
                  <w:sdtPr>
                    <w:tag w:val="goog_rdk_4039"/>
                  </w:sdtPr>
                  <w:sdtContent>
                    <w:r w:rsidRPr="00000000" w:rsidDel="00000000" w:rsidR="00000000">
                      <w:rPr>
                        <w:rtl w:val="0"/>
                        <w:rPrChange w:date="2022-04-27T21:31:15Z" w:author="Vinícius Russi" w:id="1">
                          <w:rPr>
                            <w:sz w:val="22"/>
                            <w:szCs w:val="22"/>
                          </w:rPr>
                        </w:rPrChange>
                      </w:rPr>
                      <w:t xml:space="preserve">. Retirado do original em 2 abr. 2019. Acessado novamente em 12 mar. 2012.</w:t>
                    </w:r>
                  </w:sdtContent>
                </w:sdt>
              </w:ins>
            </w:sdtContent>
          </w:sdt>
        </w:p>
      </w:sdtContent>
    </w:sdt>
    <w:sdt>
      <w:sdtPr>
        <w:tag w:val="goog_rdk_4043"/>
      </w:sdtPr>
      <w:sdtContent>
        <w:p w:rsidRPr="00000000" w:rsidDel="00000000" w:rsidRDefault="00000000" w:rsidR="00000000" w:rsidP="00000000" w14:paraId="00000240">
          <w:pPr>
            <w:spacing w:line="240" w:lineRule="auto"/>
            <w:ind w:firstLine="0"/>
            <w:jc w:val="left"/>
            <w:rPr>
              <w:ins w:date="2022-04-27T20:56:49Z" w:author="Vinícius Russi" w:id="542"/>
              <w:rPrChange w:date="2022-04-27T21:31:15Z" w:author="Vinícius Russi" w:id="1">
                <w:rPr>
                  <w:sz w:val="22"/>
                  <w:szCs w:val="22"/>
                </w:rPr>
              </w:rPrChange>
            </w:rPr>
          </w:pPr>
          <w:sdt>
            <w:sdtPr>
              <w:tag w:val="goog_rdk_4041"/>
            </w:sdtPr>
            <w:sdtContent>
              <w:ins w:date="2022-04-27T20:56:49Z" w:author="Vinícius Russi" w:id="542"/>
              <w:sdt>
                <w:sdtPr>
                  <w:tag w:val="goog_rdk_4042"/>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4048"/>
      </w:sdtPr>
      <w:sdtContent>
        <w:p w:rsidRPr="00000000" w:rsidDel="00000000" w:rsidRDefault="00000000" w:rsidR="00000000" w:rsidP="00000000" w14:paraId="00000241">
          <w:pPr>
            <w:spacing w:line="240" w:lineRule="auto"/>
            <w:ind w:firstLine="0"/>
            <w:jc w:val="left"/>
            <w:rPr>
              <w:ins w:date="2022-04-27T20:56:49Z" w:author="Vinícius Russi" w:id="542"/>
              <w:rPrChange w:date="2022-04-27T21:31:15Z" w:author="Vinícius Russi" w:id="1">
                <w:rPr>
                  <w:sz w:val="22"/>
                  <w:szCs w:val="22"/>
                </w:rPr>
              </w:rPrChange>
            </w:rPr>
          </w:pPr>
          <w:sdt>
            <w:sdtPr>
              <w:tag w:val="goog_rdk_4044"/>
            </w:sdtPr>
            <w:sdtContent>
              <w:ins w:date="2022-04-27T20:56:49Z" w:author="Vinícius Russi" w:id="542"/>
              <w:sdt>
                <w:sdtPr>
                  <w:tag w:val="goog_rdk_4045"/>
                </w:sdtPr>
                <w:sdtContent>
                  <w:ins w:date="2022-04-27T20:56:49Z" w:author="Vinícius Russi" w:id="542">
                    <w:r w:rsidRPr="00000000" w:rsidDel="00000000" w:rsidR="00000000">
                      <w:rPr>
                        <w:rtl w:val="0"/>
                        <w:rPrChange w:date="2022-04-27T21:31:15Z" w:author="Vinícius Russi" w:id="1">
                          <w:rPr>
                            <w:sz w:val="22"/>
                            <w:szCs w:val="22"/>
                          </w:rPr>
                        </w:rPrChange>
                      </w:rPr>
                      <w:t xml:space="preserve">PYTHON SOFTWARE FOUNDATION. Is Python a good language for beginning programmers? </w:t>
                    </w:r>
                  </w:ins>
                </w:sdtContent>
              </w:sdt>
              <w:ins w:date="2022-04-27T20:56:49Z" w:author="Vinícius Russi" w:id="542">
                <w:sdt>
                  <w:sdtPr>
                    <w:tag w:val="goog_rdk_4046"/>
                  </w:sdtPr>
                  <w:sdtContent>
                    <w:r w:rsidRPr="00000000" w:rsidDel="00000000" w:rsidR="00000000">
                      <w:rPr>
                        <w:rtl w:val="0"/>
                        <w:rPrChange w:date="2022-04-27T21:31:15Z" w:author="Vinícius Russi" w:id="1">
                          <w:rPr>
                            <w:sz w:val="22"/>
                            <w:szCs w:val="22"/>
                          </w:rPr>
                        </w:rPrChange>
                      </w:rPr>
                      <w:t xml:space="preserve">General Python FAQ</w:t>
                    </w:r>
                  </w:sdtContent>
                </w:sdt>
                <w:sdt>
                  <w:sdtPr>
                    <w:tag w:val="goog_rdk_4047"/>
                  </w:sdtPr>
                  <w:sdtContent>
                    <w:r w:rsidRPr="00000000" w:rsidDel="00000000" w:rsidR="00000000">
                      <w:rPr>
                        <w:rtl w:val="0"/>
                        <w:rPrChange w:date="2022-04-27T21:31:15Z" w:author="Vinícius Russi" w:id="1">
                          <w:rPr>
                            <w:sz w:val="22"/>
                            <w:szCs w:val="22"/>
                          </w:rPr>
                        </w:rPrChange>
                      </w:rPr>
                      <w:t xml:space="preserve">. Retirado do original em 24 out. 2012. Acessado novamente em jan. 2022.</w:t>
                    </w:r>
                  </w:sdtContent>
                </w:sdt>
              </w:ins>
            </w:sdtContent>
          </w:sdt>
        </w:p>
      </w:sdtContent>
    </w:sdt>
    <w:sdt>
      <w:sdtPr>
        <w:tag w:val="goog_rdk_4051"/>
      </w:sdtPr>
      <w:sdtContent>
        <w:p w:rsidRPr="00000000" w:rsidDel="00000000" w:rsidRDefault="00000000" w:rsidR="00000000" w:rsidP="00000000" w14:paraId="00000242">
          <w:pPr>
            <w:spacing w:line="240" w:lineRule="auto"/>
            <w:ind w:firstLine="0"/>
            <w:jc w:val="left"/>
            <w:rPr>
              <w:ins w:date="2022-04-27T20:56:49Z" w:author="Vinícius Russi" w:id="542"/>
              <w:rPrChange w:date="2022-04-27T21:31:15Z" w:author="Vinícius Russi" w:id="1">
                <w:rPr>
                  <w:sz w:val="22"/>
                  <w:szCs w:val="22"/>
                </w:rPr>
              </w:rPrChange>
            </w:rPr>
          </w:pPr>
          <w:sdt>
            <w:sdtPr>
              <w:tag w:val="goog_rdk_4049"/>
            </w:sdtPr>
            <w:sdtContent>
              <w:ins w:date="2022-04-27T20:56:49Z" w:author="Vinícius Russi" w:id="542"/>
              <w:sdt>
                <w:sdtPr>
                  <w:tag w:val="goog_rdk_4050"/>
                </w:sdtPr>
                <w:sdtContent>
                  <w:ins w:date="2022-04-27T20:56:49Z" w:author="Vinícius Russi" w:id="542">
                    <w:r w:rsidRPr="00000000" w:rsidDel="00000000" w:rsidR="00000000">
                      <w:rPr>
                        <w:rtl w:val="0"/>
                        <w:rPrChange w:date="2022-04-27T21:31:15Z" w:author="Vinícius Russi" w:id="1">
                          <w:rPr>
                            <w:sz w:val="22"/>
                            <w:szCs w:val="22"/>
                          </w:rPr>
                        </w:rPrChange>
                      </w:rPr>
                      <w:t xml:space="preserve"> </w:t>
                    </w:r>
                  </w:ins>
                </w:sdtContent>
              </w:sdt>
              <w:ins w:date="2022-04-27T20:56:49Z" w:author="Vinícius Russi" w:id="542"/>
            </w:sdtContent>
          </w:sdt>
        </w:p>
      </w:sdtContent>
    </w:sdt>
    <w:sdt>
      <w:sdtPr>
        <w:tag w:val="goog_rdk_4058"/>
      </w:sdtPr>
      <w:sdtContent>
        <w:p w:rsidRPr="00000000" w:rsidDel="00000000" w:rsidRDefault="00000000" w:rsidR="00000000" w:rsidP="00000000" w14:paraId="00000243">
          <w:pPr>
            <w:spacing w:line="240" w:lineRule="auto"/>
            <w:ind w:firstLine="0"/>
            <w:jc w:val="left"/>
            <w:rPr>
              <w:ins w:date="2022-04-27T20:56:49Z" w:author="Vinícius Russi" w:id="542"/>
              <w:rPrChange w:date="2022-04-27T21:31:15Z" w:author="Vinícius Russi" w:id="1">
                <w:rPr>
                  <w:sz w:val="22"/>
                  <w:szCs w:val="22"/>
                </w:rPr>
              </w:rPrChange>
            </w:rPr>
          </w:pPr>
          <w:sdt>
            <w:sdtPr>
              <w:tag w:val="goog_rdk_4052"/>
            </w:sdtPr>
            <w:sdtContent>
              <w:ins w:date="2022-04-27T20:56:49Z" w:author="Vinícius Russi" w:id="542"/>
              <w:sdt>
                <w:sdtPr>
                  <w:tag w:val="goog_rdk_4053"/>
                </w:sdtPr>
                <w:sdtContent>
                  <w:ins w:date="2022-04-27T20:56:49Z" w:author="Vinícius Russi" w:id="542">
                    <w:r w:rsidRPr="00000000" w:rsidDel="00000000" w:rsidR="00000000">
                      <w:rPr>
                        <w:rtl w:val="0"/>
                        <w:rPrChange w:date="2022-04-27T21:31:15Z" w:author="Vinícius Russi" w:id="1">
                          <w:rPr>
                            <w:sz w:val="22"/>
                            <w:szCs w:val="22"/>
                          </w:rPr>
                        </w:rPrChange>
                      </w:rPr>
                      <w:t xml:space="preserve">RICHTER, I. Achieving Zero Unplanned Downtime with Predictive Maintenance Analytics. </w:t>
                    </w:r>
                  </w:ins>
                </w:sdtContent>
              </w:sdt>
              <w:ins w:date="2022-04-27T20:56:49Z" w:author="Vinícius Russi" w:id="542">
                <w:sdt>
                  <w:sdtPr>
                    <w:tag w:val="goog_rdk_4054"/>
                  </w:sdtPr>
                  <w:sdtContent>
                    <w:r w:rsidRPr="00000000" w:rsidDel="00000000" w:rsidR="00000000">
                      <w:rPr>
                        <w:rtl w:val="0"/>
                        <w:rPrChange w:date="2022-04-27T21:31:15Z" w:author="Vinícius Russi" w:id="1">
                          <w:rPr>
                            <w:sz w:val="22"/>
                            <w:szCs w:val="22"/>
                          </w:rPr>
                        </w:rPrChange>
                      </w:rPr>
                      <w:t xml:space="preserve">Industry 4.0 Insights</w:t>
                    </w:r>
                  </w:sdtContent>
                </w:sdt>
                <w:sdt>
                  <w:sdtPr>
                    <w:tag w:val="goog_rdk_4055"/>
                  </w:sdtPr>
                  <w:sdtContent>
                    <w:r w:rsidRPr="00000000" w:rsidDel="00000000" w:rsidR="00000000">
                      <w:rPr>
                        <w:rtl w:val="0"/>
                        <w:rPrChange w:date="2022-04-27T21:31:15Z" w:author="Vinícius Russi" w:id="1">
                          <w:rPr>
                            <w:sz w:val="22"/>
                            <w:szCs w:val="22"/>
                          </w:rPr>
                        </w:rPrChange>
                      </w:rPr>
                      <w:t xml:space="preserve">, [</w:t>
                    </w:r>
                  </w:sdtContent>
                </w:sdt>
                <w:sdt>
                  <w:sdtPr>
                    <w:tag w:val="goog_rdk_4056"/>
                  </w:sdtPr>
                  <w:sdtContent>
                    <w:r w:rsidRPr="00000000" w:rsidDel="00000000" w:rsidR="00000000">
                      <w:rPr>
                        <w:rtl w:val="0"/>
                        <w:rPrChange w:date="2022-04-27T21:31:15Z" w:author="Vinícius Russi" w:id="1">
                          <w:rPr>
                            <w:sz w:val="22"/>
                            <w:szCs w:val="22"/>
                          </w:rPr>
                        </w:rPrChange>
                      </w:rPr>
                      <w:t xml:space="preserve">s. l.</w:t>
                    </w:r>
                  </w:sdtContent>
                </w:sdt>
                <w:sdt>
                  <w:sdtPr>
                    <w:tag w:val="goog_rdk_4057"/>
                  </w:sdtPr>
                  <w:sdtContent>
                    <w:r w:rsidRPr="00000000" w:rsidDel="00000000" w:rsidR="00000000">
                      <w:rPr>
                        <w:rtl w:val="0"/>
                        <w:rPrChange w:date="2022-04-27T21:31:15Z" w:author="Vinícius Russi" w:id="1">
                          <w:rPr>
                            <w:sz w:val="22"/>
                            <w:szCs w:val="22"/>
                          </w:rPr>
                        </w:rPrChange>
                      </w:rPr>
                      <w:t xml:space="preserve">], 2019.</w:t>
                    </w:r>
                  </w:sdtContent>
                </w:sdt>
              </w:ins>
            </w:sdtContent>
          </w:sdt>
        </w:p>
      </w:sdtContent>
    </w:sdt>
    <w:sdt>
      <w:sdtPr>
        <w:tag w:val="goog_rdk_4061"/>
      </w:sdtPr>
      <w:sdtContent>
        <w:p w:rsidRPr="00000000" w:rsidDel="00000000" w:rsidRDefault="00000000" w:rsidR="00000000" w:rsidP="00000000" w14:paraId="00000244">
          <w:pPr>
            <w:spacing w:line="240" w:lineRule="auto"/>
            <w:ind w:firstLine="0"/>
            <w:jc w:val="left"/>
            <w:rPr>
              <w:ins w:date="2022-04-27T20:56:49Z" w:author="Vinícius Russi" w:id="542"/>
              <w:rPrChange w:date="2022-04-27T21:31:15Z" w:author="Vinícius Russi" w:id="1">
                <w:rPr>
                  <w:sz w:val="22"/>
                  <w:szCs w:val="22"/>
                </w:rPr>
              </w:rPrChange>
            </w:rPr>
          </w:pPr>
          <w:sdt>
            <w:sdtPr>
              <w:tag w:val="goog_rdk_4059"/>
            </w:sdtPr>
            <w:sdtContent>
              <w:ins w:date="2022-04-27T20:56:49Z" w:author="Vinícius Russi" w:id="542"/>
              <w:sdt>
                <w:sdtPr>
                  <w:tag w:val="goog_rdk_4060"/>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4072"/>
      </w:sdtPr>
      <w:sdtContent>
        <w:p w:rsidRPr="00000000" w:rsidDel="00000000" w:rsidRDefault="00000000" w:rsidR="00000000" w:rsidP="00000000" w14:paraId="00000245">
          <w:pPr>
            <w:spacing w:line="240" w:lineRule="auto"/>
            <w:ind w:firstLine="0"/>
            <w:jc w:val="left"/>
            <w:rPr>
              <w:ins w:date="2022-04-27T20:56:49Z" w:author="Vinícius Russi" w:id="542"/>
              <w:rPrChange w:date="2022-04-27T21:31:15Z" w:author="Vinícius Russi" w:id="1">
                <w:rPr>
                  <w:sz w:val="22"/>
                  <w:szCs w:val="22"/>
                </w:rPr>
              </w:rPrChange>
            </w:rPr>
          </w:pPr>
          <w:sdt>
            <w:sdtPr>
              <w:tag w:val="goog_rdk_4062"/>
            </w:sdtPr>
            <w:sdtContent>
              <w:ins w:date="2022-04-27T20:56:49Z" w:author="Vinícius Russi" w:id="542"/>
              <w:sdt>
                <w:sdtPr>
                  <w:tag w:val="goog_rdk_4063"/>
                </w:sdtPr>
                <w:sdtContent>
                  <w:ins w:date="2022-04-27T20:56:49Z" w:author="Vinícius Russi" w:id="542">
                    <w:r w:rsidRPr="00000000" w:rsidDel="00000000" w:rsidR="00000000">
                      <w:rPr>
                        <w:rtl w:val="0"/>
                        <w:rPrChange w:date="2022-04-27T21:31:15Z" w:author="Vinícius Russi" w:id="1">
                          <w:rPr>
                            <w:sz w:val="22"/>
                            <w:szCs w:val="22"/>
                          </w:rPr>
                        </w:rPrChange>
                      </w:rPr>
                      <w:t xml:space="preserve">RIQUETI, G. A.; RIBEIRO, </w:t>
                    </w:r>
                  </w:ins>
                </w:sdtContent>
              </w:sdt>
              <w:ins w:date="2022-04-27T20:56:49Z" w:author="Vinícius Russi" w:id="542">
                <w:sdt>
                  <w:sdtPr>
                    <w:tag w:val="goog_rdk_4064"/>
                  </w:sdtPr>
                  <w:sdtContent>
                    <w:r w:rsidRPr="00000000" w:rsidDel="00000000" w:rsidR="00000000">
                      <w:rPr>
                        <w:rtl w:val="0"/>
                        <w:rPrChange w:date="2022-04-27T21:31:15Z" w:author="Vinícius Russi" w:id="1">
                          <w:rPr>
                            <w:sz w:val="22"/>
                            <w:szCs w:val="22"/>
                          </w:rPr>
                        </w:rPrChange>
                      </w:rPr>
                      <w:t xml:space="preserve">C. E.</w:t>
                    </w:r>
                  </w:sdtContent>
                </w:sdt>
                <w:sdt>
                  <w:sdtPr>
                    <w:tag w:val="goog_rdk_4065"/>
                  </w:sdtPr>
                  <w:sdtContent>
                    <w:r w:rsidRPr="00000000" w:rsidDel="00000000" w:rsidR="00000000">
                      <w:rPr>
                        <w:rtl w:val="0"/>
                        <w:rPrChange w:date="2022-04-27T21:31:15Z" w:author="Vinícius Russi" w:id="1">
                          <w:rPr>
                            <w:sz w:val="22"/>
                            <w:szCs w:val="22"/>
                          </w:rPr>
                        </w:rPrChange>
                      </w:rPr>
                      <w:t xml:space="preserve">; ZÁRATE, L. E. </w:t>
                    </w:r>
                  </w:sdtContent>
                </w:sdt>
                <w:sdt>
                  <w:sdtPr>
                    <w:tag w:val="goog_rdk_4066"/>
                  </w:sdtPr>
                  <w:sdtContent>
                    <w:r w:rsidRPr="00000000" w:rsidDel="00000000" w:rsidR="00000000">
                      <w:rPr>
                        <w:rtl w:val="0"/>
                        <w:rPrChange w:date="2022-04-27T21:31:15Z" w:author="Vinícius Russi" w:id="1">
                          <w:rPr>
                            <w:sz w:val="22"/>
                            <w:szCs w:val="22"/>
                          </w:rPr>
                        </w:rPrChange>
                      </w:rPr>
                      <w:t xml:space="preserve">Classificando perfis de longevidade de bases de dados longitudinais usando Floresta Aleatória</w:t>
                    </w:r>
                  </w:sdtContent>
                </w:sdt>
                <w:sdt>
                  <w:sdtPr>
                    <w:tag w:val="goog_rdk_4067"/>
                  </w:sdtPr>
                  <w:sdtContent>
                    <w:r w:rsidRPr="00000000" w:rsidDel="00000000" w:rsidR="00000000">
                      <w:rPr>
                        <w:rtl w:val="0"/>
                        <w:rPrChange w:date="2022-04-27T21:31:15Z" w:author="Vinícius Russi" w:id="1">
                          <w:rPr>
                            <w:sz w:val="22"/>
                            <w:szCs w:val="22"/>
                          </w:rPr>
                        </w:rPrChange>
                      </w:rPr>
                      <w:t xml:space="preserve">. [</w:t>
                    </w:r>
                  </w:sdtContent>
                </w:sdt>
                <w:sdt>
                  <w:sdtPr>
                    <w:tag w:val="goog_rdk_4068"/>
                  </w:sdtPr>
                  <w:sdtContent>
                    <w:r w:rsidRPr="00000000" w:rsidDel="00000000" w:rsidR="00000000">
                      <w:rPr>
                        <w:rtl w:val="0"/>
                        <w:rPrChange w:date="2022-04-27T21:31:15Z" w:author="Vinícius Russi" w:id="1">
                          <w:rPr>
                            <w:sz w:val="22"/>
                            <w:szCs w:val="22"/>
                          </w:rPr>
                        </w:rPrChange>
                      </w:rPr>
                      <w:t xml:space="preserve">S. l.</w:t>
                    </w:r>
                  </w:sdtContent>
                </w:sdt>
                <w:sdt>
                  <w:sdtPr>
                    <w:tag w:val="goog_rdk_4069"/>
                  </w:sdtPr>
                  <w:sdtContent>
                    <w:r w:rsidRPr="00000000" w:rsidDel="00000000" w:rsidR="00000000">
                      <w:rPr>
                        <w:rtl w:val="0"/>
                        <w:rPrChange w:date="2022-04-27T21:31:15Z" w:author="Vinícius Russi" w:id="1">
                          <w:rPr>
                            <w:sz w:val="22"/>
                            <w:szCs w:val="22"/>
                          </w:rPr>
                        </w:rPrChange>
                      </w:rPr>
                      <w:t xml:space="preserve">]:</w:t>
                    </w:r>
                  </w:sdtContent>
                </w:sdt>
                <w:sdt>
                  <w:sdtPr>
                    <w:tag w:val="goog_rdk_4070"/>
                  </w:sdtPr>
                  <w:sdtContent>
                    <w:r w:rsidRPr="00000000" w:rsidDel="00000000" w:rsidR="00000000">
                      <w:rPr>
                        <w:rtl w:val="0"/>
                        <w:rPrChange w:date="2022-04-27T21:31:15Z" w:author="Vinícius Russi" w:id="1">
                          <w:rPr>
                            <w:sz w:val="22"/>
                            <w:szCs w:val="22"/>
                          </w:rPr>
                        </w:rPrChange>
                      </w:rPr>
                      <w:t xml:space="preserve"> </w:t>
                    </w:r>
                  </w:sdtContent>
                </w:sdt>
                <w:sdt>
                  <w:sdtPr>
                    <w:tag w:val="goog_rdk_4071"/>
                  </w:sdtPr>
                  <w:sdtContent>
                    <w:r w:rsidRPr="00000000" w:rsidDel="00000000" w:rsidR="00000000">
                      <w:rPr>
                        <w:rtl w:val="0"/>
                        <w:rPrChange w:date="2022-04-27T21:31:15Z" w:author="Vinícius Russi" w:id="1">
                          <w:rPr>
                            <w:sz w:val="22"/>
                            <w:szCs w:val="22"/>
                          </w:rPr>
                        </w:rPrChange>
                      </w:rPr>
                      <w:t xml:space="preserve">Symposium on Knowledge Discovery, Mining and Learning, KDMILE, 2018.</w:t>
                    </w:r>
                  </w:sdtContent>
                </w:sdt>
              </w:ins>
            </w:sdtContent>
          </w:sdt>
        </w:p>
      </w:sdtContent>
    </w:sdt>
    <w:sdt>
      <w:sdtPr>
        <w:tag w:val="goog_rdk_4075"/>
      </w:sdtPr>
      <w:sdtContent>
        <w:p w:rsidRPr="00000000" w:rsidDel="00000000" w:rsidRDefault="00000000" w:rsidR="00000000" w:rsidP="00000000" w14:paraId="00000246">
          <w:pPr>
            <w:spacing w:line="240" w:lineRule="auto"/>
            <w:ind w:firstLine="0"/>
            <w:jc w:val="left"/>
            <w:rPr>
              <w:ins w:date="2022-04-27T20:56:49Z" w:author="Vinícius Russi" w:id="542"/>
              <w:rPrChange w:date="2022-04-27T21:31:15Z" w:author="Vinícius Russi" w:id="1">
                <w:rPr>
                  <w:sz w:val="22"/>
                  <w:szCs w:val="22"/>
                </w:rPr>
              </w:rPrChange>
            </w:rPr>
          </w:pPr>
          <w:sdt>
            <w:sdtPr>
              <w:tag w:val="goog_rdk_4073"/>
            </w:sdtPr>
            <w:sdtContent>
              <w:ins w:date="2022-04-27T20:56:49Z" w:author="Vinícius Russi" w:id="542"/>
              <w:sdt>
                <w:sdtPr>
                  <w:tag w:val="goog_rdk_4074"/>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4084"/>
      </w:sdtPr>
      <w:sdtContent>
        <w:p w:rsidRPr="00000000" w:rsidDel="00000000" w:rsidRDefault="00000000" w:rsidR="00000000" w:rsidP="00000000" w14:paraId="00000247">
          <w:pPr>
            <w:spacing w:line="240" w:lineRule="auto"/>
            <w:ind w:firstLine="0"/>
            <w:jc w:val="left"/>
            <w:rPr>
              <w:ins w:date="2022-04-27T20:56:49Z" w:author="Vinícius Russi" w:id="542"/>
              <w:rPrChange w:date="2022-04-27T21:31:15Z" w:author="Vinícius Russi" w:id="1">
                <w:rPr>
                  <w:sz w:val="22"/>
                  <w:szCs w:val="22"/>
                </w:rPr>
              </w:rPrChange>
            </w:rPr>
          </w:pPr>
          <w:sdt>
            <w:sdtPr>
              <w:tag w:val="goog_rdk_4076"/>
            </w:sdtPr>
            <w:sdtContent>
              <w:ins w:date="2022-04-27T20:56:49Z" w:author="Vinícius Russi" w:id="542"/>
              <w:sdt>
                <w:sdtPr>
                  <w:tag w:val="goog_rdk_4077"/>
                </w:sdtPr>
                <w:sdtContent>
                  <w:ins w:date="2022-04-27T20:56:49Z" w:author="Vinícius Russi" w:id="542">
                    <w:r w:rsidRPr="00000000" w:rsidDel="00000000" w:rsidR="00000000">
                      <w:rPr>
                        <w:rtl w:val="0"/>
                        <w:rPrChange w:date="2022-04-27T21:31:15Z" w:author="Vinícius Russi" w:id="1">
                          <w:rPr>
                            <w:sz w:val="22"/>
                            <w:szCs w:val="22"/>
                          </w:rPr>
                        </w:rPrChange>
                      </w:rPr>
                      <w:t xml:space="preserve">ROSSUM, G. van. </w:t>
                    </w:r>
                  </w:ins>
                </w:sdtContent>
              </w:sdt>
              <w:ins w:date="2022-04-27T20:56:49Z" w:author="Vinícius Russi" w:id="542">
                <w:sdt>
                  <w:sdtPr>
                    <w:tag w:val="goog_rdk_4078"/>
                  </w:sdtPr>
                  <w:sdtContent>
                    <w:r w:rsidRPr="00000000" w:rsidDel="00000000" w:rsidR="00000000">
                      <w:rPr>
                        <w:rtl w:val="0"/>
                        <w:rPrChange w:date="2022-04-27T21:31:15Z" w:author="Vinícius Russi" w:id="1">
                          <w:rPr>
                            <w:sz w:val="22"/>
                            <w:szCs w:val="22"/>
                          </w:rPr>
                        </w:rPrChange>
                      </w:rPr>
                      <w:t xml:space="preserve">The History of Python</w:t>
                    </w:r>
                  </w:sdtContent>
                </w:sdt>
                <w:sdt>
                  <w:sdtPr>
                    <w:tag w:val="goog_rdk_4079"/>
                  </w:sdtPr>
                  <w:sdtContent>
                    <w:r w:rsidRPr="00000000" w:rsidDel="00000000" w:rsidR="00000000">
                      <w:rPr>
                        <w:rtl w:val="0"/>
                        <w:rPrChange w:date="2022-04-27T21:31:15Z" w:author="Vinícius Russi" w:id="1">
                          <w:rPr>
                            <w:sz w:val="22"/>
                            <w:szCs w:val="22"/>
                          </w:rPr>
                        </w:rPrChange>
                      </w:rPr>
                      <w:t xml:space="preserve">: A Brief Timeline of Python. [</w:t>
                    </w:r>
                  </w:sdtContent>
                </w:sdt>
                <w:sdt>
                  <w:sdtPr>
                    <w:tag w:val="goog_rdk_4080"/>
                  </w:sdtPr>
                  <w:sdtContent>
                    <w:r w:rsidRPr="00000000" w:rsidDel="00000000" w:rsidR="00000000">
                      <w:rPr>
                        <w:rtl w:val="0"/>
                        <w:rPrChange w:date="2022-04-27T21:31:15Z" w:author="Vinícius Russi" w:id="1">
                          <w:rPr>
                            <w:sz w:val="22"/>
                            <w:szCs w:val="22"/>
                          </w:rPr>
                        </w:rPrChange>
                      </w:rPr>
                      <w:t xml:space="preserve">S. l.</w:t>
                    </w:r>
                  </w:sdtContent>
                </w:sdt>
                <w:sdt>
                  <w:sdtPr>
                    <w:tag w:val="goog_rdk_4081"/>
                  </w:sdtPr>
                  <w:sdtContent>
                    <w:r w:rsidRPr="00000000" w:rsidDel="00000000" w:rsidR="00000000">
                      <w:rPr>
                        <w:rtl w:val="0"/>
                        <w:rPrChange w:date="2022-04-27T21:31:15Z" w:author="Vinícius Russi" w:id="1">
                          <w:rPr>
                            <w:sz w:val="22"/>
                            <w:szCs w:val="22"/>
                          </w:rPr>
                        </w:rPrChange>
                      </w:rPr>
                      <w:t xml:space="preserve">:</w:t>
                    </w:r>
                  </w:sdtContent>
                </w:sdt>
                <w:sdt>
                  <w:sdtPr>
                    <w:tag w:val="goog_rdk_4082"/>
                  </w:sdtPr>
                  <w:sdtContent>
                    <w:r w:rsidRPr="00000000" w:rsidDel="00000000" w:rsidR="00000000">
                      <w:rPr>
                        <w:rtl w:val="0"/>
                        <w:rPrChange w:date="2022-04-27T21:31:15Z" w:author="Vinícius Russi" w:id="1">
                          <w:rPr>
                            <w:sz w:val="22"/>
                            <w:szCs w:val="22"/>
                          </w:rPr>
                        </w:rPrChange>
                      </w:rPr>
                      <w:t xml:space="preserve"> s. n.</w:t>
                    </w:r>
                  </w:sdtContent>
                </w:sdt>
                <w:sdt>
                  <w:sdtPr>
                    <w:tag w:val="goog_rdk_4083"/>
                  </w:sdtPr>
                  <w:sdtContent>
                    <w:r w:rsidRPr="00000000" w:rsidDel="00000000" w:rsidR="00000000">
                      <w:rPr>
                        <w:rtl w:val="0"/>
                        <w:rPrChange w:date="2022-04-27T21:31:15Z" w:author="Vinícius Russi" w:id="1">
                          <w:rPr>
                            <w:sz w:val="22"/>
                            <w:szCs w:val="22"/>
                          </w:rPr>
                        </w:rPrChange>
                      </w:rPr>
                      <w:t xml:space="preserve">], 2009. Retirado do original em 2022.</w:t>
                    </w:r>
                  </w:sdtContent>
                </w:sdt>
              </w:ins>
            </w:sdtContent>
          </w:sdt>
        </w:p>
      </w:sdtContent>
    </w:sdt>
    <w:sdt>
      <w:sdtPr>
        <w:tag w:val="goog_rdk_4087"/>
      </w:sdtPr>
      <w:sdtContent>
        <w:p w:rsidRPr="00000000" w:rsidDel="00000000" w:rsidRDefault="00000000" w:rsidR="00000000" w:rsidP="00000000" w14:paraId="00000248">
          <w:pPr>
            <w:spacing w:line="240" w:lineRule="auto"/>
            <w:ind w:firstLine="0"/>
            <w:jc w:val="left"/>
            <w:rPr>
              <w:ins w:date="2022-04-27T20:56:49Z" w:author="Vinícius Russi" w:id="542"/>
              <w:rPrChange w:date="2022-04-27T21:31:15Z" w:author="Vinícius Russi" w:id="1">
                <w:rPr>
                  <w:sz w:val="22"/>
                  <w:szCs w:val="22"/>
                </w:rPr>
              </w:rPrChange>
            </w:rPr>
          </w:pPr>
          <w:sdt>
            <w:sdtPr>
              <w:tag w:val="goog_rdk_4085"/>
            </w:sdtPr>
            <w:sdtContent>
              <w:ins w:date="2022-04-27T20:56:49Z" w:author="Vinícius Russi" w:id="542"/>
              <w:sdt>
                <w:sdtPr>
                  <w:tag w:val="goog_rdk_4086"/>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4094"/>
      </w:sdtPr>
      <w:sdtContent>
        <w:p w:rsidRPr="00000000" w:rsidDel="00000000" w:rsidRDefault="00000000" w:rsidR="00000000" w:rsidP="00000000" w14:paraId="00000249">
          <w:pPr>
            <w:spacing w:line="240" w:lineRule="auto"/>
            <w:ind w:firstLine="0"/>
            <w:jc w:val="left"/>
            <w:rPr>
              <w:ins w:date="2022-04-27T20:56:49Z" w:author="Vinícius Russi" w:id="542"/>
              <w:rPrChange w:date="2022-04-27T21:31:15Z" w:author="Vinícius Russi" w:id="1">
                <w:rPr>
                  <w:sz w:val="22"/>
                  <w:szCs w:val="22"/>
                </w:rPr>
              </w:rPrChange>
            </w:rPr>
          </w:pPr>
          <w:sdt>
            <w:sdtPr>
              <w:tag w:val="goog_rdk_4088"/>
            </w:sdtPr>
            <w:sdtContent>
              <w:ins w:date="2022-04-27T20:56:49Z" w:author="Vinícius Russi" w:id="542"/>
              <w:sdt>
                <w:sdtPr>
                  <w:tag w:val="goog_rdk_4089"/>
                </w:sdtPr>
                <w:sdtContent>
                  <w:ins w:date="2022-04-27T20:56:49Z" w:author="Vinícius Russi" w:id="542">
                    <w:r w:rsidRPr="00000000" w:rsidDel="00000000" w:rsidR="00000000">
                      <w:rPr>
                        <w:rtl w:val="0"/>
                        <w:rPrChange w:date="2022-04-27T21:31:15Z" w:author="Vinícius Russi" w:id="1">
                          <w:rPr>
                            <w:sz w:val="22"/>
                            <w:szCs w:val="22"/>
                          </w:rPr>
                        </w:rPrChange>
                      </w:rPr>
                      <w:t xml:space="preserve">RODRIGUES, S. C. </w:t>
                    </w:r>
                  </w:ins>
                </w:sdtContent>
              </w:sdt>
              <w:ins w:date="2022-04-27T20:56:49Z" w:author="Vinícius Russi" w:id="542">
                <w:sdt>
                  <w:sdtPr>
                    <w:tag w:val="goog_rdk_4090"/>
                  </w:sdtPr>
                  <w:sdtContent>
                    <w:r w:rsidRPr="00000000" w:rsidDel="00000000" w:rsidR="00000000">
                      <w:rPr>
                        <w:rtl w:val="0"/>
                        <w:rPrChange w:date="2022-04-27T21:31:15Z" w:author="Vinícius Russi" w:id="1">
                          <w:rPr>
                            <w:sz w:val="22"/>
                            <w:szCs w:val="22"/>
                          </w:rPr>
                        </w:rPrChange>
                      </w:rPr>
                      <w:t xml:space="preserve">Modelo de Regressão Linear e suas Aplicações</w:t>
                    </w:r>
                  </w:sdtContent>
                </w:sdt>
                <w:sdt>
                  <w:sdtPr>
                    <w:tag w:val="goog_rdk_4091"/>
                  </w:sdtPr>
                  <w:sdtContent>
                    <w:r w:rsidRPr="00000000" w:rsidDel="00000000" w:rsidR="00000000">
                      <w:rPr>
                        <w:rtl w:val="0"/>
                        <w:rPrChange w:date="2022-04-27T21:31:15Z" w:author="Vinícius Russi" w:id="1">
                          <w:rPr>
                            <w:sz w:val="22"/>
                            <w:szCs w:val="22"/>
                          </w:rPr>
                        </w:rPrChange>
                      </w:rPr>
                      <w:t xml:space="preserve">. Covilhã: [</w:t>
                    </w:r>
                  </w:sdtContent>
                </w:sdt>
                <w:sdt>
                  <w:sdtPr>
                    <w:tag w:val="goog_rdk_4092"/>
                  </w:sdtPr>
                  <w:sdtContent>
                    <w:r w:rsidRPr="00000000" w:rsidDel="00000000" w:rsidR="00000000">
                      <w:rPr>
                        <w:rtl w:val="0"/>
                        <w:rPrChange w:date="2022-04-27T21:31:15Z" w:author="Vinícius Russi" w:id="1">
                          <w:rPr>
                            <w:sz w:val="22"/>
                            <w:szCs w:val="22"/>
                          </w:rPr>
                        </w:rPrChange>
                      </w:rPr>
                      <w:t xml:space="preserve">s. n.</w:t>
                    </w:r>
                  </w:sdtContent>
                </w:sdt>
                <w:sdt>
                  <w:sdtPr>
                    <w:tag w:val="goog_rdk_4093"/>
                  </w:sdtPr>
                  <w:sdtContent>
                    <w:r w:rsidRPr="00000000" w:rsidDel="00000000" w:rsidR="00000000">
                      <w:rPr>
                        <w:rtl w:val="0"/>
                        <w:rPrChange w:date="2022-04-27T21:31:15Z" w:author="Vinícius Russi" w:id="1">
                          <w:rPr>
                            <w:sz w:val="22"/>
                            <w:szCs w:val="22"/>
                          </w:rPr>
                        </w:rPrChange>
                      </w:rPr>
                      <w:t xml:space="preserve">], 2012.</w:t>
                    </w:r>
                  </w:sdtContent>
                </w:sdt>
              </w:ins>
            </w:sdtContent>
          </w:sdt>
        </w:p>
      </w:sdtContent>
    </w:sdt>
    <w:sdt>
      <w:sdtPr>
        <w:tag w:val="goog_rdk_4097"/>
      </w:sdtPr>
      <w:sdtContent>
        <w:p w:rsidRPr="00000000" w:rsidDel="00000000" w:rsidRDefault="00000000" w:rsidR="00000000" w:rsidP="00000000" w14:paraId="0000024A">
          <w:pPr>
            <w:spacing w:line="240" w:lineRule="auto"/>
            <w:ind w:firstLine="0"/>
            <w:jc w:val="left"/>
            <w:rPr>
              <w:ins w:date="2022-04-27T20:56:49Z" w:author="Vinícius Russi" w:id="542"/>
              <w:rPrChange w:date="2022-04-27T21:31:15Z" w:author="Vinícius Russi" w:id="1">
                <w:rPr>
                  <w:sz w:val="22"/>
                  <w:szCs w:val="22"/>
                </w:rPr>
              </w:rPrChange>
            </w:rPr>
          </w:pPr>
          <w:sdt>
            <w:sdtPr>
              <w:tag w:val="goog_rdk_4095"/>
            </w:sdtPr>
            <w:sdtContent>
              <w:ins w:date="2022-04-27T20:56:49Z" w:author="Vinícius Russi" w:id="542"/>
              <w:sdt>
                <w:sdtPr>
                  <w:tag w:val="goog_rdk_4096"/>
                </w:sdtPr>
                <w:sdtContent>
                  <w:ins w:date="2022-04-27T20:56:49Z" w:author="Vinícius Russi" w:id="542">
                    <w:r w:rsidRPr="00000000" w:rsidDel="00000000" w:rsidR="00000000">
                      <w:rPr>
                        <w:rtl w:val="0"/>
                      </w:rPr>
                    </w:r>
                  </w:ins>
                </w:sdtContent>
              </w:sdt>
              <w:ins w:date="2022-04-27T20:56:49Z" w:author="Vinícius Russi" w:id="542"/>
            </w:sdtContent>
          </w:sdt>
        </w:p>
      </w:sdtContent>
    </w:sdt>
    <w:sdt>
      <w:sdtPr>
        <w:tag w:val="goog_rdk_4105"/>
      </w:sdtPr>
      <w:sdtContent>
        <w:p w:rsidRPr="00000000" w:rsidDel="00000000" w:rsidRDefault="00000000" w:rsidR="00000000" w:rsidP="00000000" w14:paraId="0000024B">
          <w:pPr>
            <w:spacing w:line="240" w:lineRule="auto"/>
            <w:ind w:firstLine="0"/>
            <w:jc w:val="left"/>
            <w:rPr>
              <w:rPrChange w:date="2022-04-27T21:31:15Z" w:author="Vinícius Russi" w:id="1">
                <w:rPr>
                  <w:sz w:val="22"/>
                  <w:szCs w:val="22"/>
                </w:rPr>
              </w:rPrChange>
            </w:rPr>
            <w:pPrChange w:date="2022-04-27T19:46:17Z" w:author="Vinícius Russi" w:id="0">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280" w:after="120" w:lineRule="auto"/>
                <w:ind w:left="0" w:right="0" w:firstLine="0"/>
                <w:jc w:val="both"/>
              </w:pPr>
            </w:pPrChange>
          </w:pPr>
          <w:sdt>
            <w:sdtPr>
              <w:tag w:val="goog_rdk_4098"/>
            </w:sdtPr>
            <w:sdtContent>
              <w:ins w:date="2022-04-27T20:56:49Z" w:author="Vinícius Russi" w:id="542"/>
              <w:sdt>
                <w:sdtPr>
                  <w:tag w:val="goog_rdk_4099"/>
                </w:sdtPr>
                <w:sdtContent>
                  <w:ins w:date="2022-04-27T20:56:49Z" w:author="Vinícius Russi" w:id="542">
                    <w:r w:rsidRPr="00000000" w:rsidDel="00000000" w:rsidR="00000000">
                      <w:rPr>
                        <w:rtl w:val="0"/>
                        <w:rPrChange w:date="2022-04-27T21:31:15Z" w:author="Vinícius Russi" w:id="1">
                          <w:rPr>
                            <w:sz w:val="22"/>
                            <w:szCs w:val="22"/>
                          </w:rPr>
                        </w:rPrChange>
                      </w:rPr>
                      <w:t xml:space="preserve">WUTTKE, R. A.; </w:t>
                    </w:r>
                  </w:ins>
                </w:sdtContent>
              </w:sdt>
              <w:ins w:date="2022-04-27T20:56:49Z" w:author="Vinícius Russi" w:id="542">
                <w:sdt>
                  <w:sdtPr>
                    <w:tag w:val="goog_rdk_4100"/>
                  </w:sdtPr>
                  <w:sdtContent>
                    <w:r w:rsidRPr="00000000" w:rsidDel="00000000" w:rsidR="00000000">
                      <w:rPr>
                        <w:rtl w:val="0"/>
                        <w:rPrChange w:date="2022-04-27T21:31:15Z" w:author="Vinícius Russi" w:id="1">
                          <w:rPr>
                            <w:sz w:val="22"/>
                            <w:szCs w:val="22"/>
                          </w:rPr>
                        </w:rPrChange>
                      </w:rPr>
                      <w:t xml:space="preserve">SELLITO,</w:t>
                    </w:r>
                  </w:sdtContent>
                </w:sdt>
                <w:sdt>
                  <w:sdtPr>
                    <w:tag w:val="goog_rdk_4101"/>
                  </w:sdtPr>
                  <w:sdtContent>
                    <w:r w:rsidRPr="00000000" w:rsidDel="00000000" w:rsidR="00000000">
                      <w:rPr>
                        <w:rtl w:val="0"/>
                        <w:rPrChange w:date="2022-04-27T21:31:15Z" w:author="Vinícius Russi" w:id="1">
                          <w:rPr>
                            <w:sz w:val="22"/>
                            <w:szCs w:val="22"/>
                          </w:rPr>
                        </w:rPrChange>
                      </w:rPr>
                      <w:t xml:space="preserve"> M. A. Cálculo da disponibilidade e da posição na curva da banheira de uma válvula de processo petroquímico. </w:t>
                    </w:r>
                  </w:sdtContent>
                </w:sdt>
                <w:sdt>
                  <w:sdtPr>
                    <w:tag w:val="goog_rdk_4102"/>
                  </w:sdtPr>
                  <w:sdtContent>
                    <w:r w:rsidRPr="00000000" w:rsidDel="00000000" w:rsidR="00000000">
                      <w:rPr>
                        <w:rtl w:val="0"/>
                        <w:rPrChange w:date="2022-04-27T21:31:15Z" w:author="Vinícius Russi" w:id="1">
                          <w:rPr>
                            <w:sz w:val="22"/>
                            <w:szCs w:val="22"/>
                          </w:rPr>
                        </w:rPrChange>
                      </w:rPr>
                      <w:t xml:space="preserve">Revista Produção Online</w:t>
                    </w:r>
                  </w:sdtContent>
                </w:sdt>
                <w:sdt>
                  <w:sdtPr>
                    <w:tag w:val="goog_rdk_4103"/>
                  </w:sdtPr>
                  <w:sdtContent>
                    <w:r w:rsidRPr="00000000" w:rsidDel="00000000" w:rsidR="00000000">
                      <w:rPr>
                        <w:rtl w:val="0"/>
                        <w:rPrChange w:date="2022-04-27T21:31:15Z" w:author="Vinícius Russi" w:id="1">
                          <w:rPr>
                            <w:sz w:val="22"/>
                            <w:szCs w:val="22"/>
                          </w:rPr>
                        </w:rPrChange>
                      </w:rPr>
                      <w:t xml:space="preserve">, v. 8, n. 4, p. 1-23, 2008.</w:t>
                    </w:r>
                  </w:sdtContent>
                </w:sdt>
              </w:ins>
            </w:sdtContent>
          </w:sdt>
          <w:sdt>
            <w:sdtPr>
              <w:tag w:val="goog_rdk_4104"/>
            </w:sdtPr>
            <w:sdtContent>
              <w:r w:rsidRPr="00000000" w:rsidDel="00000000" w:rsidR="00000000">
                <w:rPr>
                  <w:rtl w:val="0"/>
                </w:rPr>
              </w:r>
            </w:sdtContent>
          </w:sdt>
        </w:p>
      </w:sdtContent>
    </w:sdt>
    <w:sectPr>
      <w:type w:val="nextPage"/>
      <w:pgSz w:w="11906" w:orient="portrait" w:h="16838"/>
      <w:pgMar w:bottom="1440" w:left="1440" w:footer="709" w:top="1440" w:right="1440" w:header="709"/>
      <w:sectPrChange w:date="2022-04-27T21:31:06Z" w:author="Vinícius Russi" w:id="0">
        <w:sectPr w:rsidRPr="000000" w:rsidDel="000000" w:rsidR="000000" w:rsidSect="000000">
          <w:pgMar w:bottom="1701" w:left="1418" w:footer="709" w:top="1418" w:right="1701" w:header="709"/>
          <w:pgSz w:w="11906" w:orient="portrait" w:h="16838"/>
          <w:type w:val="nextPage"/>
        </w:sectPr>
      </w:sectPrChange>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date="2022-04-27T01:26:58Z" w:author="Sérgio Henrique" w:id="0">
    <w:p w14:paraId="0000025C" w14:textId="0000025D">
      <w:pPr>
        <w:pStyle w:val="CommentText"/>
      </w:pPr>
      <w:r>
        <w:rPr>
          <w:rStyle w:val="CommentReference"/>
        </w:rPr>
        <w:annotationRef/>
      </w:r>
      <w:r>
        <w:t>Este "tem" vai no singular, seguido de um "utilizada" no feminino, pois a concordância é feita com a palavra "aplicação".</w:t>
      </w:r>
    </w:p>
  </w:comment>
  <w:comment w:date="2022-04-26T14:51:02Z" w:author="Sérgio Henrique" w:id="1">
    <w:p w14:paraId="0000025E" w14:textId="0000025F">
      <w:pPr>
        <w:pStyle w:val="CommentText"/>
      </w:pPr>
      <w:r>
        <w:rPr>
          <w:rStyle w:val="CommentReference"/>
        </w:rPr>
        <w:annotationRef/>
      </w:r>
      <w:r>
        <w:t>Parece que o resto da frase está atrás da imagem, por isso não consegui ler.</w:t>
      </w:r>
    </w:p>
  </w:comment>
  <w:comment w:date="2022-04-26T12:14:06Z" w:author="Sérgio Henrique" w:id="2">
    <w:p w14:paraId="00000260" w14:textId="00000261">
      <w:pPr>
        <w:pStyle w:val="CommentText"/>
      </w:pPr>
      <w:r>
        <w:rPr>
          <w:rStyle w:val="CommentReference"/>
        </w:rPr>
        <w:annotationRef/>
      </w:r>
      <w:r>
        <w:t>Este trecho não está soando bem. Sugiro que o autor tente dizer de outra forma, procurando maior clareza.</w:t>
      </w:r>
    </w:p>
  </w:comment>
  <w:comment w:date="2022-04-26T12:25:50Z" w:author="Sérgio Henrique" w:id="3">
    <w:p w14:paraId="00000262" w14:textId="00000263">
      <w:pPr>
        <w:pStyle w:val="CommentText"/>
      </w:pPr>
      <w:r>
        <w:rPr>
          <w:rStyle w:val="CommentReference"/>
        </w:rPr>
        <w:annotationRef/>
      </w:r>
      <w:r>
        <w:t>A frase estava com sentido incompleto, portanto acrescentei o que pareceu mais lógico haja vista o contexto. O autor altera caso necessário.</w:t>
      </w:r>
    </w:p>
  </w:comment>
  <w:comment w:date="2022-04-26T14:51:02Z" w:author="Sérgio Henrique" w:id="4">
    <w:p w14:paraId="00000264" w14:textId="00000265">
      <w:pPr>
        <w:pStyle w:val="CommentText"/>
      </w:pPr>
      <w:r>
        <w:rPr>
          <w:rStyle w:val="CommentReference"/>
        </w:rPr>
        <w:annotationRef/>
      </w:r>
      <w:r>
        <w:t>Parece que o resto da frase está atrás da imagem, por isso não consegui ler.</w:t>
      </w:r>
    </w:p>
  </w:comment>
  <w:comment w:date="2022-04-26T13:42:30Z" w:author="Sérgio Henrique" w:id="5">
    <w:p w14:paraId="00000266" w14:textId="00000267">
      <w:pPr>
        <w:pStyle w:val="CommentText"/>
      </w:pPr>
      <w:r>
        <w:rPr>
          <w:rStyle w:val="CommentReference"/>
        </w:rPr>
        <w:annotationRef/>
      </w:r>
      <w:r>
        <w:t>"altos erros" não me parece correto. Deixo para o autor reavaliar.</w:t>
      </w:r>
    </w:p>
  </w:comment>
  <w:comment w:date="2022-04-26T12:20:04Z" w:author="Sérgio Henrique" w:id="6">
    <w:p w14:paraId="00000268" w14:textId="00000269">
      <w:pPr>
        <w:pStyle w:val="CommentText"/>
      </w:pPr>
      <w:r>
        <w:rPr>
          <w:rStyle w:val="CommentReference"/>
        </w:rPr>
        <w:annotationRef/>
      </w:r>
      <w:r>
        <w:t>Esta frase não possui sentido completo.</w:t>
      </w:r>
    </w:p>
  </w:comment>
  <w:comment w:date="2022-04-27T01:18:35Z" w:author="Sérgio Henrique" w:id="7">
    <w:p w14:paraId="0000026A" w14:textId="0000026B">
      <w:pPr>
        <w:pStyle w:val="CommentText"/>
      </w:pPr>
      <w:r>
        <w:rPr>
          <w:rStyle w:val="CommentReference"/>
        </w:rPr>
        <w:annotationRef/>
      </w:r>
      <w:r>
        <w:t>Deixo para o autor verificar, mas as duas afirmações me pareceram contraditórias, ou ao menos desconexas: menor resultado (13horas) X mais necessidade de manutenção.</w:t>
      </w:r>
    </w:p>
  </w:comment>
  <w:comment w:date="2022-04-27T21:36:31Z" w:author="Vinícius Russi" w:id="8">
    <w:p w14:paraId="0000026C" w14:textId="0000026D">
      <w:pPr>
        <w:pStyle w:val="CommentText"/>
      </w:pPr>
      <w:r>
        <w:rPr>
          <w:rStyle w:val="CommentReference"/>
        </w:rPr>
        <w:annotationRef/>
      </w:r>
      <w:r>
        <w:t>Esta referência não consta no trabalho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C"/>
  <w15:commentEx w15:paraId="0000025E"/>
  <w15:commentEx w15:paraId="00000260"/>
  <w15:commentEx w15:paraId="00000262"/>
  <w15:commentEx w15:paraId="00000264"/>
  <w15:commentEx w15:paraId="00000266"/>
  <w15:commentEx w15:paraId="00000268"/>
  <w15:commentEx w15:paraId="0000026A"/>
  <w15:commentEx w15:paraId="0000026C"/>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107"/>
    </w:sdtPr>
    <w:sdtContent>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right"/>
          <w:rPr>
            <w:rFonts w:ascii="Arial" w:cs="Arial" w:eastAsia="Arial" w:hAnsi="Arial"/>
            <w:b w:val="0"/>
            <w:i w:val="0"/>
            <w:smallCaps w:val="0"/>
            <w:strike w:val="0"/>
            <w:color w:val="999999"/>
            <w:sz w:val="20"/>
            <w:szCs w:val="20"/>
            <w:u w:val="none"/>
            <w:shd w:fill="auto" w:val="clear"/>
            <w:vertAlign w:val="baseline"/>
            <w:rPrChange w:author="Vinícius Russi" w:id="543" w:date="2022-04-27T19:17:41Z">
              <w:rPr>
                <w:rFonts w:ascii="Arial" w:cs="Arial" w:eastAsia="Arial" w:hAnsi="Arial"/>
                <w:b w:val="0"/>
                <w:i w:val="0"/>
                <w:smallCaps w:val="0"/>
                <w:strike w:val="0"/>
                <w:color w:val="999999"/>
                <w:sz w:val="24"/>
                <w:szCs w:val="24"/>
                <w:u w:val="none"/>
                <w:shd w:fill="auto" w:val="clear"/>
                <w:vertAlign w:val="baseline"/>
              </w:rPr>
            </w:rPrChange>
          </w:rPr>
        </w:pPr>
        <w:r w:rsidDel="00000000" w:rsidR="00000000" w:rsidRPr="00000000">
          <w:rPr>
            <w:rFonts w:ascii="Arial" w:cs="Arial" w:eastAsia="Arial" w:hAnsi="Arial"/>
            <w:b w:val="0"/>
            <w:i w:val="0"/>
            <w:smallCaps w:val="0"/>
            <w:strike w:val="0"/>
            <w:color w:val="999999"/>
            <w:sz w:val="24"/>
            <w:szCs w:val="24"/>
            <w:u w:val="none"/>
            <w:shd w:fill="auto" w:val="clear"/>
            <w:vertAlign w:val="baseline"/>
          </w:rPr>
          <w:fldChar w:fldCharType="begin"/>
          <w:instrText xml:space="preserve">PAGE</w:instrText>
          <w:fldChar w:fldCharType="separate"/>
          <w:fldChar w:fldCharType="end"/>
        </w:r>
        <w:sdt>
          <w:sdtPr>
            <w:tag w:val="goog_rdk_4106"/>
          </w:sdtPr>
          <w:sdtContent>
            <w:r w:rsidDel="00000000" w:rsidR="00000000" w:rsidRPr="00000000">
              <w:rPr>
                <w:rtl w:val="0"/>
              </w:rPr>
            </w:r>
          </w:sdtContent>
        </w:sdt>
        <w:r w:rsidDel="00000000" w:rsidR="00000000" w:rsidRPr="00000000">
          <w:drawing>
            <wp:anchor allowOverlap="1" behindDoc="0" distB="0" distT="0" distL="114300" distR="114300" hidden="0" layoutInCell="1" locked="0" relativeHeight="0" simplePos="0">
              <wp:simplePos x="0" y="0"/>
              <wp:positionH relativeFrom="column">
                <wp:posOffset>1737205</wp:posOffset>
              </wp:positionH>
              <wp:positionV relativeFrom="paragraph">
                <wp:posOffset>-95249</wp:posOffset>
              </wp:positionV>
              <wp:extent cx="2108200" cy="431800"/>
              <wp:effectExtent b="0" l="0" r="0" t="0"/>
              <wp:wrapNone/>
              <wp:docPr id="1037"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2108200" cy="431800"/>
                      </a:xfrm>
                      <a:prstGeom prst="rect"/>
                      <a:ln/>
                    </pic:spPr>
                  </pic:pic>
                </a:graphicData>
              </a:graphic>
            </wp:anchor>
          </w:drawing>
        </w:r>
      </w:p>
    </w:sdtContent>
  </w:sdt>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ind w:firstLine="0"/>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hAnsi="Arial" w:cs="Arial" w:eastAsia="Arial" w:ascii="Arial"/>
        <w:sz w:val="24"/>
        <w:szCs w:val="24"/>
        <w:lang w:val="pt-BR"/>
      </w:rPr>
    </w:rPrDefault>
    <w:pPrDefault>
      <w:pPr>
        <w:spacing w:line="360" w:lineRule="auto"/>
        <w:ind w:firstLine="851"/>
        <w:jc w:val="both"/>
      </w:pPr>
    </w:pPrDefault>
  </w:docDefaults>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pageBreakBefore w:val="0"/>
      <w:spacing w:before="480" w:after="120" w:lineRule="auto"/>
    </w:pPr>
    <w:rPr>
      <w:b w:val="1"/>
      <w:sz w:val="48"/>
      <w:szCs w:val="48"/>
    </w:rPr>
  </w:style>
  <w:style w:styleId="Heading2" w:type="paragraph">
    <w:name w:val="heading 2"/>
    <w:basedOn w:val="Normal"/>
    <w:next w:val="Normal"/>
    <w:pPr>
      <w:keepNext w:val="1"/>
      <w:keepLines w:val="1"/>
      <w:spacing w:line="240" w:before="360" w:after="231" w:lineRule="auto"/>
      <w:ind w:left="-15" w:right="65" w:firstLine="0"/>
      <w:jc w:val="left"/>
    </w:pPr>
    <w:rPr>
      <w:b w:val="1"/>
    </w:rPr>
  </w:style>
  <w:style w:styleId="Heading3" w:type="paragraph">
    <w:name w:val="heading 3"/>
    <w:basedOn w:val="Normal"/>
    <w:next w:val="Normal"/>
    <w:pPr>
      <w:keepNext w:val="1"/>
      <w:keepLines w:val="1"/>
      <w:ind w:firstLine="0"/>
    </w:pPr>
    <w:rPr/>
  </w:style>
  <w:style w:styleId="Heading4" w:type="paragraph">
    <w:name w:val="heading 4"/>
    <w:basedOn w:val="Normal"/>
    <w:next w:val="Normal"/>
    <w:pPr>
      <w:keepNext w:val="1"/>
      <w:keepLines w:val="1"/>
      <w:ind w:firstLine="0"/>
    </w:pPr>
    <w:rPr/>
  </w:style>
  <w:style w:styleId="Heading5" w:type="paragraph">
    <w:name w:val="heading 5"/>
    <w:basedOn w:val="Normal"/>
    <w:next w:val="Normal"/>
    <w:pPr>
      <w:keepNext w:val="1"/>
      <w:keepLines w:val="1"/>
      <w:pageBreakBefore w:val="0"/>
      <w:spacing w:before="220" w:after="40" w:lineRule="auto"/>
    </w:pPr>
    <w:rPr>
      <w:b w:val="1"/>
      <w:sz w:val="22"/>
      <w:szCs w:val="22"/>
    </w:rPr>
  </w:style>
  <w:style w:styleId="Heading6" w:type="paragraph">
    <w:name w:val="heading 6"/>
    <w:basedOn w:val="Normal"/>
    <w:next w:val="Normal"/>
    <w:pPr>
      <w:keepNext w:val="1"/>
      <w:keepLines w:val="1"/>
      <w:pageBreakBefore w:val="0"/>
      <w:spacing w:before="200" w:after="40" w:lineRule="auto"/>
    </w:pPr>
    <w:rPr>
      <w:b w:val="1"/>
      <w:sz w:val="20"/>
      <w:szCs w:val="20"/>
    </w:rPr>
  </w:style>
  <w:style w:styleId="Title" w:type="paragraph">
    <w:name w:val="Title"/>
    <w:basedOn w:val="Normal"/>
    <w:next w:val="Normal"/>
    <w:pPr>
      <w:keepNext w:val="1"/>
      <w:keepLines w:val="1"/>
      <w:pageBreakBefore w:val="0"/>
      <w:spacing w:before="480" w:after="120" w:lineRule="auto"/>
    </w:pPr>
    <w:rPr>
      <w:b w:val="1"/>
      <w:sz w:val="72"/>
      <w:szCs w:val="72"/>
    </w:rPr>
  </w:style>
  <w:style w:styleId="Normal" w:type="paragraph">
    <w:name w:val="Normal"/>
    <w:next w:val="Normal"/>
    <w:autoRedefine w:val="0"/>
    <w:hidden w:val="0"/>
    <w:qFormat w:val="0"/>
    <w:pPr>
      <w:suppressAutoHyphens w:val="1"/>
      <w:spacing w:line="360" w:lineRule="auto"/>
      <w:ind w:leftChars="-1" w:firstLineChars="-1" w:rightChars="0" w:firstLine="851"/>
      <w:jc w:val="both"/>
      <w:textDirection w:val="btLr"/>
      <w:textAlignment w:val="top"/>
      <w:outlineLvl w:val="0"/>
    </w:pPr>
    <w:rPr>
      <w:rFonts w:hAnsi="Arial" w:ascii="Arial"/>
      <w:w w:val="100"/>
      <w:position w:val="-1"/>
      <w:sz w:val="24"/>
      <w:szCs w:val="22"/>
      <w:effect w:val="none"/>
      <w:vertAlign w:val="baseline"/>
      <w:cs w:val="0"/>
      <w:em w:val="none"/>
      <w:lang w:bidi="ar-SA" w:val="pt-BR" w:eastAsia="en-US"/>
    </w:rPr>
  </w:style>
  <w:style w:styleId="Título1" w:type="paragraph">
    <w:name w:val="Título 1"/>
    <w:basedOn w:val="Normal"/>
    <w:next w:val="Normal"/>
    <w:autoRedefine w:val="0"/>
    <w:hidden w:val="0"/>
    <w:qFormat w:val="0"/>
    <w:pPr>
      <w:keepNext w:val="1"/>
      <w:keepLines w:val="1"/>
      <w:suppressAutoHyphens w:val="1"/>
      <w:spacing w:line="360" w:before="480" w:lineRule="auto"/>
      <w:ind w:leftChars="-1" w:firstLineChars="-1" w:rightChars="0" w:firstLine="851"/>
      <w:jc w:val="both"/>
      <w:textDirection w:val="btLr"/>
      <w:textAlignment w:val="top"/>
      <w:outlineLvl w:val="0"/>
    </w:pPr>
    <w:rPr>
      <w:rFonts w:hAnsi="Cambria" w:cs="Times New Roman" w:eastAsia="Times New Roman" w:ascii="Cambria"/>
      <w:b w:val="1"/>
      <w:bCs w:val="1"/>
      <w:color w:val="365f91"/>
      <w:w w:val="100"/>
      <w:position w:val="-1"/>
      <w:sz w:val="28"/>
      <w:szCs w:val="28"/>
      <w:effect w:val="none"/>
      <w:vertAlign w:val="baseline"/>
      <w:cs w:val="0"/>
      <w:em w:val="none"/>
      <w:lang w:bidi="ar-SA" w:val="pt-BR" w:eastAsia="en-US"/>
    </w:rPr>
  </w:style>
  <w:style w:styleId="Título2" w:type="paragraph">
    <w:name w:val="Título 2"/>
    <w:basedOn w:val="Normal"/>
    <w:next w:val="Normal"/>
    <w:autoRedefine w:val="0"/>
    <w:hidden w:val="0"/>
    <w:qFormat w:val="1"/>
    <w:pPr>
      <w:keepNext w:val="1"/>
      <w:keepLines w:val="1"/>
      <w:suppressAutoHyphens w:val="1"/>
      <w:spacing w:line="360" w:before="200" w:lineRule="auto"/>
      <w:ind w:leftChars="-1" w:firstLineChars="-1" w:rightChars="0" w:firstLine="709"/>
      <w:jc w:val="both"/>
      <w:textDirection w:val="btLr"/>
      <w:textAlignment w:val="top"/>
      <w:outlineLvl w:val="1"/>
    </w:pPr>
    <w:rPr>
      <w:rFonts w:hAnsi="Cambria" w:cs="Times New Roman" w:eastAsia="Times New Roman" w:ascii="Cambria"/>
      <w:b w:val="1"/>
      <w:bCs w:val="1"/>
      <w:color w:val="4f81bd"/>
      <w:w w:val="100"/>
      <w:position w:val="-1"/>
      <w:sz w:val="26"/>
      <w:szCs w:val="26"/>
      <w:effect w:val="none"/>
      <w:vertAlign w:val="baseline"/>
      <w:cs w:val="0"/>
      <w:em w:val="none"/>
      <w:lang w:bidi="ar-SA" w:val="pt-BR" w:eastAsia="en-US"/>
    </w:rPr>
  </w:style>
  <w:style w:styleId="Título3" w:type="paragraph">
    <w:name w:val="Título 3"/>
    <w:basedOn w:val="Normal"/>
    <w:next w:val="Normal"/>
    <w:autoRedefine w:val="0"/>
    <w:hidden w:val="0"/>
    <w:qFormat w:val="1"/>
    <w:pPr>
      <w:keepNext w:val="1"/>
      <w:keepLines w:val="1"/>
      <w:suppressAutoHyphens w:val="1"/>
      <w:spacing w:line="360" w:before="200" w:lineRule="auto"/>
      <w:ind w:leftChars="-1" w:firstLineChars="-1" w:rightChars="0" w:firstLine="851"/>
      <w:jc w:val="both"/>
      <w:textDirection w:val="btLr"/>
      <w:textAlignment w:val="top"/>
      <w:outlineLvl w:val="2"/>
    </w:pPr>
    <w:rPr>
      <w:rFonts w:hAnsi="Cambria" w:cs="Times New Roman" w:eastAsia="Times New Roman" w:ascii="Cambria"/>
      <w:b w:val="1"/>
      <w:bCs w:val="1"/>
      <w:color w:val="4f81bd"/>
      <w:w w:val="100"/>
      <w:position w:val="-1"/>
      <w:sz w:val="24"/>
      <w:szCs w:val="22"/>
      <w:effect w:val="none"/>
      <w:vertAlign w:val="baseline"/>
      <w:cs w:val="0"/>
      <w:em w:val="none"/>
      <w:lang w:bidi="ar-SA" w:val="pt-BR" w:eastAsia="en-US"/>
    </w:rPr>
  </w:style>
  <w:style w:styleId="Título4" w:type="paragraph">
    <w:name w:val="Título 4"/>
    <w:basedOn w:val="Normal"/>
    <w:next w:val="Normal"/>
    <w:autoRedefine w:val="0"/>
    <w:hidden w:val="0"/>
    <w:qFormat w:val="1"/>
    <w:pPr>
      <w:keepNext w:val="1"/>
      <w:keepLines w:val="1"/>
      <w:suppressAutoHyphens w:val="1"/>
      <w:spacing w:line="360" w:before="200" w:lineRule="auto"/>
      <w:ind w:leftChars="-1" w:firstLineChars="-1" w:rightChars="0" w:firstLine="851"/>
      <w:jc w:val="both"/>
      <w:textDirection w:val="btLr"/>
      <w:textAlignment w:val="top"/>
      <w:outlineLvl w:val="3"/>
    </w:pPr>
    <w:rPr>
      <w:rFonts w:hAnsi="Cambria" w:cs="Times New Roman" w:eastAsia="Times New Roman" w:ascii="Cambria"/>
      <w:b w:val="1"/>
      <w:bCs w:val="1"/>
      <w:i w:val="1"/>
      <w:iCs w:val="1"/>
      <w:color w:val="4f81bd"/>
      <w:w w:val="100"/>
      <w:position w:val="-1"/>
      <w:sz w:val="24"/>
      <w:szCs w:val="22"/>
      <w:effect w:val="none"/>
      <w:vertAlign w:val="baseline"/>
      <w:cs w:val="0"/>
      <w:em w:val="none"/>
      <w:lang w:bidi="ar-SA" w:val="pt-BR" w:eastAsia="en-US"/>
    </w:rPr>
  </w:style>
  <w:style w:styleId="Fonteparág.padrão" w:type="character">
    <w:name w:val="Fonte parág. padrão"/>
    <w:next w:val="Fonteparág.padrão"/>
    <w:autoRedefine w:val="0"/>
    <w:hidden w:val="0"/>
    <w:qFormat w:val="1"/>
    <w:rPr>
      <w:w w:val="100"/>
      <w:position w:val="-1"/>
      <w:effect w:val="none"/>
      <w:vertAlign w:val="baseline"/>
      <w:cs w:val="0"/>
      <w:em w:val="none"/>
      <w:lang/>
    </w:rPr>
  </w:style>
  <w:style w:styleId="Tabelanormal" w:type="table">
    <w:name w:val="Tabela normal"/>
    <w:next w:val="Tabelanormal"/>
    <w:autoRedefine w:val="0"/>
    <w:hidden w:val="0"/>
    <w:qFormat w:val="1"/>
    <w:pPr>
      <w:suppressAutoHyphens w:val="1"/>
      <w:spacing w:line="1" w:lineRule="atLeast"/>
      <w:ind w:leftChars="-1" w:firstLineChars="-1" w:rightChars="0"/>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styleId="Semlista" w:type="numbering">
    <w:name w:val="Sem lista"/>
    <w:next w:val="Semlista"/>
    <w:autoRedefine w:val="0"/>
    <w:hidden w:val="0"/>
    <w:qFormat w:val="1"/>
    <w:pPr>
      <w:suppressAutoHyphens w:val="1"/>
      <w:spacing w:line="1" w:lineRule="atLeast"/>
      <w:ind w:leftChars="-1" w:firstLineChars="-1" w:rightChars="0"/>
      <w:textDirection w:val="btLr"/>
      <w:textAlignment w:val="top"/>
      <w:outlineLvl w:val="0"/>
    </w:pPr>
  </w:style>
  <w:style w:styleId="ParágrafodaLista" w:type="paragraph">
    <w:name w:val="Parágrafo da Lista"/>
    <w:basedOn w:val="Normal"/>
    <w:next w:val="ParágrafodaLista"/>
    <w:autoRedefine w:val="0"/>
    <w:hidden w:val="0"/>
    <w:qFormat w:val="0"/>
    <w:pPr>
      <w:suppressAutoHyphens w:val="1"/>
      <w:spacing w:line="360" w:lineRule="auto"/>
      <w:ind w:leftChars="-1" w:firstLineChars="-1" w:left="720" w:rightChars="0" w:firstLine="851"/>
      <w:contextualSpacing w:val="1"/>
      <w:jc w:val="both"/>
      <w:textDirection w:val="btLr"/>
      <w:textAlignment w:val="top"/>
      <w:outlineLvl w:val="0"/>
    </w:pPr>
    <w:rPr>
      <w:rFonts w:hAnsi="Arial" w:ascii="Arial"/>
      <w:w w:val="100"/>
      <w:position w:val="-1"/>
      <w:sz w:val="24"/>
      <w:szCs w:val="22"/>
      <w:effect w:val="none"/>
      <w:vertAlign w:val="baseline"/>
      <w:cs w:val="0"/>
      <w:em w:val="none"/>
      <w:lang w:bidi="ar-SA" w:val="pt-BR" w:eastAsia="en-US"/>
    </w:rPr>
  </w:style>
  <w:style w:styleId="Textodebalão" w:type="paragraph">
    <w:name w:val="Texto de balão"/>
    <w:basedOn w:val="Normal"/>
    <w:next w:val="Textodebalão"/>
    <w:autoRedefine w:val="0"/>
    <w:hidden w:val="0"/>
    <w:qFormat w:val="1"/>
    <w:pPr>
      <w:suppressAutoHyphens w:val="1"/>
      <w:spacing w:line="240" w:lineRule="auto"/>
      <w:ind w:leftChars="-1" w:firstLineChars="-1" w:rightChars="0" w:firstLine="851"/>
      <w:jc w:val="both"/>
      <w:textDirection w:val="btLr"/>
      <w:textAlignment w:val="top"/>
      <w:outlineLvl w:val="0"/>
    </w:pPr>
    <w:rPr>
      <w:rFonts w:hAnsi="Tahoma" w:cs="Tahoma" w:ascii="Tahoma"/>
      <w:w w:val="100"/>
      <w:position w:val="-1"/>
      <w:sz w:val="16"/>
      <w:szCs w:val="16"/>
      <w:effect w:val="none"/>
      <w:vertAlign w:val="baseline"/>
      <w:cs w:val="0"/>
      <w:em w:val="none"/>
      <w:lang w:bidi="ar-SA" w:val="pt-BR" w:eastAsia="en-US"/>
    </w:rPr>
  </w:style>
  <w:style w:styleId="TextodebalãoChar" w:type="character">
    <w:name w:val="Texto de balão Char"/>
    <w:next w:val="TextodebalãoChar"/>
    <w:autoRedefine w:val="0"/>
    <w:hidden w:val="0"/>
    <w:qFormat w:val="0"/>
    <w:rPr>
      <w:rFonts w:hAnsi="Tahoma" w:cs="Tahoma" w:ascii="Tahoma"/>
      <w:w w:val="100"/>
      <w:position w:val="-1"/>
      <w:sz w:val="16"/>
      <w:szCs w:val="16"/>
      <w:effect w:val="none"/>
      <w:vertAlign w:val="baseline"/>
      <w:cs w:val="0"/>
      <w:em w:val="none"/>
      <w:lang/>
    </w:rPr>
  </w:style>
  <w:style w:styleId="Cabeçalho" w:type="paragraph">
    <w:name w:val="Cabeçalho"/>
    <w:basedOn w:val="Normal"/>
    <w:next w:val="Cabeçalho"/>
    <w:autoRedefine w:val="0"/>
    <w:hidden w:val="0"/>
    <w:qFormat w:val="1"/>
    <w:pPr>
      <w:suppressAutoHyphens w:val="1"/>
      <w:spacing w:line="240" w:lineRule="auto"/>
      <w:ind w:leftChars="-1" w:firstLineChars="-1" w:rightChars="0" w:firstLine="851"/>
      <w:jc w:val="both"/>
      <w:textDirection w:val="btLr"/>
      <w:textAlignment w:val="top"/>
      <w:outlineLvl w:val="0"/>
    </w:pPr>
    <w:rPr>
      <w:rFonts w:hAnsi="Arial" w:ascii="Arial"/>
      <w:w w:val="100"/>
      <w:position w:val="-1"/>
      <w:sz w:val="24"/>
      <w:szCs w:val="22"/>
      <w:effect w:val="none"/>
      <w:vertAlign w:val="baseline"/>
      <w:cs w:val="0"/>
      <w:em w:val="none"/>
      <w:lang w:bidi="ar-SA" w:val="pt-BR" w:eastAsia="en-US"/>
    </w:rPr>
  </w:style>
  <w:style w:styleId="CabeçalhoChar" w:type="character">
    <w:name w:val="Cabeçalho Char"/>
    <w:basedOn w:val="Fonteparág.padrão"/>
    <w:next w:val="CabeçalhoChar"/>
    <w:autoRedefine w:val="0"/>
    <w:hidden w:val="0"/>
    <w:qFormat w:val="0"/>
    <w:rPr>
      <w:w w:val="100"/>
      <w:position w:val="-1"/>
      <w:effect w:val="none"/>
      <w:vertAlign w:val="baseline"/>
      <w:cs w:val="0"/>
      <w:em w:val="none"/>
      <w:lang/>
    </w:rPr>
  </w:style>
  <w:style w:styleId="Rodapé" w:type="paragraph">
    <w:name w:val="Rodapé"/>
    <w:basedOn w:val="Normal"/>
    <w:next w:val="Rodapé"/>
    <w:autoRedefine w:val="0"/>
    <w:hidden w:val="0"/>
    <w:qFormat w:val="1"/>
    <w:pPr>
      <w:suppressAutoHyphens w:val="1"/>
      <w:spacing w:line="240" w:lineRule="auto"/>
      <w:ind w:leftChars="-1" w:firstLineChars="-1" w:rightChars="0" w:firstLine="851"/>
      <w:jc w:val="both"/>
      <w:textDirection w:val="btLr"/>
      <w:textAlignment w:val="top"/>
      <w:outlineLvl w:val="0"/>
    </w:pPr>
    <w:rPr>
      <w:rFonts w:hAnsi="Arial" w:ascii="Arial"/>
      <w:w w:val="100"/>
      <w:position w:val="-1"/>
      <w:sz w:val="24"/>
      <w:szCs w:val="22"/>
      <w:effect w:val="none"/>
      <w:vertAlign w:val="baseline"/>
      <w:cs w:val="0"/>
      <w:em w:val="none"/>
      <w:lang w:bidi="ar-SA" w:val="pt-BR" w:eastAsia="en-US"/>
    </w:rPr>
  </w:style>
  <w:style w:styleId="RodapéChar" w:type="character">
    <w:name w:val="Rodapé Char"/>
    <w:basedOn w:val="Fonteparág.padrão"/>
    <w:next w:val="RodapéChar"/>
    <w:autoRedefine w:val="0"/>
    <w:hidden w:val="0"/>
    <w:qFormat w:val="0"/>
    <w:rPr>
      <w:w w:val="100"/>
      <w:position w:val="-1"/>
      <w:effect w:val="none"/>
      <w:vertAlign w:val="baseline"/>
      <w:cs w:val="0"/>
      <w:em w:val="none"/>
      <w:lang/>
    </w:rPr>
  </w:style>
  <w:style w:styleId="Tabelacomgrade" w:type="table">
    <w:name w:val="Tabela com grade"/>
    <w:basedOn w:val="Tabelanormal"/>
    <w:next w:val="Tabelacomgrade"/>
    <w:autoRedefine w:val="0"/>
    <w:hidden w:val="0"/>
    <w:qFormat w:val="0"/>
    <w:pPr>
      <w:suppressAutoHyphens w:val="1"/>
      <w:spacing w:line="240" w:after="0" w:lineRule="auto"/>
      <w:ind w:leftChars="-1" w:firstLineChars="-1" w:rightChars="0"/>
      <w:textDirection w:val="btLr"/>
      <w:textAlignment w:val="top"/>
      <w:outlineLvl w:val="0"/>
    </w:pPr>
    <w:rPr>
      <w:w w:val="100"/>
      <w:position w:val="-1"/>
      <w:effect w:val="none"/>
      <w:vertAlign w:val="baseline"/>
      <w:cs w:val="0"/>
      <w:em w:val="none"/>
      <w:lang/>
    </w:rPr>
    <w:tblPr>
      <w:tblStyle w:val="Tabelacomgrade"/>
      <w:jc w:val="left"/>
      <w:tblBorders>
        <w:top w:val="single" w:sz="4" w:color="auto" w:space="0"/>
        <w:left w:val="single" w:sz="4" w:color="auto" w:space="0"/>
        <w:bottom w:val="single" w:sz="4" w:color="auto" w:space="0"/>
        <w:right w:val="single" w:sz="4" w:color="auto" w:space="0"/>
        <w:insideH w:val="single" w:sz="4" w:color="auto" w:space="0"/>
        <w:insideV w:val="single" w:sz="4" w:color="auto" w:space="0"/>
      </w:tblBorders>
    </w:tblPr>
  </w:style>
  <w:style w:styleId="Estilo1" w:type="paragraph">
    <w:name w:val="Estilo1"/>
    <w:basedOn w:val="Normal"/>
    <w:next w:val="Estilo1"/>
    <w:autoRedefine w:val="0"/>
    <w:hidden w:val="0"/>
    <w:qFormat w:val="0"/>
    <w:pPr>
      <w:keepNext w:val="1"/>
      <w:suppressAutoHyphens w:val="1"/>
      <w:spacing w:line="360" w:before="480" w:after="480" w:lineRule="auto"/>
      <w:ind w:leftChars="-1" w:firstLineChars="-1" w:rightChars="0" w:firstLine="0"/>
      <w:jc w:val="both"/>
      <w:textDirection w:val="btLr"/>
      <w:textAlignment w:val="top"/>
      <w:outlineLvl w:val="0"/>
    </w:pPr>
    <w:rPr>
      <w:rFonts w:hAnsi="Arial" w:cs="Arial" w:ascii="Arial"/>
      <w:b w:val="1"/>
      <w:caps w:val="1"/>
      <w:w w:val="100"/>
      <w:position w:val="-1"/>
      <w:sz w:val="24"/>
      <w:szCs w:val="24"/>
      <w:effect w:val="none"/>
      <w:vertAlign w:val="baseline"/>
      <w:cs w:val="0"/>
      <w:em w:val="none"/>
      <w:lang w:bidi="ar-SA" w:val="pt-BR" w:eastAsia="en-US"/>
    </w:rPr>
  </w:style>
  <w:style w:styleId="Estilo2" w:type="paragraph">
    <w:name w:val="Estilo2"/>
    <w:basedOn w:val="ParágrafodaLista"/>
    <w:next w:val="Estilo2"/>
    <w:autoRedefine w:val="0"/>
    <w:hidden w:val="0"/>
    <w:qFormat w:val="0"/>
    <w:pPr>
      <w:keepNext w:val="1"/>
      <w:suppressAutoHyphens w:val="1"/>
      <w:spacing w:line="360" w:before="240" w:after="240" w:lineRule="auto"/>
      <w:ind w:leftChars="-1" w:firstLineChars="-1" w:left="0" w:rightChars="0" w:firstLine="0"/>
      <w:jc w:val="both"/>
      <w:textDirection w:val="btLr"/>
      <w:textAlignment w:val="top"/>
      <w:outlineLvl w:val="0"/>
    </w:pPr>
    <w:rPr>
      <w:rFonts w:hAnsi="Arial" w:cs="Arial" w:ascii="Arial"/>
      <w:b w:val="1"/>
      <w:caps w:val="1"/>
      <w:w w:val="100"/>
      <w:position w:val="-1"/>
      <w:sz w:val="24"/>
      <w:szCs w:val="24"/>
      <w:effect w:val="none"/>
      <w:vertAlign w:val="baseline"/>
      <w:cs w:val="0"/>
      <w:em w:val="none"/>
      <w:lang w:bidi="ar-SA" w:val="pt-BR" w:eastAsia="en-US"/>
    </w:rPr>
  </w:style>
  <w:style w:styleId="Estilo1Char" w:type="character">
    <w:name w:val="Estilo1 Char"/>
    <w:next w:val="Estilo1Char"/>
    <w:autoRedefine w:val="0"/>
    <w:hidden w:val="0"/>
    <w:qFormat w:val="0"/>
    <w:rPr>
      <w:rFonts w:hAnsi="Arial" w:cs="Arial" w:ascii="Arial"/>
      <w:b w:val="1"/>
      <w:caps w:val="1"/>
      <w:w w:val="100"/>
      <w:position w:val="-1"/>
      <w:sz w:val="24"/>
      <w:szCs w:val="24"/>
      <w:effect w:val="none"/>
      <w:vertAlign w:val="baseline"/>
      <w:cs w:val="0"/>
      <w:em w:val="none"/>
      <w:lang/>
    </w:rPr>
  </w:style>
  <w:style w:styleId="Estilo4" w:type="paragraph">
    <w:name w:val="Estilo 4"/>
    <w:basedOn w:val="ParágrafodaLista"/>
    <w:next w:val="Estilo4"/>
    <w:autoRedefine w:val="0"/>
    <w:hidden w:val="0"/>
    <w:qFormat w:val="0"/>
    <w:pPr>
      <w:suppressAutoHyphens w:val="1"/>
      <w:spacing w:line="360" w:lineRule="auto"/>
      <w:ind w:leftChars="-1" w:firstLineChars="-1" w:left="0" w:rightChars="0" w:firstLine="0"/>
      <w:jc w:val="center"/>
      <w:textDirection w:val="btLr"/>
      <w:textAlignment w:val="top"/>
      <w:outlineLvl w:val="0"/>
    </w:pPr>
    <w:rPr>
      <w:rFonts w:hAnsi="Arial" w:cs="Arial" w:ascii="Arial"/>
      <w:b w:val="1"/>
      <w:w w:val="100"/>
      <w:position w:val="-1"/>
      <w:sz w:val="24"/>
      <w:szCs w:val="24"/>
      <w:effect w:val="none"/>
      <w:vertAlign w:val="baseline"/>
      <w:cs w:val="0"/>
      <w:em w:val="none"/>
      <w:lang w:bidi="ar-SA" w:val="pt-BR" w:eastAsia="en-US"/>
    </w:rPr>
  </w:style>
  <w:style w:styleId="ParágrafodaListaChar" w:type="character">
    <w:name w:val="Parágrafo da Lista Char"/>
    <w:basedOn w:val="Fonteparág.padrão"/>
    <w:next w:val="ParágrafodaListaChar"/>
    <w:autoRedefine w:val="0"/>
    <w:hidden w:val="0"/>
    <w:qFormat w:val="0"/>
    <w:rPr>
      <w:w w:val="100"/>
      <w:position w:val="-1"/>
      <w:effect w:val="none"/>
      <w:vertAlign w:val="baseline"/>
      <w:cs w:val="0"/>
      <w:em w:val="none"/>
      <w:lang/>
    </w:rPr>
  </w:style>
  <w:style w:styleId="Estilo2Char" w:type="character">
    <w:name w:val="Estilo2 Char"/>
    <w:next w:val="Estilo2Char"/>
    <w:autoRedefine w:val="0"/>
    <w:hidden w:val="0"/>
    <w:qFormat w:val="0"/>
    <w:rPr>
      <w:rFonts w:hAnsi="Arial" w:cs="Arial" w:ascii="Arial"/>
      <w:b w:val="1"/>
      <w:caps w:val="1"/>
      <w:w w:val="100"/>
      <w:position w:val="-1"/>
      <w:sz w:val="24"/>
      <w:szCs w:val="24"/>
      <w:effect w:val="none"/>
      <w:vertAlign w:val="baseline"/>
      <w:cs w:val="0"/>
      <w:em w:val="none"/>
      <w:lang/>
    </w:rPr>
  </w:style>
  <w:style w:styleId="Estilo4Char" w:type="character">
    <w:name w:val="Estilo 4 Char"/>
    <w:next w:val="Estilo4Char"/>
    <w:autoRedefine w:val="0"/>
    <w:hidden w:val="0"/>
    <w:qFormat w:val="0"/>
    <w:rPr>
      <w:rFonts w:hAnsi="Arial" w:cs="Arial" w:ascii="Arial"/>
      <w:b w:val="1"/>
      <w:w w:val="100"/>
      <w:position w:val="-1"/>
      <w:sz w:val="24"/>
      <w:szCs w:val="24"/>
      <w:effect w:val="none"/>
      <w:vertAlign w:val="baseline"/>
      <w:cs w:val="0"/>
      <w:em w:val="none"/>
      <w:lang/>
    </w:rPr>
  </w:style>
  <w:style w:styleId="Sumário2" w:type="paragraph">
    <w:name w:val="Sumário 2"/>
    <w:basedOn w:val="Normal"/>
    <w:next w:val="Normal"/>
    <w:autoRedefine w:val="0"/>
    <w:hidden w:val="0"/>
    <w:qFormat w:val="1"/>
    <w:pPr>
      <w:suppressAutoHyphens w:val="1"/>
      <w:spacing w:line="360" w:after="100" w:lineRule="auto"/>
      <w:ind w:leftChars="-1" w:firstLineChars="-1" w:rightChars="0" w:firstLine="284"/>
      <w:jc w:val="both"/>
      <w:textDirection w:val="btLr"/>
      <w:textAlignment w:val="top"/>
      <w:outlineLvl w:val="0"/>
    </w:pPr>
    <w:rPr>
      <w:rFonts w:hAnsi="Arial" w:ascii="Arial"/>
      <w:w w:val="100"/>
      <w:position w:val="-1"/>
      <w:sz w:val="24"/>
      <w:szCs w:val="22"/>
      <w:effect w:val="none"/>
      <w:vertAlign w:val="baseline"/>
      <w:cs w:val="0"/>
      <w:em w:val="none"/>
      <w:lang w:bidi="ar-SA" w:val="pt-BR" w:eastAsia="en-US"/>
    </w:rPr>
  </w:style>
  <w:style w:styleId="Sumário1" w:type="paragraph">
    <w:name w:val="Sumário 1"/>
    <w:basedOn w:val="Normal"/>
    <w:next w:val="Normal"/>
    <w:autoRedefine w:val="0"/>
    <w:hidden w:val="0"/>
    <w:qFormat w:val="1"/>
    <w:pPr>
      <w:tabs>
        <w:tab w:leader="none" w:val="left" w:pos="284"/>
        <w:tab w:leader="none" w:val="left" w:pos="880"/>
        <w:tab w:leader="dot" w:val="right" w:pos="8777"/>
        <w:tab w:leader="dot" w:val="right" w:pos="9728"/>
      </w:tabs>
      <w:suppressAutoHyphens w:val="1"/>
      <w:spacing w:line="360" w:after="100" w:lineRule="auto"/>
      <w:ind w:leftChars="-1" w:firstLineChars="-1" w:rightChars="0" w:firstLine="0"/>
      <w:jc w:val="both"/>
      <w:textDirection w:val="btLr"/>
      <w:textAlignment w:val="top"/>
      <w:outlineLvl w:val="0"/>
    </w:pPr>
    <w:rPr>
      <w:rFonts w:hAnsi="Arial" w:ascii="Arial"/>
      <w:b w:val="1"/>
      <w:caps w:val="1"/>
      <w:noProof w:val="1"/>
      <w:w w:val="100"/>
      <w:position w:val="-1"/>
      <w:sz w:val="24"/>
      <w:szCs w:val="22"/>
      <w:effect w:val="none"/>
      <w:vertAlign w:val="baseline"/>
      <w:cs w:val="0"/>
      <w:em w:val="none"/>
      <w:lang w:bidi="ar-SA" w:val="und" w:eastAsia="und"/>
    </w:rPr>
  </w:style>
  <w:style w:styleId="Hyperlink" w:type="character">
    <w:name w:val="Hyperlink"/>
    <w:next w:val="Hyperlink"/>
    <w:autoRedefine w:val="0"/>
    <w:hidden w:val="0"/>
    <w:qFormat w:val="1"/>
    <w:rPr>
      <w:color w:val="0000ff"/>
      <w:w w:val="100"/>
      <w:position w:val="-1"/>
      <w:u w:val="single"/>
      <w:effect w:val="none"/>
      <w:vertAlign w:val="baseline"/>
      <w:cs w:val="0"/>
      <w:em w:val="none"/>
      <w:lang/>
    </w:rPr>
  </w:style>
  <w:style w:styleId="TítulodoLivro" w:type="character">
    <w:name w:val="Título do Livro"/>
    <w:next w:val="TítulodoLivro"/>
    <w:autoRedefine w:val="0"/>
    <w:hidden w:val="0"/>
    <w:qFormat w:val="0"/>
    <w:rPr>
      <w:b w:val="1"/>
      <w:bCs w:val="1"/>
      <w:smallCaps w:val="1"/>
      <w:spacing w:val="5"/>
      <w:w w:val="100"/>
      <w:position w:val="-1"/>
      <w:effect w:val="none"/>
      <w:vertAlign w:val="baseline"/>
      <w:cs w:val="0"/>
      <w:em w:val="none"/>
      <w:lang/>
    </w:rPr>
  </w:style>
  <w:style w:styleId="Pré-formataçãoHTML" w:type="paragraph">
    <w:name w:val="Pré-formatação HTML"/>
    <w:basedOn w:val="Normal"/>
    <w:next w:val="Pré-formataçãoHTML"/>
    <w:autoRedefine w:val="0"/>
    <w:hidden w:val="0"/>
    <w:qFormat w:val="1"/>
    <w:pPr>
      <w:suppressAutoHyphens w:val="1"/>
      <w:spacing w:line="240" w:lineRule="auto"/>
      <w:ind w:leftChars="-1" w:firstLineChars="-1" w:rightChars="0" w:firstLine="709"/>
      <w:jc w:val="both"/>
      <w:textDirection w:val="btLr"/>
      <w:textAlignment w:val="top"/>
      <w:outlineLvl w:val="0"/>
    </w:pPr>
    <w:rPr>
      <w:rFonts w:hAnsi="Consolas" w:cs="Consolas" w:ascii="Consolas"/>
      <w:w w:val="100"/>
      <w:position w:val="-1"/>
      <w:sz w:val="20"/>
      <w:szCs w:val="20"/>
      <w:effect w:val="none"/>
      <w:vertAlign w:val="baseline"/>
      <w:cs w:val="0"/>
      <w:em w:val="none"/>
      <w:lang w:bidi="ar-SA" w:val="pt-BR" w:eastAsia="en-US"/>
    </w:rPr>
  </w:style>
  <w:style w:styleId="Pré-formataçãoHTMLChar" w:type="character">
    <w:name w:val="Pré-formatação HTML Char"/>
    <w:next w:val="Pré-formataçãoHTMLChar"/>
    <w:autoRedefine w:val="0"/>
    <w:hidden w:val="0"/>
    <w:qFormat w:val="0"/>
    <w:rPr>
      <w:rFonts w:hAnsi="Consolas" w:cs="Consolas" w:ascii="Consolas"/>
      <w:w w:val="100"/>
      <w:position w:val="-1"/>
      <w:sz w:val="20"/>
      <w:szCs w:val="20"/>
      <w:effect w:val="none"/>
      <w:vertAlign w:val="baseline"/>
      <w:cs w:val="0"/>
      <w:em w:val="none"/>
      <w:lang/>
    </w:rPr>
  </w:style>
  <w:style w:styleId="Título1Char" w:type="character">
    <w:name w:val="Título 1 Char"/>
    <w:next w:val="Título1Char"/>
    <w:autoRedefine w:val="0"/>
    <w:hidden w:val="0"/>
    <w:qFormat w:val="0"/>
    <w:rPr>
      <w:rFonts w:hAnsi="Cambria" w:cs="Times New Roman" w:eastAsia="Times New Roman" w:ascii="Cambria"/>
      <w:b w:val="1"/>
      <w:bCs w:val="1"/>
      <w:color w:val="365f91"/>
      <w:w w:val="100"/>
      <w:position w:val="-1"/>
      <w:sz w:val="28"/>
      <w:szCs w:val="28"/>
      <w:effect w:val="none"/>
      <w:vertAlign w:val="baseline"/>
      <w:cs w:val="0"/>
      <w:em w:val="none"/>
      <w:lang/>
    </w:rPr>
  </w:style>
  <w:style w:styleId="CabeçalhodoSumário" w:type="paragraph">
    <w:name w:val="Cabeçalho do Sumário"/>
    <w:basedOn w:val="Título1"/>
    <w:next w:val="Normal"/>
    <w:autoRedefine w:val="0"/>
    <w:hidden w:val="0"/>
    <w:qFormat w:val="1"/>
    <w:pPr>
      <w:keepNext w:val="1"/>
      <w:keepLines w:val="1"/>
      <w:suppressAutoHyphens w:val="1"/>
      <w:spacing w:line="360" w:before="0" w:after="120" w:lineRule="auto"/>
      <w:ind w:leftChars="-1" w:firstLineChars="-1" w:rightChars="0" w:firstLine="0"/>
      <w:jc w:val="center"/>
      <w:textDirection w:val="btLr"/>
      <w:textAlignment w:val="top"/>
      <w:outlineLvl w:val="9"/>
    </w:pPr>
    <w:rPr>
      <w:rFonts w:hAnsi="Arial" w:cs="Times New Roman" w:eastAsia="Times New Roman" w:ascii="Arial"/>
      <w:b w:val="1"/>
      <w:bCs w:val="1"/>
      <w:caps w:val="1"/>
      <w:color w:val="auto"/>
      <w:w w:val="100"/>
      <w:position w:val="-1"/>
      <w:sz w:val="24"/>
      <w:szCs w:val="28"/>
      <w:effect w:val="none"/>
      <w:vertAlign w:val="baseline"/>
      <w:cs w:val="0"/>
      <w:em w:val="none"/>
      <w:lang w:bidi="ar-SA" w:val="pt-BR" w:eastAsia="pt-BR"/>
    </w:rPr>
  </w:style>
  <w:style w:styleId="Sumário3" w:type="paragraph">
    <w:name w:val="Sumário 3"/>
    <w:basedOn w:val="Normal"/>
    <w:next w:val="Normal"/>
    <w:autoRedefine w:val="0"/>
    <w:hidden w:val="0"/>
    <w:qFormat w:val="1"/>
    <w:pPr>
      <w:suppressAutoHyphens w:val="1"/>
      <w:spacing w:line="360" w:after="100" w:lineRule="auto"/>
      <w:ind w:leftChars="-1" w:firstLineChars="-1" w:left="851" w:rightChars="0" w:firstLine="0"/>
      <w:jc w:val="both"/>
      <w:textDirection w:val="btLr"/>
      <w:textAlignment w:val="top"/>
      <w:outlineLvl w:val="0"/>
    </w:pPr>
    <w:rPr>
      <w:rFonts w:hAnsi="Arial" w:ascii="Arial"/>
      <w:w w:val="100"/>
      <w:position w:val="-1"/>
      <w:sz w:val="24"/>
      <w:szCs w:val="22"/>
      <w:effect w:val="none"/>
      <w:vertAlign w:val="baseline"/>
      <w:cs w:val="0"/>
      <w:em w:val="none"/>
      <w:lang w:bidi="ar-SA" w:val="pt-BR" w:eastAsia="en-US"/>
    </w:rPr>
  </w:style>
  <w:style w:styleId="Estilo3" w:type="paragraph">
    <w:name w:val="Estilo3"/>
    <w:basedOn w:val="Estilo4"/>
    <w:next w:val="Estilo3"/>
    <w:autoRedefine w:val="0"/>
    <w:hidden w:val="0"/>
    <w:qFormat w:val="0"/>
    <w:pPr>
      <w:keepNext w:val="1"/>
      <w:suppressAutoHyphens w:val="1"/>
      <w:spacing w:line="360" w:before="360" w:after="240" w:lineRule="auto"/>
      <w:ind w:leftChars="-1" w:firstLineChars="-1" w:left="0" w:rightChars="0" w:firstLine="0"/>
      <w:jc w:val="both"/>
      <w:textDirection w:val="btLr"/>
      <w:textAlignment w:val="top"/>
      <w:outlineLvl w:val="0"/>
    </w:pPr>
    <w:rPr>
      <w:rFonts w:hAnsi="Arial" w:cs="Arial" w:ascii="Arial"/>
      <w:b w:val="1"/>
      <w:i w:val="1"/>
      <w:w w:val="100"/>
      <w:position w:val="-1"/>
      <w:sz w:val="24"/>
      <w:szCs w:val="24"/>
      <w:effect w:val="none"/>
      <w:vertAlign w:val="baseline"/>
      <w:cs w:val="0"/>
      <w:em w:val="none"/>
      <w:lang w:bidi="ar-SA" w:val="pt-BR" w:eastAsia="en-US"/>
    </w:rPr>
  </w:style>
  <w:style w:styleId="Estilo3Char" w:type="character">
    <w:name w:val="Estilo3 Char"/>
    <w:next w:val="Estilo3Char"/>
    <w:autoRedefine w:val="0"/>
    <w:hidden w:val="0"/>
    <w:qFormat w:val="0"/>
    <w:rPr>
      <w:rFonts w:hAnsi="Arial" w:cs="Arial" w:ascii="Arial"/>
      <w:b w:val="1"/>
      <w:i w:val="1"/>
      <w:w w:val="100"/>
      <w:position w:val="-1"/>
      <w:sz w:val="24"/>
      <w:szCs w:val="24"/>
      <w:effect w:val="none"/>
      <w:vertAlign w:val="baseline"/>
      <w:cs w:val="0"/>
      <w:em w:val="none"/>
      <w:lang/>
    </w:rPr>
  </w:style>
  <w:style w:styleId="Forte" w:type="character">
    <w:name w:val="Forte"/>
    <w:next w:val="Forte"/>
    <w:autoRedefine w:val="0"/>
    <w:hidden w:val="0"/>
    <w:qFormat w:val="0"/>
    <w:rPr>
      <w:b w:val="1"/>
      <w:bCs w:val="1"/>
      <w:w w:val="100"/>
      <w:position w:val="-1"/>
      <w:effect w:val="none"/>
      <w:vertAlign w:val="baseline"/>
      <w:cs w:val="0"/>
      <w:em w:val="none"/>
      <w:lang/>
    </w:rPr>
  </w:style>
  <w:style w:styleId="apple-converted-space" w:type="character">
    <w:name w:val="apple-converted-space"/>
    <w:basedOn w:val="Fonteparág.padrão"/>
    <w:next w:val="apple-converted-space"/>
    <w:autoRedefine w:val="0"/>
    <w:hidden w:val="0"/>
    <w:qFormat w:val="0"/>
    <w:rPr>
      <w:w w:val="100"/>
      <w:position w:val="-1"/>
      <w:effect w:val="none"/>
      <w:vertAlign w:val="baseline"/>
      <w:cs w:val="0"/>
      <w:em w:val="none"/>
      <w:lang/>
    </w:rPr>
  </w:style>
  <w:style w:styleId="Citação" w:type="paragraph">
    <w:name w:val="Citação"/>
    <w:basedOn w:val="Normal"/>
    <w:next w:val="Normal"/>
    <w:autoRedefine w:val="0"/>
    <w:hidden w:val="0"/>
    <w:qFormat w:val="0"/>
    <w:pPr>
      <w:suppressAutoHyphens w:val="1"/>
      <w:spacing w:line="360" w:lineRule="auto"/>
      <w:ind w:leftChars="-1" w:firstLineChars="-1" w:rightChars="0" w:firstLine="851"/>
      <w:jc w:val="both"/>
      <w:textDirection w:val="btLr"/>
      <w:textAlignment w:val="top"/>
      <w:outlineLvl w:val="0"/>
    </w:pPr>
    <w:rPr>
      <w:rFonts w:hAnsi="Arial" w:ascii="Arial"/>
      <w:i w:val="1"/>
      <w:iCs w:val="1"/>
      <w:color w:val="000000"/>
      <w:w w:val="100"/>
      <w:position w:val="-1"/>
      <w:sz w:val="24"/>
      <w:szCs w:val="22"/>
      <w:effect w:val="none"/>
      <w:vertAlign w:val="baseline"/>
      <w:cs w:val="0"/>
      <w:em w:val="none"/>
      <w:lang w:bidi="ar-SA" w:val="pt-BR" w:eastAsia="en-US"/>
    </w:rPr>
  </w:style>
  <w:style w:styleId="CitaçãoChar" w:type="character">
    <w:name w:val="Citação Char"/>
    <w:next w:val="CitaçãoChar"/>
    <w:autoRedefine w:val="0"/>
    <w:hidden w:val="0"/>
    <w:qFormat w:val="0"/>
    <w:rPr>
      <w:rFonts w:hAnsi="Arial" w:ascii="Arial"/>
      <w:i w:val="1"/>
      <w:iCs w:val="1"/>
      <w:color w:val="000000"/>
      <w:w w:val="100"/>
      <w:position w:val="-1"/>
      <w:sz w:val="24"/>
      <w:effect w:val="none"/>
      <w:vertAlign w:val="baseline"/>
      <w:cs w:val="0"/>
      <w:em w:val="none"/>
      <w:lang/>
    </w:rPr>
  </w:style>
  <w:style w:styleId="Título2Char" w:type="character">
    <w:name w:val="Título 2 Char"/>
    <w:next w:val="Título2Char"/>
    <w:autoRedefine w:val="0"/>
    <w:hidden w:val="0"/>
    <w:qFormat w:val="0"/>
    <w:rPr>
      <w:rFonts w:hAnsi="Cambria" w:cs="Times New Roman" w:eastAsia="Times New Roman" w:ascii="Cambria"/>
      <w:b w:val="1"/>
      <w:bCs w:val="1"/>
      <w:color w:val="4f81bd"/>
      <w:w w:val="100"/>
      <w:position w:val="-1"/>
      <w:sz w:val="26"/>
      <w:szCs w:val="26"/>
      <w:effect w:val="none"/>
      <w:vertAlign w:val="baseline"/>
      <w:cs w:val="0"/>
      <w:em w:val="none"/>
      <w:lang/>
    </w:rPr>
  </w:style>
  <w:style w:styleId="SemEspaçamento" w:type="paragraph">
    <w:name w:val="Sem Espaçamento"/>
    <w:next w:val="SemEspaçamento"/>
    <w:autoRedefine w:val="0"/>
    <w:hidden w:val="0"/>
    <w:qFormat w:val="0"/>
    <w:pPr>
      <w:widowControl w:val="0"/>
      <w:suppressAutoHyphens w:val="0"/>
      <w:spacing w:line="1" w:before="60" w:after="60" w:lineRule="atLeast"/>
      <w:ind w:leftChars="-1" w:firstLineChars="-1" w:rightChars="0"/>
      <w:textDirection w:val="btLr"/>
      <w:textAlignment w:val="top"/>
      <w:outlineLvl w:val="0"/>
    </w:pPr>
    <w:rPr>
      <w:rFonts w:hAnsi="Arial" w:eastAsia="Andale Sans UI" w:ascii="Arial"/>
      <w:w w:val="100"/>
      <w:position w:val="-1"/>
      <w:effect w:val="none"/>
      <w:vertAlign w:val="baseline"/>
      <w:cs w:val="0"/>
      <w:em w:val="none"/>
      <w:lang w:bidi="ar-SA" w:val="pt-BR" w:eastAsia="pt-BR"/>
    </w:rPr>
  </w:style>
  <w:style w:styleId="Normal(Web)" w:type="paragraph">
    <w:name w:val="Normal (Web)"/>
    <w:basedOn w:val="Normal"/>
    <w:next w:val="Normal(Web)"/>
    <w:autoRedefine w:val="0"/>
    <w:hidden w:val="0"/>
    <w:qFormat w:val="1"/>
    <w:pPr>
      <w:suppressAutoHyphens w:val="1"/>
      <w:spacing w:line="240" w:before="100" w:beforeAutospacing="1" w:after="100" w:lineRule="auto" w:afterAutospacing="1"/>
      <w:ind w:leftChars="-1" w:firstLineChars="-1" w:rightChars="0" w:firstLine="0"/>
      <w:jc w:val="left"/>
      <w:textDirection w:val="btLr"/>
      <w:textAlignment w:val="top"/>
      <w:outlineLvl w:val="0"/>
    </w:pPr>
    <w:rPr>
      <w:rFonts w:hAnsi="Times New Roman" w:cs="Times New Roman" w:eastAsia="Times New Roman" w:ascii="Times New Roman"/>
      <w:color w:val="000000"/>
      <w:w w:val="100"/>
      <w:position w:val="-1"/>
      <w:sz w:val="24"/>
      <w:szCs w:val="24"/>
      <w:effect w:val="none"/>
      <w:vertAlign w:val="baseline"/>
      <w:cs w:val="0"/>
      <w:em w:val="none"/>
      <w:lang w:bidi="ar-SA" w:val="pt-BR" w:eastAsia="pt-BR"/>
    </w:rPr>
  </w:style>
  <w:style w:styleId="Titulotabela" w:type="paragraph">
    <w:name w:val="Titulo tabela"/>
    <w:basedOn w:val="Normal"/>
    <w:next w:val="Titulotabela"/>
    <w:autoRedefine w:val="0"/>
    <w:hidden w:val="0"/>
    <w:qFormat w:val="0"/>
    <w:pPr>
      <w:keepNext w:val="1"/>
      <w:suppressAutoHyphens w:val="1"/>
      <w:spacing w:line="240" w:before="360" w:after="120" w:lineRule="auto"/>
      <w:ind w:leftChars="-1" w:firstLineChars="-1" w:rightChars="0" w:firstLine="0"/>
      <w:jc w:val="both"/>
      <w:textDirection w:val="btLr"/>
      <w:textAlignment w:val="top"/>
      <w:outlineLvl w:val="0"/>
    </w:pPr>
    <w:rPr>
      <w:rFonts w:hAnsi="Arial" w:ascii="Arial"/>
      <w:b w:val="1"/>
      <w:w w:val="100"/>
      <w:position w:val="-1"/>
      <w:sz w:val="24"/>
      <w:szCs w:val="22"/>
      <w:effect w:val="none"/>
      <w:vertAlign w:val="baseline"/>
      <w:cs w:val="0"/>
      <w:em w:val="none"/>
      <w:lang w:bidi="ar-SA" w:val="pt-BR" w:eastAsia="en-US"/>
    </w:rPr>
  </w:style>
  <w:style w:styleId="RodapédeFigura" w:type="paragraph">
    <w:name w:val="Rodapé de Figura"/>
    <w:basedOn w:val="Titulotabela"/>
    <w:next w:val="RodapédeFigura"/>
    <w:autoRedefine w:val="0"/>
    <w:hidden w:val="0"/>
    <w:qFormat w:val="0"/>
    <w:pPr>
      <w:keepNext w:val="0"/>
      <w:suppressAutoHyphens w:val="1"/>
      <w:spacing w:line="240" w:before="0" w:after="480" w:lineRule="auto"/>
      <w:ind w:leftChars="-1" w:firstLineChars="-1" w:rightChars="0" w:firstLine="0"/>
      <w:jc w:val="both"/>
      <w:textDirection w:val="btLr"/>
      <w:textAlignment w:val="top"/>
      <w:outlineLvl w:val="0"/>
    </w:pPr>
    <w:rPr>
      <w:rFonts w:hAnsi="Arial" w:ascii="Arial"/>
      <w:b w:val="0"/>
      <w:w w:val="100"/>
      <w:position w:val="-1"/>
      <w:sz w:val="22"/>
      <w:szCs w:val="22"/>
      <w:effect w:val="none"/>
      <w:vertAlign w:val="baseline"/>
      <w:cs w:val="0"/>
      <w:em w:val="none"/>
      <w:lang w:bidi="ar-SA" w:val="pt-BR" w:eastAsia="en-US"/>
    </w:rPr>
  </w:style>
  <w:style w:styleId="FATEC_nomeautor" w:type="paragraph">
    <w:name w:val="FATEC_nome autor"/>
    <w:next w:val="FATEC_nomeautor"/>
    <w:autoRedefine w:val="0"/>
    <w:hidden w:val="0"/>
    <w:qFormat w:val="0"/>
    <w:pPr>
      <w:suppressAutoHyphens w:val="1"/>
      <w:spacing w:line="1" w:lineRule="atLeast"/>
      <w:ind w:leftChars="-1" w:firstLineChars="-1" w:rightChars="0"/>
      <w:jc w:val="center"/>
      <w:textDirection w:val="btLr"/>
      <w:textAlignment w:val="top"/>
      <w:outlineLvl w:val="0"/>
    </w:pPr>
    <w:rPr>
      <w:rFonts w:hAnsi="Arial" w:cs="Calibri" w:ascii="Arial"/>
      <w:b w:val="1"/>
      <w:caps w:val="1"/>
      <w:color w:val="000000"/>
      <w:w w:val="100"/>
      <w:kern w:val="3"/>
      <w:position w:val="-1"/>
      <w:sz w:val="24"/>
      <w:szCs w:val="72"/>
      <w:effect w:val="none"/>
      <w:vertAlign w:val="baseline"/>
      <w:cs w:val="0"/>
      <w:em w:val="none"/>
      <w:lang w:bidi="hi-IN" w:val="pt-BR" w:eastAsia="pt-BR"/>
    </w:rPr>
  </w:style>
  <w:style w:styleId="FATEC_Cidade_Ano" w:type="paragraph">
    <w:name w:val="FATEC_Cidade_Ano"/>
    <w:next w:val="FATEC_Cidade_Ano"/>
    <w:autoRedefine w:val="0"/>
    <w:hidden w:val="0"/>
    <w:qFormat w:val="0"/>
    <w:pPr>
      <w:suppressAutoHyphens w:val="1"/>
      <w:spacing w:line="1" w:lineRule="atLeast"/>
      <w:ind w:leftChars="-1" w:firstLineChars="-1" w:rightChars="0"/>
      <w:jc w:val="center"/>
      <w:textDirection w:val="btLr"/>
      <w:textAlignment w:val="top"/>
      <w:outlineLvl w:val="0"/>
    </w:pPr>
    <w:rPr>
      <w:rFonts w:hAnsi="Arial" w:cs="Lohit Hindi" w:eastAsia="WenQuanYi Micro Hei" w:ascii="Arial"/>
      <w:b w:val="1"/>
      <w:caps w:val="1"/>
      <w:w w:val="100"/>
      <w:kern w:val="3"/>
      <w:position w:val="-1"/>
      <w:sz w:val="24"/>
      <w:szCs w:val="24"/>
      <w:effect w:val="none"/>
      <w:vertAlign w:val="baseline"/>
      <w:cs w:val="0"/>
      <w:em w:val="none"/>
      <w:lang w:bidi="hi-IN" w:val="pt-BR" w:eastAsia="zh-CN"/>
    </w:rPr>
  </w:style>
  <w:style w:styleId="FATECTìtulodoArtigoCorpodoTexto" w:type="paragraph">
    <w:name w:val="FATEC Tìtulo do Artigo Corpo do Texto"/>
    <w:next w:val="FATECTìtulodoArtigoCorpodoTexto"/>
    <w:autoRedefine w:val="0"/>
    <w:hidden w:val="0"/>
    <w:qFormat w:val="0"/>
    <w:pPr>
      <w:suppressAutoHyphens w:val="1"/>
      <w:spacing w:line="360" w:after="120" w:lineRule="auto"/>
      <w:ind w:leftChars="-1" w:firstLineChars="-1" w:rightChars="0"/>
      <w:jc w:val="center"/>
      <w:textDirection w:val="btLr"/>
      <w:textAlignment w:val="top"/>
      <w:outlineLvl w:val="0"/>
    </w:pPr>
    <w:rPr>
      <w:rFonts w:hAnsi="Arial" w:cs="Lohit Hindi" w:eastAsia="WenQuanYi Micro Hei" w:ascii="Arial"/>
      <w:w w:val="100"/>
      <w:kern w:val="3"/>
      <w:position w:val="-1"/>
      <w:sz w:val="24"/>
      <w:effect w:val="none"/>
      <w:vertAlign w:val="baseline"/>
      <w:cs w:val="0"/>
      <w:em w:val="none"/>
      <w:lang w:bidi="hi-IN" w:val="pt-BR" w:eastAsia="zh-CN"/>
    </w:rPr>
  </w:style>
  <w:style w:styleId="CorpodoTexto_FATEC" w:type="paragraph">
    <w:name w:val="Corpo do Texto_FATEC"/>
    <w:next w:val="CorpodoTexto_FATEC"/>
    <w:autoRedefine w:val="0"/>
    <w:hidden w:val="0"/>
    <w:qFormat w:val="0"/>
    <w:pPr>
      <w:suppressAutoHyphens w:val="1"/>
      <w:spacing w:line="360" w:after="120" w:lineRule="auto"/>
      <w:ind w:leftChars="-1" w:firstLineChars="-1" w:rightChars="0"/>
      <w:jc w:val="both"/>
      <w:textDirection w:val="btLr"/>
      <w:textAlignment w:val="top"/>
      <w:outlineLvl w:val="0"/>
    </w:pPr>
    <w:rPr>
      <w:rFonts w:hAnsi="Arial" w:cs="Mangal" w:eastAsia="Times New Roman" w:ascii="Arial"/>
      <w:b w:val="1"/>
      <w:caps w:val="1"/>
      <w:w w:val="100"/>
      <w:kern w:val="3"/>
      <w:position w:val="-1"/>
      <w:sz w:val="24"/>
      <w:szCs w:val="23"/>
      <w:effect w:val="none"/>
      <w:vertAlign w:val="baseline"/>
      <w:cs w:val="0"/>
      <w:em w:val="none"/>
      <w:lang w:bidi="ar-SA" w:val="pt-BR" w:eastAsia="pt-BR"/>
    </w:rPr>
  </w:style>
  <w:style w:styleId="FATECTÍTULO1" w:type="paragraph">
    <w:name w:val="FATEC TÍTULO 1"/>
    <w:basedOn w:val="Título1"/>
    <w:next w:val="FATECTÍTULO1"/>
    <w:autoRedefine w:val="0"/>
    <w:hidden w:val="0"/>
    <w:qFormat w:val="0"/>
    <w:pPr>
      <w:keepNext w:val="1"/>
      <w:keepLines w:val="1"/>
      <w:pBdr>
        <w:top w:val="nil" w:sz="0" w:space="0"/>
        <w:left w:val="nil" w:sz="0" w:space="0"/>
        <w:bottom w:val="nil" w:sz="0" w:space="0"/>
        <w:right w:val="nil" w:sz="0" w:space="0"/>
        <w:between w:val="nil" w:sz="0" w:space="0"/>
      </w:pBdr>
      <w:suppressAutoHyphens w:val="1"/>
      <w:spacing w:line="360" w:before="0" w:after="120" w:lineRule="auto"/>
      <w:ind w:leftChars="-1" w:firstLineChars="-1" w:rightChars="0" w:firstLine="0"/>
      <w:jc w:val="left"/>
      <w:textDirection w:val="btLr"/>
      <w:textAlignment w:val="top"/>
      <w:outlineLvl w:val="0"/>
    </w:pPr>
    <w:rPr>
      <w:rFonts w:hAnsi="Arial" w:cs="Calibri" w:eastAsia="Calibri" w:ascii="Arial"/>
      <w:b w:val="1"/>
      <w:bCs w:val="0"/>
      <w:caps w:val="1"/>
      <w:color w:val="000000"/>
      <w:w w:val="100"/>
      <w:position w:val="-1"/>
      <w:sz w:val="24"/>
      <w:szCs w:val="48"/>
      <w:effect w:val="none"/>
      <w:vertAlign w:val="baseline"/>
      <w:cs w:val="0"/>
      <w:em w:val="none"/>
      <w:lang w:bidi="ar-SA" w:val="pt-BR" w:eastAsia="pt-BR"/>
    </w:rPr>
  </w:style>
  <w:style w:styleId="FATECCorpodotexto" w:type="paragraph">
    <w:name w:val="FATEC Corpo do texto"/>
    <w:next w:val="CorpodoTexto_FATEC"/>
    <w:autoRedefine w:val="0"/>
    <w:hidden w:val="0"/>
    <w:qFormat w:val="0"/>
    <w:pPr>
      <w:suppressAutoHyphens w:val="1"/>
      <w:spacing w:line="360" w:after="120" w:lineRule="auto"/>
      <w:ind w:leftChars="-1" w:firstLineChars="-1" w:rightChars="0" w:firstLine="709"/>
      <w:jc w:val="both"/>
      <w:textDirection w:val="btLr"/>
      <w:textAlignment w:val="top"/>
      <w:outlineLvl w:val="0"/>
    </w:pPr>
    <w:rPr>
      <w:rFonts w:hAnsi="Arial" w:cs="Mangal" w:eastAsia="Times New Roman" w:ascii="Arial"/>
      <w:w w:val="100"/>
      <w:kern w:val="3"/>
      <w:position w:val="-1"/>
      <w:sz w:val="24"/>
      <w:szCs w:val="23"/>
      <w:effect w:val="none"/>
      <w:vertAlign w:val="baseline"/>
      <w:cs w:val="0"/>
      <w:em w:val="none"/>
      <w:lang w:bidi="hi-IN" w:val="pt-BR" w:eastAsia="zh-CN"/>
    </w:rPr>
  </w:style>
  <w:style w:styleId="FATECCorpodotextoChar" w:type="character">
    <w:name w:val="FATEC Corpo do texto Char"/>
    <w:next w:val="FATECCorpodotextoChar"/>
    <w:autoRedefine w:val="0"/>
    <w:hidden w:val="0"/>
    <w:qFormat w:val="0"/>
    <w:rPr>
      <w:rFonts w:hAnsi="Arial" w:cs="Mangal" w:eastAsia="Times New Roman" w:ascii="Arial"/>
      <w:w w:val="100"/>
      <w:kern w:val="3"/>
      <w:position w:val="-1"/>
      <w:sz w:val="24"/>
      <w:szCs w:val="23"/>
      <w:effect w:val="none"/>
      <w:vertAlign w:val="baseline"/>
      <w:cs w:val="0"/>
      <w:em w:val="none"/>
      <w:lang w:bidi="hi-IN" w:eastAsia="zh-CN"/>
    </w:rPr>
  </w:style>
  <w:style w:styleId="FATECLISTAS" w:type="paragraph">
    <w:name w:val="FATEC LISTAS"/>
    <w:next w:val="FATECLISTAS"/>
    <w:autoRedefine w:val="0"/>
    <w:hidden w:val="0"/>
    <w:qFormat w:val="0"/>
    <w:pPr>
      <w:suppressAutoHyphens w:val="1"/>
      <w:spacing w:line="360" w:after="120" w:lineRule="auto"/>
      <w:ind w:leftChars="-1" w:firstLineChars="-1" w:rightChars="0"/>
      <w:textDirection w:val="btLr"/>
      <w:textAlignment w:val="top"/>
      <w:outlineLvl w:val="0"/>
    </w:pPr>
    <w:rPr>
      <w:rFonts w:hAnsi="Arial" w:cs="Mangal" w:eastAsia="Times New Roman" w:ascii="Arial"/>
      <w:b w:val="1"/>
      <w:caps w:val="1"/>
      <w:w w:val="100"/>
      <w:kern w:val="3"/>
      <w:position w:val="-1"/>
      <w:sz w:val="24"/>
      <w:szCs w:val="23"/>
      <w:effect w:val="none"/>
      <w:vertAlign w:val="baseline"/>
      <w:cs w:val="0"/>
      <w:em w:val="none"/>
      <w:lang w:bidi="hi-IN" w:val="pt-BR" w:eastAsia="zh-CN"/>
    </w:rPr>
  </w:style>
  <w:style w:styleId="FATECTÍTULO" w:type="paragraph">
    <w:name w:val="FATEC TÍTULO"/>
    <w:next w:val="FATECTÍTULO"/>
    <w:autoRedefine w:val="0"/>
    <w:hidden w:val="0"/>
    <w:qFormat w:val="0"/>
    <w:pPr>
      <w:suppressAutoHyphens w:val="1"/>
      <w:spacing w:line="1" w:after="120" w:lineRule="atLeast"/>
      <w:ind w:leftChars="-1" w:firstLineChars="-1" w:rightChars="0"/>
      <w:jc w:val="center"/>
      <w:textDirection w:val="btLr"/>
      <w:textAlignment w:val="top"/>
      <w:outlineLvl w:val="0"/>
    </w:pPr>
    <w:rPr>
      <w:rFonts w:hAnsi="Arial" w:cs="Mangal" w:eastAsia="Times New Roman" w:ascii="Arial"/>
      <w:b w:val="1"/>
      <w:caps w:val="1"/>
      <w:w w:val="100"/>
      <w:kern w:val="3"/>
      <w:position w:val="-1"/>
      <w:sz w:val="24"/>
      <w:szCs w:val="23"/>
      <w:effect w:val="none"/>
      <w:vertAlign w:val="baseline"/>
      <w:cs w:val="0"/>
      <w:em w:val="none"/>
      <w:lang w:bidi="hi-IN" w:val="pt-BR" w:eastAsia="zh-CN"/>
    </w:rPr>
  </w:style>
  <w:style w:styleId="FATECTextoRESUMO" w:type="paragraph">
    <w:name w:val="FATEC Texto RESUMO"/>
    <w:next w:val="FATECTextoRESUMO"/>
    <w:autoRedefine w:val="0"/>
    <w:hidden w:val="0"/>
    <w:qFormat w:val="0"/>
    <w:pPr>
      <w:suppressAutoHyphens w:val="1"/>
      <w:spacing w:line="1" w:lineRule="atLeast"/>
      <w:ind w:leftChars="-1" w:firstLineChars="-1" w:rightChars="0"/>
      <w:jc w:val="both"/>
      <w:textDirection w:val="btLr"/>
      <w:textAlignment w:val="top"/>
      <w:outlineLvl w:val="0"/>
    </w:pPr>
    <w:rPr>
      <w:rFonts w:hAnsi="Arial" w:cs="Mangal" w:eastAsia="Times New Roman" w:ascii="Arial"/>
      <w:bCs w:val="1"/>
      <w:w w:val="100"/>
      <w:kern w:val="3"/>
      <w:position w:val="-1"/>
      <w:sz w:val="22"/>
      <w:szCs w:val="23"/>
      <w:effect w:val="none"/>
      <w:vertAlign w:val="baseline"/>
      <w:cs w:val="0"/>
      <w:em w:val="none"/>
      <w:lang w:bidi="hi-IN" w:val="pt-BR" w:eastAsia="zh-CN"/>
    </w:rPr>
  </w:style>
  <w:style w:styleId="FATECNOME" w:type="paragraph">
    <w:name w:val="FATEC NOME"/>
    <w:basedOn w:val="CorpodoTexto_FATEC"/>
    <w:next w:val="FATECNOME"/>
    <w:autoRedefine w:val="0"/>
    <w:hidden w:val="0"/>
    <w:qFormat w:val="0"/>
    <w:pPr>
      <w:suppressAutoHyphens w:val="1"/>
      <w:spacing w:line="360" w:before="120" w:after="0" w:lineRule="auto"/>
      <w:ind w:leftChars="-1" w:firstLineChars="-1" w:rightChars="0"/>
      <w:jc w:val="center"/>
      <w:textDirection w:val="btLr"/>
      <w:textAlignment w:val="top"/>
      <w:outlineLvl w:val="0"/>
    </w:pPr>
    <w:rPr>
      <w:rFonts w:hAnsi="Arial" w:cs="Mangal" w:eastAsia="Times New Roman" w:ascii="Arial"/>
      <w:b w:val="1"/>
      <w:caps w:val="0"/>
      <w:w w:val="100"/>
      <w:kern w:val="3"/>
      <w:position w:val="-1"/>
      <w:sz w:val="24"/>
      <w:szCs w:val="23"/>
      <w:effect w:val="none"/>
      <w:vertAlign w:val="baseline"/>
      <w:cs w:val="0"/>
      <w:em w:val="none"/>
      <w:lang w:bidi="ar-SA" w:val="pt-BR" w:eastAsia="pt-BR"/>
    </w:rPr>
  </w:style>
  <w:style w:styleId="FATECDescriçãodoTrabalo" w:type="paragraph">
    <w:name w:val="FATEC Descrição do Trabalo"/>
    <w:next w:val="FATECDescriçãodoTrabalo"/>
    <w:autoRedefine w:val="0"/>
    <w:hidden w:val="0"/>
    <w:qFormat w:val="0"/>
    <w:pPr>
      <w:suppressAutoHyphens w:val="1"/>
      <w:spacing w:line="1" w:lineRule="atLeast"/>
      <w:ind w:leftChars="-1" w:firstLineChars="-1" w:left="3969" w:rightChars="0"/>
      <w:jc w:val="both"/>
      <w:textDirection w:val="btLr"/>
      <w:textAlignment w:val="top"/>
      <w:outlineLvl w:val="0"/>
    </w:pPr>
    <w:rPr>
      <w:rFonts w:hAnsi="Arial" w:cs="Lohit Hindi" w:eastAsia="WenQuanYi Micro Hei" w:ascii="Arial"/>
      <w:w w:val="100"/>
      <w:kern w:val="3"/>
      <w:position w:val="-1"/>
      <w:sz w:val="24"/>
      <w:szCs w:val="24"/>
      <w:effect w:val="none"/>
      <w:vertAlign w:val="baseline"/>
      <w:cs w:val="0"/>
      <w:em w:val="none"/>
      <w:lang w:bidi="hi-IN" w:val="pt-BR" w:eastAsia="zh-CN"/>
    </w:rPr>
  </w:style>
  <w:style w:styleId="FATECAluno-Orientador" w:type="paragraph">
    <w:name w:val="FATEC Aluno-Orientador"/>
    <w:next w:val="FATECAluno-Orientador"/>
    <w:autoRedefine w:val="0"/>
    <w:hidden w:val="0"/>
    <w:qFormat w:val="0"/>
    <w:pPr>
      <w:suppressAutoHyphens w:val="1"/>
      <w:spacing w:line="1" w:lineRule="atLeast"/>
      <w:ind w:leftChars="-1" w:firstLineChars="-1" w:left="3969" w:rightChars="0"/>
      <w:textDirection w:val="btLr"/>
      <w:textAlignment w:val="top"/>
      <w:outlineLvl w:val="0"/>
    </w:pPr>
    <w:rPr>
      <w:rFonts w:hAnsi="Arial" w:cs="Arial" w:eastAsia="WenQuanYi Micro Hei" w:ascii="Arial"/>
      <w:w w:val="100"/>
      <w:kern w:val="3"/>
      <w:position w:val="-1"/>
      <w:sz w:val="24"/>
      <w:szCs w:val="24"/>
      <w:effect w:val="none"/>
      <w:vertAlign w:val="baseline"/>
      <w:cs w:val="0"/>
      <w:em w:val="none"/>
      <w:lang w:bidi="hi-IN" w:val="pt-BR" w:eastAsia="zh-CN"/>
    </w:rPr>
  </w:style>
  <w:style w:styleId="FATECe-mailautores" w:type="paragraph">
    <w:name w:val="FATEC e-mail autores"/>
    <w:basedOn w:val="FATECTìtulodoArtigoCorpodoTexto"/>
    <w:next w:val="FATECe-mailautores"/>
    <w:autoRedefine w:val="0"/>
    <w:hidden w:val="0"/>
    <w:qFormat w:val="0"/>
    <w:pPr>
      <w:suppressAutoHyphens w:val="1"/>
      <w:spacing w:line="360" w:after="120" w:lineRule="auto"/>
      <w:ind w:leftChars="-1" w:firstLineChars="-1" w:rightChars="0"/>
      <w:jc w:val="center"/>
      <w:textDirection w:val="btLr"/>
      <w:textAlignment w:val="top"/>
      <w:outlineLvl w:val="0"/>
    </w:pPr>
    <w:rPr>
      <w:rFonts w:hAnsi="Arial" w:cs="Lohit Hindi" w:eastAsia="WenQuanYi Micro Hei" w:ascii="Arial"/>
      <w:w w:val="100"/>
      <w:kern w:val="3"/>
      <w:position w:val="-1"/>
      <w:sz w:val="20"/>
      <w:effect w:val="none"/>
      <w:vertAlign w:val="baseline"/>
      <w:cs w:val="0"/>
      <w:em w:val="none"/>
      <w:lang w:bidi="hi-IN" w:val="pt-BR" w:eastAsia="zh-CN"/>
    </w:rPr>
  </w:style>
  <w:style w:styleId="FATECTítulo2" w:type="paragraph">
    <w:name w:val="FATEC Título 2"/>
    <w:basedOn w:val="Título2"/>
    <w:next w:val="Estilo2"/>
    <w:autoRedefine w:val="0"/>
    <w:hidden w:val="0"/>
    <w:qFormat w:val="0"/>
    <w:pPr>
      <w:keepNext w:val="1"/>
      <w:keepLines w:val="1"/>
      <w:suppressAutoHyphens w:val="1"/>
      <w:spacing w:line="240" w:before="0" w:after="120" w:lineRule="auto"/>
      <w:ind w:leftChars="-1" w:firstLineChars="-1" w:left="1414" w:rightChars="0" w:hanging="705"/>
      <w:jc w:val="both"/>
      <w:textDirection w:val="btLr"/>
      <w:textAlignment w:val="top"/>
      <w:outlineLvl w:val="1"/>
    </w:pPr>
    <w:rPr>
      <w:rFonts w:hAnsi="Arial" w:cs="Times New Roman" w:eastAsia="Times New Roman" w:ascii="Arial"/>
      <w:b w:val="0"/>
      <w:bCs w:val="1"/>
      <w:color w:val="auto"/>
      <w:w w:val="100"/>
      <w:position w:val="-1"/>
      <w:sz w:val="24"/>
      <w:szCs w:val="26"/>
      <w:effect w:val="none"/>
      <w:vertAlign w:val="baseline"/>
      <w:cs w:val="0"/>
      <w:em w:val="none"/>
      <w:lang w:bidi="ar-SA" w:val="pt-BR" w:eastAsia="en-US"/>
    </w:rPr>
  </w:style>
  <w:style w:styleId="Título3Char" w:type="character">
    <w:name w:val="Título 3 Char"/>
    <w:next w:val="Título3Char"/>
    <w:autoRedefine w:val="0"/>
    <w:hidden w:val="0"/>
    <w:qFormat w:val="0"/>
    <w:rPr>
      <w:rFonts w:hAnsi="Cambria" w:cs="Times New Roman" w:eastAsia="Times New Roman" w:ascii="Cambria"/>
      <w:b w:val="1"/>
      <w:bCs w:val="1"/>
      <w:color w:val="4f81bd"/>
      <w:w w:val="100"/>
      <w:position w:val="-1"/>
      <w:sz w:val="24"/>
      <w:effect w:val="none"/>
      <w:vertAlign w:val="baseline"/>
      <w:cs w:val="0"/>
      <w:em w:val="none"/>
      <w:lang/>
    </w:rPr>
  </w:style>
  <w:style w:styleId="Título4Char" w:type="character">
    <w:name w:val="Título 4 Char"/>
    <w:next w:val="Título4Char"/>
    <w:autoRedefine w:val="0"/>
    <w:hidden w:val="0"/>
    <w:qFormat w:val="0"/>
    <w:rPr>
      <w:rFonts w:hAnsi="Cambria" w:cs="Times New Roman" w:eastAsia="Times New Roman" w:ascii="Cambria"/>
      <w:b w:val="1"/>
      <w:bCs w:val="1"/>
      <w:i w:val="1"/>
      <w:iCs w:val="1"/>
      <w:color w:val="4f81bd"/>
      <w:w w:val="100"/>
      <w:position w:val="-1"/>
      <w:sz w:val="24"/>
      <w:effect w:val="none"/>
      <w:vertAlign w:val="baseline"/>
      <w:cs w:val="0"/>
      <w:em w:val="none"/>
      <w:lang/>
    </w:rPr>
  </w:style>
  <w:style w:styleId="Subtitle" w:type="paragraph">
    <w:name w:val="Subtitle"/>
    <w:basedOn w:val="Normal"/>
    <w:next w:val="Normal"/>
    <w:pPr>
      <w:keepNext w:val="1"/>
      <w:keepLines w:val="1"/>
      <w:pageBreakBefore w:val="0"/>
      <w:spacing w:before="360" w:after="80" w:lineRule="auto"/>
    </w:pPr>
    <w:rPr>
      <w:rFonts w:hAnsi="Georgia" w:cs="Georgia" w:eastAsia="Georgia" w:ascii="Georgia"/>
      <w:i w:val="1"/>
      <w:color w:val="666666"/>
      <w:sz w:val="48"/>
      <w:szCs w:val="48"/>
    </w:rPr>
  </w:style>
  <w:style w:styleId="Table1" w:type="table">
    <w:basedOn w:val="TableNormal"/>
    <w:tblPr>
      <w:tblStyleRowBandSize w:val="1"/>
      <w:tblStyleColBandSize w:val="1"/>
      <w:tblCellMar>
        <w:top w:w="100.0" w:type="dxa"/>
        <w:left w:w="100.0" w:type="dxa"/>
        <w:bottom w:w="100.0" w:type="dxa"/>
        <w:right w:w="100.0" w:type="dxa"/>
      </w:tblCellMar>
    </w:tbl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Pr>
      <w:b/>
      <w:bCs/>
    </w:rPr>
  </w:style>
  <w:style w:styleId="CommentSubjectChar" w:customStyle="1" w:type="character">
    <w:name w:val="Comment Subject Char"/>
    <w:basedOn w:val="CommentTextChar"/>
    <w:link w:val="CommentSubject"/>
    <w:uiPriority w:val="99"/>
    <w:semiHidden/>
    <w:rPr>
      <w:b/>
      <w:bCs/>
      <w:sz w:val="20"/>
      <w:szCs w:val="20"/>
    </w:rPr>
  </w:style>
  <w:style w:styleId="CommentText" w:type="paragraph">
    <w:name w:val="annotation text"/>
    <w:basedOn w:val="Normal"/>
    <w:link w:val="CommentTextChar"/>
    <w:uiPriority w:val="99"/>
    <w:semiHidden/>
    <w:unhideWhenUsed/>
    <w:pPr>
      <w:spacing w:line="240" w:lineRule="auto"/>
    </w:pPr>
    <w:rPr>
      <w:sz w:val="20"/>
      <w:szCs w:val="20"/>
    </w:rPr>
  </w:style>
  <w:style w:styleId="CommentTextChar" w:customStyle="1" w:type="character">
    <w:name w:val="Comment Text Char"/>
    <w:basedOn w:val="DefaultParagraphFont"/>
    <w:link w:val="CommentText"/>
    <w:uiPriority w:val="99"/>
    <w:semiHidden/>
    <w:rPr>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png"/><Relationship Id="rId30" Type="http://schemas.openxmlformats.org/officeDocument/2006/relationships/image" Target="media/image23.png"/><Relationship Id="rId11" Type="http://schemas.openxmlformats.org/officeDocument/2006/relationships/image" Target="media/image16.png"/><Relationship Id="rId33" Type="http://schemas.openxmlformats.org/officeDocument/2006/relationships/image" Target="media/image1.png"/><Relationship Id="rId10" Type="http://schemas.openxmlformats.org/officeDocument/2006/relationships/header" Target="header2.xml"/><Relationship Id="rId32"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footer" Target="footer1.xml"/><Relationship Id="rId15" Type="http://schemas.openxmlformats.org/officeDocument/2006/relationships/image" Target="media/image21.png"/><Relationship Id="rId14" Type="http://schemas.openxmlformats.org/officeDocument/2006/relationships/image" Target="media/image2.png"/><Relationship Id="rId17" Type="http://schemas.openxmlformats.org/officeDocument/2006/relationships/image" Target="media/image18.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5VYCF5bV7BHUXc9OneWMnrJ8yDA==">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2020-11-23T18:01:00Z</dcterms:created>
  <dc:creator>Marcia Helena Scabora</dc:creator>
</cp:coreProperties>
</file>

<file path=docProps/custom.xml><?xml version="1.0" encoding="utf-8"?>
<Properties xmlns="http://schemas.openxmlformats.org/officeDocument/2006/custom-properties" xmlns:vt="http://schemas.openxmlformats.org/officeDocument/2006/docPropsVTypes"/>
</file>